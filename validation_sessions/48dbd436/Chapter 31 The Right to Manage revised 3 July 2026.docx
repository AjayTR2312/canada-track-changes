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6186" w14:textId="77777777" w:rsidR="00180D28" w:rsidRDefault="00180D28">
      <w:pPr>
        <w:pStyle w:val="BodyText"/>
        <w:rPr>
          <w:rFonts w:ascii="Times New Roman"/>
          <w:sz w:val="30"/>
        </w:rPr>
      </w:pPr>
    </w:p>
    <w:p w14:paraId="78556187" w14:textId="77777777" w:rsidR="00180D28" w:rsidRDefault="00180D28">
      <w:pPr>
        <w:pStyle w:val="BodyText"/>
        <w:rPr>
          <w:rFonts w:ascii="Times New Roman"/>
          <w:sz w:val="30"/>
        </w:rPr>
      </w:pPr>
    </w:p>
    <w:p w14:paraId="78556188" w14:textId="77777777" w:rsidR="00180D28" w:rsidRDefault="00180D28">
      <w:pPr>
        <w:pStyle w:val="BodyText"/>
        <w:spacing w:before="158"/>
        <w:rPr>
          <w:rFonts w:ascii="Times New Roman"/>
          <w:sz w:val="30"/>
        </w:rPr>
      </w:pPr>
    </w:p>
    <w:p w14:paraId="78556189" w14:textId="77777777" w:rsidR="00180D28" w:rsidRDefault="002909AC">
      <w:pPr>
        <w:ind w:left="890"/>
        <w:rPr>
          <w:sz w:val="30"/>
        </w:rPr>
      </w:pPr>
      <w:r>
        <w:rPr>
          <w:color w:val="231F20"/>
          <w:sz w:val="30"/>
        </w:rPr>
        <w:t>Chapter</w:t>
      </w:r>
      <w:r>
        <w:rPr>
          <w:color w:val="231F20"/>
          <w:spacing w:val="15"/>
          <w:sz w:val="30"/>
        </w:rPr>
        <w:t xml:space="preserve"> </w:t>
      </w:r>
      <w:r>
        <w:rPr>
          <w:color w:val="231F20"/>
          <w:spacing w:val="-5"/>
          <w:sz w:val="30"/>
        </w:rPr>
        <w:t>31</w:t>
      </w:r>
    </w:p>
    <w:p w14:paraId="7855618A" w14:textId="77777777" w:rsidR="00180D28" w:rsidRDefault="002909AC">
      <w:pPr>
        <w:pStyle w:val="Title"/>
      </w:pPr>
      <w:r>
        <w:rPr>
          <w:color w:val="231F20"/>
        </w:rPr>
        <w:t>The</w:t>
      </w:r>
      <w:r>
        <w:rPr>
          <w:color w:val="231F20"/>
          <w:spacing w:val="7"/>
        </w:rPr>
        <w:t xml:space="preserve"> </w:t>
      </w:r>
      <w:r>
        <w:rPr>
          <w:color w:val="231F20"/>
        </w:rPr>
        <w:t>Right</w:t>
      </w:r>
      <w:r>
        <w:rPr>
          <w:color w:val="231F20"/>
          <w:spacing w:val="7"/>
        </w:rPr>
        <w:t xml:space="preserve"> </w:t>
      </w:r>
      <w:r>
        <w:rPr>
          <w:color w:val="231F20"/>
        </w:rPr>
        <w:t>to</w:t>
      </w:r>
      <w:r>
        <w:rPr>
          <w:color w:val="231F20"/>
          <w:spacing w:val="7"/>
        </w:rPr>
        <w:t xml:space="preserve"> </w:t>
      </w:r>
      <w:r>
        <w:rPr>
          <w:color w:val="231F20"/>
          <w:spacing w:val="-2"/>
        </w:rPr>
        <w:t>Manage</w:t>
      </w:r>
    </w:p>
    <w:p w14:paraId="7855618B" w14:textId="77777777" w:rsidR="00180D28" w:rsidRDefault="00180D28">
      <w:pPr>
        <w:pStyle w:val="BodyText"/>
        <w:spacing w:before="1"/>
        <w:rPr>
          <w:rFonts w:ascii="Century Schoolbook"/>
          <w:b/>
          <w:sz w:val="30"/>
        </w:rPr>
      </w:pPr>
    </w:p>
    <w:p w14:paraId="7855618C" w14:textId="77777777" w:rsidR="00180D28" w:rsidRDefault="002909AC">
      <w:pPr>
        <w:pStyle w:val="ListParagraph"/>
        <w:numPr>
          <w:ilvl w:val="0"/>
          <w:numId w:val="9"/>
        </w:numPr>
        <w:tabs>
          <w:tab w:val="left" w:pos="1267"/>
        </w:tabs>
        <w:ind w:left="1267" w:hanging="377"/>
        <w:jc w:val="left"/>
        <w:rPr>
          <w:rFonts w:ascii="Century Schoolbook"/>
          <w:b/>
        </w:rPr>
      </w:pPr>
      <w:r>
        <w:rPr>
          <w:rFonts w:ascii="Century Schoolbook"/>
          <w:b/>
          <w:color w:val="231F20"/>
          <w:spacing w:val="-2"/>
        </w:rPr>
        <w:t>INTRODUCTION</w:t>
      </w:r>
    </w:p>
    <w:p w14:paraId="7855618D" w14:textId="77777777" w:rsidR="00180D28" w:rsidRDefault="002909AC">
      <w:pPr>
        <w:tabs>
          <w:tab w:val="left" w:pos="1608"/>
        </w:tabs>
        <w:spacing w:before="109"/>
        <w:ind w:left="890"/>
        <w:rPr>
          <w:sz w:val="18"/>
        </w:rPr>
      </w:pPr>
      <w:r>
        <w:rPr>
          <w:color w:val="231F20"/>
          <w:sz w:val="18"/>
        </w:rPr>
        <w:t>§</w:t>
      </w:r>
      <w:r>
        <w:rPr>
          <w:color w:val="231F20"/>
          <w:spacing w:val="-2"/>
          <w:sz w:val="18"/>
        </w:rPr>
        <w:t xml:space="preserve"> </w:t>
      </w:r>
      <w:r>
        <w:rPr>
          <w:color w:val="231F20"/>
          <w:spacing w:val="-4"/>
          <w:sz w:val="18"/>
        </w:rPr>
        <w:t>31:1</w:t>
      </w:r>
      <w:r>
        <w:rPr>
          <w:color w:val="231F20"/>
          <w:sz w:val="18"/>
        </w:rPr>
        <w:tab/>
        <w:t>The</w:t>
      </w:r>
      <w:r>
        <w:rPr>
          <w:color w:val="231F20"/>
          <w:spacing w:val="6"/>
          <w:sz w:val="18"/>
        </w:rPr>
        <w:t xml:space="preserve"> </w:t>
      </w:r>
      <w:r>
        <w:rPr>
          <w:color w:val="231F20"/>
          <w:sz w:val="18"/>
        </w:rPr>
        <w:t>right</w:t>
      </w:r>
      <w:r>
        <w:rPr>
          <w:color w:val="231F20"/>
          <w:spacing w:val="6"/>
          <w:sz w:val="18"/>
        </w:rPr>
        <w:t xml:space="preserve"> </w:t>
      </w:r>
      <w:r>
        <w:rPr>
          <w:color w:val="231F20"/>
          <w:sz w:val="18"/>
        </w:rPr>
        <w:t>to</w:t>
      </w:r>
      <w:r>
        <w:rPr>
          <w:color w:val="231F20"/>
          <w:spacing w:val="6"/>
          <w:sz w:val="18"/>
        </w:rPr>
        <w:t xml:space="preserve"> </w:t>
      </w:r>
      <w:r>
        <w:rPr>
          <w:color w:val="231F20"/>
          <w:spacing w:val="-2"/>
          <w:sz w:val="18"/>
        </w:rPr>
        <w:t>manage</w:t>
      </w:r>
    </w:p>
    <w:p w14:paraId="7855618E" w14:textId="77777777" w:rsidR="00180D28" w:rsidRDefault="002909AC">
      <w:pPr>
        <w:tabs>
          <w:tab w:val="left" w:pos="1608"/>
        </w:tabs>
        <w:spacing w:before="3"/>
        <w:ind w:left="890"/>
        <w:rPr>
          <w:sz w:val="18"/>
        </w:rPr>
      </w:pPr>
      <w:r>
        <w:rPr>
          <w:color w:val="231F20"/>
          <w:sz w:val="18"/>
        </w:rPr>
        <w:t>§</w:t>
      </w:r>
      <w:r>
        <w:rPr>
          <w:color w:val="231F20"/>
          <w:spacing w:val="-2"/>
          <w:sz w:val="18"/>
        </w:rPr>
        <w:t xml:space="preserve"> </w:t>
      </w:r>
      <w:r>
        <w:rPr>
          <w:color w:val="231F20"/>
          <w:spacing w:val="-4"/>
          <w:sz w:val="18"/>
        </w:rPr>
        <w:t>31:2</w:t>
      </w:r>
      <w:r>
        <w:rPr>
          <w:color w:val="231F20"/>
          <w:sz w:val="18"/>
        </w:rPr>
        <w:tab/>
        <w:t>No</w:t>
      </w:r>
      <w:r>
        <w:rPr>
          <w:color w:val="231F20"/>
          <w:spacing w:val="3"/>
          <w:sz w:val="18"/>
        </w:rPr>
        <w:t xml:space="preserve"> </w:t>
      </w:r>
      <w:r>
        <w:rPr>
          <w:color w:val="231F20"/>
          <w:sz w:val="18"/>
        </w:rPr>
        <w:t>contracting</w:t>
      </w:r>
      <w:r>
        <w:rPr>
          <w:color w:val="231F20"/>
          <w:spacing w:val="3"/>
          <w:sz w:val="18"/>
        </w:rPr>
        <w:t xml:space="preserve"> </w:t>
      </w:r>
      <w:r>
        <w:rPr>
          <w:color w:val="231F20"/>
          <w:spacing w:val="-5"/>
          <w:sz w:val="18"/>
        </w:rPr>
        <w:t>out</w:t>
      </w:r>
    </w:p>
    <w:p w14:paraId="7855618F" w14:textId="77777777" w:rsidR="00180D28" w:rsidRDefault="002909AC">
      <w:pPr>
        <w:pStyle w:val="ListParagraph"/>
        <w:numPr>
          <w:ilvl w:val="0"/>
          <w:numId w:val="9"/>
        </w:numPr>
        <w:tabs>
          <w:tab w:val="left" w:pos="1365"/>
        </w:tabs>
        <w:spacing w:before="208"/>
        <w:ind w:left="1365" w:hanging="475"/>
        <w:jc w:val="left"/>
        <w:rPr>
          <w:rFonts w:ascii="Century Schoolbook"/>
          <w:b/>
        </w:rPr>
      </w:pPr>
      <w:r>
        <w:rPr>
          <w:rFonts w:ascii="Century Schoolbook"/>
          <w:b/>
          <w:color w:val="231F20"/>
        </w:rPr>
        <w:t>RTM</w:t>
      </w:r>
      <w:r>
        <w:rPr>
          <w:rFonts w:ascii="Century Schoolbook"/>
          <w:b/>
          <w:color w:val="231F20"/>
          <w:spacing w:val="-11"/>
        </w:rPr>
        <w:t xml:space="preserve"> </w:t>
      </w:r>
      <w:r>
        <w:rPr>
          <w:rFonts w:ascii="Century Schoolbook"/>
          <w:b/>
          <w:color w:val="231F20"/>
        </w:rPr>
        <w:t>COMPANIES,</w:t>
      </w:r>
      <w:r>
        <w:rPr>
          <w:rFonts w:ascii="Century Schoolbook"/>
          <w:b/>
          <w:color w:val="231F20"/>
          <w:spacing w:val="-7"/>
        </w:rPr>
        <w:t xml:space="preserve"> </w:t>
      </w:r>
      <w:r>
        <w:rPr>
          <w:rFonts w:ascii="Century Schoolbook"/>
          <w:b/>
          <w:color w:val="231F20"/>
        </w:rPr>
        <w:t>MEMBERSHIP</w:t>
      </w:r>
      <w:r>
        <w:rPr>
          <w:rFonts w:ascii="Century Schoolbook"/>
          <w:b/>
          <w:color w:val="231F20"/>
          <w:spacing w:val="-16"/>
        </w:rPr>
        <w:t xml:space="preserve"> </w:t>
      </w:r>
      <w:r>
        <w:rPr>
          <w:rFonts w:ascii="Century Schoolbook"/>
          <w:b/>
          <w:color w:val="231F20"/>
        </w:rPr>
        <w:t>AND</w:t>
      </w:r>
      <w:r>
        <w:rPr>
          <w:rFonts w:ascii="Century Schoolbook"/>
          <w:b/>
          <w:color w:val="231F20"/>
          <w:spacing w:val="-7"/>
        </w:rPr>
        <w:t xml:space="preserve"> </w:t>
      </w:r>
      <w:r>
        <w:rPr>
          <w:rFonts w:ascii="Century Schoolbook"/>
          <w:b/>
          <w:color w:val="231F20"/>
          <w:spacing w:val="-2"/>
        </w:rPr>
        <w:t>GOVERNANCE</w:t>
      </w:r>
    </w:p>
    <w:p w14:paraId="78556190" w14:textId="77777777" w:rsidR="00180D28" w:rsidRDefault="002909AC">
      <w:pPr>
        <w:tabs>
          <w:tab w:val="left" w:pos="1608"/>
        </w:tabs>
        <w:spacing w:before="110"/>
        <w:ind w:left="890"/>
        <w:rPr>
          <w:sz w:val="18"/>
        </w:rPr>
      </w:pPr>
      <w:r>
        <w:rPr>
          <w:color w:val="231F20"/>
          <w:sz w:val="18"/>
        </w:rPr>
        <w:t>§</w:t>
      </w:r>
      <w:r>
        <w:rPr>
          <w:color w:val="231F20"/>
          <w:spacing w:val="-2"/>
          <w:sz w:val="18"/>
        </w:rPr>
        <w:t xml:space="preserve"> </w:t>
      </w:r>
      <w:r>
        <w:rPr>
          <w:color w:val="231F20"/>
          <w:spacing w:val="-4"/>
          <w:sz w:val="18"/>
        </w:rPr>
        <w:t>31:3</w:t>
      </w:r>
      <w:r>
        <w:rPr>
          <w:color w:val="231F20"/>
          <w:sz w:val="18"/>
        </w:rPr>
        <w:tab/>
        <w:t>RTM</w:t>
      </w:r>
      <w:r>
        <w:rPr>
          <w:color w:val="231F20"/>
          <w:spacing w:val="4"/>
          <w:sz w:val="18"/>
        </w:rPr>
        <w:t xml:space="preserve"> </w:t>
      </w:r>
      <w:r>
        <w:rPr>
          <w:color w:val="231F20"/>
          <w:spacing w:val="-2"/>
          <w:sz w:val="18"/>
        </w:rPr>
        <w:t>Companies</w:t>
      </w:r>
    </w:p>
    <w:p w14:paraId="78556191" w14:textId="77777777" w:rsidR="00180D28" w:rsidRDefault="002909AC">
      <w:pPr>
        <w:tabs>
          <w:tab w:val="left" w:pos="1608"/>
        </w:tabs>
        <w:spacing w:before="3"/>
        <w:ind w:left="890"/>
        <w:rPr>
          <w:sz w:val="18"/>
        </w:rPr>
      </w:pPr>
      <w:r>
        <w:rPr>
          <w:color w:val="231F20"/>
          <w:sz w:val="18"/>
        </w:rPr>
        <w:t>§</w:t>
      </w:r>
      <w:r>
        <w:rPr>
          <w:color w:val="231F20"/>
          <w:spacing w:val="-2"/>
          <w:sz w:val="18"/>
        </w:rPr>
        <w:t xml:space="preserve"> </w:t>
      </w:r>
      <w:r>
        <w:rPr>
          <w:color w:val="231F20"/>
          <w:spacing w:val="-4"/>
          <w:sz w:val="18"/>
        </w:rPr>
        <w:t>31:4</w:t>
      </w:r>
      <w:r>
        <w:rPr>
          <w:color w:val="231F20"/>
          <w:sz w:val="18"/>
        </w:rPr>
        <w:tab/>
      </w:r>
      <w:r>
        <w:rPr>
          <w:color w:val="231F20"/>
          <w:spacing w:val="-2"/>
          <w:sz w:val="18"/>
        </w:rPr>
        <w:t>Membership</w:t>
      </w:r>
    </w:p>
    <w:p w14:paraId="78556192" w14:textId="77777777" w:rsidR="00180D28" w:rsidRDefault="002909AC">
      <w:pPr>
        <w:tabs>
          <w:tab w:val="left" w:pos="1608"/>
        </w:tabs>
        <w:spacing w:before="3"/>
        <w:ind w:left="890"/>
        <w:rPr>
          <w:sz w:val="18"/>
        </w:rPr>
      </w:pPr>
      <w:r>
        <w:rPr>
          <w:color w:val="231F20"/>
          <w:sz w:val="18"/>
        </w:rPr>
        <w:t>§</w:t>
      </w:r>
      <w:r>
        <w:rPr>
          <w:color w:val="231F20"/>
          <w:spacing w:val="-2"/>
          <w:sz w:val="18"/>
        </w:rPr>
        <w:t xml:space="preserve"> </w:t>
      </w:r>
      <w:r>
        <w:rPr>
          <w:color w:val="231F20"/>
          <w:spacing w:val="-4"/>
          <w:sz w:val="18"/>
        </w:rPr>
        <w:t>31:5</w:t>
      </w:r>
      <w:r>
        <w:rPr>
          <w:color w:val="231F20"/>
          <w:sz w:val="18"/>
        </w:rPr>
        <w:tab/>
        <w:t>Articles</w:t>
      </w:r>
      <w:r>
        <w:rPr>
          <w:color w:val="231F20"/>
          <w:spacing w:val="5"/>
          <w:sz w:val="18"/>
        </w:rPr>
        <w:t xml:space="preserve"> </w:t>
      </w:r>
      <w:r>
        <w:rPr>
          <w:color w:val="231F20"/>
          <w:sz w:val="18"/>
        </w:rPr>
        <w:t>of</w:t>
      </w:r>
      <w:r>
        <w:rPr>
          <w:color w:val="231F20"/>
          <w:spacing w:val="5"/>
          <w:sz w:val="18"/>
        </w:rPr>
        <w:t xml:space="preserve"> </w:t>
      </w:r>
      <w:r>
        <w:rPr>
          <w:color w:val="231F20"/>
          <w:spacing w:val="-2"/>
          <w:sz w:val="18"/>
        </w:rPr>
        <w:t>association</w:t>
      </w:r>
    </w:p>
    <w:p w14:paraId="78556193" w14:textId="77777777" w:rsidR="00180D28" w:rsidRDefault="002909AC">
      <w:pPr>
        <w:pStyle w:val="ListParagraph"/>
        <w:numPr>
          <w:ilvl w:val="0"/>
          <w:numId w:val="9"/>
        </w:numPr>
        <w:tabs>
          <w:tab w:val="left" w:pos="1462"/>
        </w:tabs>
        <w:spacing w:before="208"/>
        <w:ind w:left="1462" w:hanging="572"/>
        <w:jc w:val="left"/>
        <w:rPr>
          <w:rFonts w:ascii="Century Schoolbook"/>
          <w:b/>
        </w:rPr>
      </w:pPr>
      <w:r>
        <w:rPr>
          <w:rFonts w:ascii="Century Schoolbook"/>
          <w:b/>
          <w:color w:val="231F20"/>
        </w:rPr>
        <w:t>PREMISES</w:t>
      </w:r>
      <w:r>
        <w:rPr>
          <w:rFonts w:ascii="Century Schoolbook"/>
          <w:b/>
          <w:color w:val="231F20"/>
          <w:spacing w:val="1"/>
        </w:rPr>
        <w:t xml:space="preserve"> </w:t>
      </w:r>
      <w:r>
        <w:rPr>
          <w:rFonts w:ascii="Century Schoolbook"/>
          <w:b/>
          <w:color w:val="231F20"/>
        </w:rPr>
        <w:t>TO</w:t>
      </w:r>
      <w:r>
        <w:rPr>
          <w:rFonts w:ascii="Century Schoolbook"/>
          <w:b/>
          <w:color w:val="231F20"/>
          <w:spacing w:val="1"/>
        </w:rPr>
        <w:t xml:space="preserve"> </w:t>
      </w:r>
      <w:r>
        <w:rPr>
          <w:rFonts w:ascii="Century Schoolbook"/>
          <w:b/>
          <w:color w:val="231F20"/>
        </w:rPr>
        <w:t>WHICH</w:t>
      </w:r>
      <w:r>
        <w:rPr>
          <w:rFonts w:ascii="Century Schoolbook"/>
          <w:b/>
          <w:color w:val="231F20"/>
          <w:spacing w:val="1"/>
        </w:rPr>
        <w:t xml:space="preserve"> </w:t>
      </w:r>
      <w:r>
        <w:rPr>
          <w:rFonts w:ascii="Century Schoolbook"/>
          <w:b/>
          <w:color w:val="231F20"/>
        </w:rPr>
        <w:t>THE</w:t>
      </w:r>
      <w:r>
        <w:rPr>
          <w:rFonts w:ascii="Century Schoolbook"/>
          <w:b/>
          <w:color w:val="231F20"/>
          <w:spacing w:val="2"/>
        </w:rPr>
        <w:t xml:space="preserve"> </w:t>
      </w:r>
      <w:r>
        <w:rPr>
          <w:rFonts w:ascii="Century Schoolbook"/>
          <w:b/>
          <w:color w:val="231F20"/>
        </w:rPr>
        <w:t>RIGHT</w:t>
      </w:r>
      <w:r>
        <w:rPr>
          <w:rFonts w:ascii="Century Schoolbook"/>
          <w:b/>
          <w:color w:val="231F20"/>
          <w:spacing w:val="1"/>
        </w:rPr>
        <w:t xml:space="preserve"> </w:t>
      </w:r>
      <w:r>
        <w:rPr>
          <w:rFonts w:ascii="Century Schoolbook"/>
          <w:b/>
          <w:color w:val="231F20"/>
        </w:rPr>
        <w:t>TO</w:t>
      </w:r>
      <w:r>
        <w:rPr>
          <w:rFonts w:ascii="Century Schoolbook"/>
          <w:b/>
          <w:color w:val="231F20"/>
          <w:spacing w:val="1"/>
        </w:rPr>
        <w:t xml:space="preserve"> </w:t>
      </w:r>
      <w:r>
        <w:rPr>
          <w:rFonts w:ascii="Century Schoolbook"/>
          <w:b/>
          <w:color w:val="231F20"/>
        </w:rPr>
        <w:t>MANAGE</w:t>
      </w:r>
      <w:r>
        <w:rPr>
          <w:rFonts w:ascii="Century Schoolbook"/>
          <w:b/>
          <w:color w:val="231F20"/>
          <w:spacing w:val="-9"/>
        </w:rPr>
        <w:t xml:space="preserve"> </w:t>
      </w:r>
      <w:r>
        <w:rPr>
          <w:rFonts w:ascii="Century Schoolbook"/>
          <w:b/>
          <w:color w:val="231F20"/>
          <w:spacing w:val="-2"/>
        </w:rPr>
        <w:t>APPLIES</w:t>
      </w:r>
    </w:p>
    <w:p w14:paraId="78556194" w14:textId="77777777" w:rsidR="00180D28" w:rsidRDefault="002909AC">
      <w:pPr>
        <w:tabs>
          <w:tab w:val="left" w:pos="1711"/>
        </w:tabs>
        <w:spacing w:before="109"/>
        <w:ind w:left="890"/>
        <w:rPr>
          <w:sz w:val="18"/>
        </w:rPr>
      </w:pPr>
      <w:r>
        <w:rPr>
          <w:color w:val="231F20"/>
          <w:sz w:val="18"/>
        </w:rPr>
        <w:t>§</w:t>
      </w:r>
      <w:r>
        <w:rPr>
          <w:color w:val="231F20"/>
          <w:spacing w:val="-2"/>
          <w:sz w:val="18"/>
        </w:rPr>
        <w:t xml:space="preserve"> </w:t>
      </w:r>
      <w:r>
        <w:rPr>
          <w:color w:val="231F20"/>
          <w:spacing w:val="-4"/>
          <w:sz w:val="18"/>
        </w:rPr>
        <w:t>31:6</w:t>
      </w:r>
      <w:r>
        <w:rPr>
          <w:color w:val="231F20"/>
          <w:sz w:val="18"/>
        </w:rPr>
        <w:tab/>
        <w:t xml:space="preserve">Qualifying </w:t>
      </w:r>
      <w:r>
        <w:rPr>
          <w:color w:val="231F20"/>
          <w:spacing w:val="-2"/>
          <w:sz w:val="18"/>
        </w:rPr>
        <w:t>conditions</w:t>
      </w:r>
    </w:p>
    <w:p w14:paraId="78556195" w14:textId="77777777" w:rsidR="00180D28" w:rsidRDefault="002909AC">
      <w:pPr>
        <w:tabs>
          <w:tab w:val="left" w:pos="1711"/>
        </w:tabs>
        <w:spacing w:before="4"/>
        <w:ind w:left="890"/>
        <w:rPr>
          <w:sz w:val="18"/>
        </w:rPr>
      </w:pPr>
      <w:r>
        <w:rPr>
          <w:color w:val="231F20"/>
          <w:sz w:val="18"/>
        </w:rPr>
        <w:t>§</w:t>
      </w:r>
      <w:r>
        <w:rPr>
          <w:color w:val="231F20"/>
          <w:spacing w:val="-2"/>
          <w:sz w:val="18"/>
        </w:rPr>
        <w:t xml:space="preserve"> </w:t>
      </w:r>
      <w:r>
        <w:rPr>
          <w:color w:val="231F20"/>
          <w:spacing w:val="-4"/>
          <w:sz w:val="18"/>
        </w:rPr>
        <w:t>31:7</w:t>
      </w:r>
      <w:r>
        <w:rPr>
          <w:color w:val="231F20"/>
          <w:sz w:val="18"/>
        </w:rPr>
        <w:tab/>
        <w:t>A</w:t>
      </w:r>
      <w:r>
        <w:rPr>
          <w:color w:val="231F20"/>
          <w:spacing w:val="-7"/>
          <w:sz w:val="18"/>
        </w:rPr>
        <w:t xml:space="preserve"> </w:t>
      </w:r>
      <w:r>
        <w:rPr>
          <w:color w:val="231F20"/>
          <w:sz w:val="18"/>
        </w:rPr>
        <w:t>self-contained</w:t>
      </w:r>
      <w:r>
        <w:rPr>
          <w:color w:val="231F20"/>
          <w:spacing w:val="2"/>
          <w:sz w:val="18"/>
        </w:rPr>
        <w:t xml:space="preserve"> </w:t>
      </w:r>
      <w:r>
        <w:rPr>
          <w:color w:val="231F20"/>
          <w:spacing w:val="-2"/>
          <w:sz w:val="18"/>
        </w:rPr>
        <w:t>building</w:t>
      </w:r>
    </w:p>
    <w:p w14:paraId="78556196"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31:8</w:t>
      </w:r>
      <w:r>
        <w:rPr>
          <w:color w:val="231F20"/>
          <w:sz w:val="18"/>
        </w:rPr>
        <w:tab/>
        <w:t>A</w:t>
      </w:r>
      <w:r>
        <w:rPr>
          <w:color w:val="231F20"/>
          <w:spacing w:val="-5"/>
          <w:sz w:val="18"/>
        </w:rPr>
        <w:t xml:space="preserve"> </w:t>
      </w:r>
      <w:r>
        <w:rPr>
          <w:color w:val="231F20"/>
          <w:sz w:val="18"/>
        </w:rPr>
        <w:t>self-contained</w:t>
      </w:r>
      <w:r>
        <w:rPr>
          <w:color w:val="231F20"/>
          <w:spacing w:val="5"/>
          <w:sz w:val="18"/>
        </w:rPr>
        <w:t xml:space="preserve"> </w:t>
      </w:r>
      <w:r>
        <w:rPr>
          <w:color w:val="231F20"/>
          <w:sz w:val="18"/>
        </w:rPr>
        <w:t>part</w:t>
      </w:r>
      <w:r>
        <w:rPr>
          <w:color w:val="231F20"/>
          <w:spacing w:val="5"/>
          <w:sz w:val="18"/>
        </w:rPr>
        <w:t xml:space="preserve"> </w:t>
      </w:r>
      <w:r>
        <w:rPr>
          <w:color w:val="231F20"/>
          <w:sz w:val="18"/>
        </w:rPr>
        <w:t>of</w:t>
      </w:r>
      <w:r>
        <w:rPr>
          <w:color w:val="231F20"/>
          <w:spacing w:val="5"/>
          <w:sz w:val="18"/>
        </w:rPr>
        <w:t xml:space="preserve"> </w:t>
      </w:r>
      <w:r>
        <w:rPr>
          <w:color w:val="231F20"/>
          <w:sz w:val="18"/>
        </w:rPr>
        <w:t>a</w:t>
      </w:r>
      <w:r>
        <w:rPr>
          <w:color w:val="231F20"/>
          <w:spacing w:val="6"/>
          <w:sz w:val="18"/>
        </w:rPr>
        <w:t xml:space="preserve"> </w:t>
      </w:r>
      <w:r>
        <w:rPr>
          <w:color w:val="231F20"/>
          <w:spacing w:val="-2"/>
          <w:sz w:val="18"/>
        </w:rPr>
        <w:t>building</w:t>
      </w:r>
    </w:p>
    <w:p w14:paraId="78556197"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31:9</w:t>
      </w:r>
      <w:r>
        <w:rPr>
          <w:color w:val="231F20"/>
          <w:sz w:val="18"/>
        </w:rPr>
        <w:tab/>
        <w:t>With</w:t>
      </w:r>
      <w:r>
        <w:rPr>
          <w:color w:val="231F20"/>
          <w:spacing w:val="1"/>
          <w:sz w:val="18"/>
        </w:rPr>
        <w:t xml:space="preserve"> </w:t>
      </w:r>
      <w:r>
        <w:rPr>
          <w:color w:val="231F20"/>
          <w:sz w:val="18"/>
        </w:rPr>
        <w:t>or</w:t>
      </w:r>
      <w:r>
        <w:rPr>
          <w:color w:val="231F20"/>
          <w:spacing w:val="2"/>
          <w:sz w:val="18"/>
        </w:rPr>
        <w:t xml:space="preserve"> </w:t>
      </w:r>
      <w:r>
        <w:rPr>
          <w:color w:val="231F20"/>
          <w:sz w:val="18"/>
        </w:rPr>
        <w:t>without</w:t>
      </w:r>
      <w:r>
        <w:rPr>
          <w:color w:val="231F20"/>
          <w:spacing w:val="1"/>
          <w:sz w:val="18"/>
        </w:rPr>
        <w:t xml:space="preserve"> </w:t>
      </w:r>
      <w:r>
        <w:rPr>
          <w:color w:val="231F20"/>
          <w:sz w:val="18"/>
        </w:rPr>
        <w:t>appurtenant</w:t>
      </w:r>
      <w:r>
        <w:rPr>
          <w:color w:val="231F20"/>
          <w:spacing w:val="2"/>
          <w:sz w:val="18"/>
        </w:rPr>
        <w:t xml:space="preserve"> </w:t>
      </w:r>
      <w:r>
        <w:rPr>
          <w:color w:val="231F20"/>
          <w:spacing w:val="-2"/>
          <w:sz w:val="18"/>
        </w:rPr>
        <w:t>property</w:t>
      </w:r>
    </w:p>
    <w:p w14:paraId="78556198"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31:10</w:t>
      </w:r>
      <w:r>
        <w:rPr>
          <w:color w:val="231F20"/>
          <w:sz w:val="18"/>
        </w:rPr>
        <w:tab/>
        <w:t>Containing</w:t>
      </w:r>
      <w:r>
        <w:rPr>
          <w:color w:val="231F20"/>
          <w:spacing w:val="4"/>
          <w:sz w:val="18"/>
        </w:rPr>
        <w:t xml:space="preserve"> </w:t>
      </w:r>
      <w:r>
        <w:rPr>
          <w:color w:val="231F20"/>
          <w:sz w:val="18"/>
        </w:rPr>
        <w:t>two</w:t>
      </w:r>
      <w:r>
        <w:rPr>
          <w:color w:val="231F20"/>
          <w:spacing w:val="4"/>
          <w:sz w:val="18"/>
        </w:rPr>
        <w:t xml:space="preserve"> </w:t>
      </w:r>
      <w:r>
        <w:rPr>
          <w:color w:val="231F20"/>
          <w:sz w:val="18"/>
        </w:rPr>
        <w:t>or</w:t>
      </w:r>
      <w:r>
        <w:rPr>
          <w:color w:val="231F20"/>
          <w:spacing w:val="5"/>
          <w:sz w:val="18"/>
        </w:rPr>
        <w:t xml:space="preserve"> </w:t>
      </w:r>
      <w:r>
        <w:rPr>
          <w:color w:val="231F20"/>
          <w:sz w:val="18"/>
        </w:rPr>
        <w:t>more</w:t>
      </w:r>
      <w:r>
        <w:rPr>
          <w:color w:val="231F20"/>
          <w:spacing w:val="4"/>
          <w:sz w:val="18"/>
        </w:rPr>
        <w:t xml:space="preserve"> </w:t>
      </w:r>
      <w:r>
        <w:rPr>
          <w:color w:val="231F20"/>
          <w:spacing w:val="-2"/>
          <w:sz w:val="18"/>
        </w:rPr>
        <w:t>flats</w:t>
      </w:r>
    </w:p>
    <w:p w14:paraId="78556199"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31:11</w:t>
      </w:r>
      <w:r>
        <w:rPr>
          <w:color w:val="231F20"/>
          <w:sz w:val="18"/>
        </w:rPr>
        <w:tab/>
        <w:t>Held</w:t>
      </w:r>
      <w:r>
        <w:rPr>
          <w:color w:val="231F20"/>
          <w:spacing w:val="4"/>
          <w:sz w:val="18"/>
        </w:rPr>
        <w:t xml:space="preserve"> </w:t>
      </w:r>
      <w:r>
        <w:rPr>
          <w:color w:val="231F20"/>
          <w:sz w:val="18"/>
        </w:rPr>
        <w:t>by</w:t>
      </w:r>
      <w:r>
        <w:rPr>
          <w:color w:val="231F20"/>
          <w:spacing w:val="4"/>
          <w:sz w:val="18"/>
        </w:rPr>
        <w:t xml:space="preserve"> </w:t>
      </w:r>
      <w:r>
        <w:rPr>
          <w:color w:val="231F20"/>
          <w:sz w:val="18"/>
        </w:rPr>
        <w:t>qualifying</w:t>
      </w:r>
      <w:r>
        <w:rPr>
          <w:color w:val="231F20"/>
          <w:spacing w:val="4"/>
          <w:sz w:val="18"/>
        </w:rPr>
        <w:t xml:space="preserve"> </w:t>
      </w:r>
      <w:r>
        <w:rPr>
          <w:color w:val="231F20"/>
          <w:spacing w:val="-2"/>
          <w:sz w:val="18"/>
        </w:rPr>
        <w:t>tenants</w:t>
      </w:r>
    </w:p>
    <w:p w14:paraId="7855619A"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31:12</w:t>
      </w:r>
      <w:r>
        <w:rPr>
          <w:color w:val="231F20"/>
          <w:sz w:val="18"/>
        </w:rPr>
        <w:tab/>
        <w:t>Long</w:t>
      </w:r>
      <w:r>
        <w:rPr>
          <w:color w:val="231F20"/>
          <w:spacing w:val="4"/>
          <w:sz w:val="18"/>
        </w:rPr>
        <w:t xml:space="preserve"> </w:t>
      </w:r>
      <w:r>
        <w:rPr>
          <w:color w:val="231F20"/>
          <w:spacing w:val="-2"/>
          <w:sz w:val="18"/>
        </w:rPr>
        <w:t>lease</w:t>
      </w:r>
    </w:p>
    <w:p w14:paraId="7855619B"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31:13</w:t>
      </w:r>
      <w:r>
        <w:rPr>
          <w:color w:val="231F20"/>
          <w:sz w:val="18"/>
        </w:rPr>
        <w:tab/>
        <w:t>Flat</w:t>
      </w:r>
      <w:r>
        <w:rPr>
          <w:color w:val="231F20"/>
          <w:spacing w:val="4"/>
          <w:sz w:val="18"/>
        </w:rPr>
        <w:t xml:space="preserve"> </w:t>
      </w:r>
      <w:r>
        <w:rPr>
          <w:color w:val="231F20"/>
          <w:sz w:val="18"/>
        </w:rPr>
        <w:t>held</w:t>
      </w:r>
      <w:r>
        <w:rPr>
          <w:color w:val="231F20"/>
          <w:spacing w:val="4"/>
          <w:sz w:val="18"/>
        </w:rPr>
        <w:t xml:space="preserve"> </w:t>
      </w:r>
      <w:r>
        <w:rPr>
          <w:color w:val="231F20"/>
          <w:sz w:val="18"/>
        </w:rPr>
        <w:t>under</w:t>
      </w:r>
      <w:r>
        <w:rPr>
          <w:color w:val="231F20"/>
          <w:spacing w:val="4"/>
          <w:sz w:val="18"/>
        </w:rPr>
        <w:t xml:space="preserve"> </w:t>
      </w:r>
      <w:r>
        <w:rPr>
          <w:color w:val="231F20"/>
          <w:sz w:val="18"/>
        </w:rPr>
        <w:t>separate</w:t>
      </w:r>
      <w:r>
        <w:rPr>
          <w:color w:val="231F20"/>
          <w:spacing w:val="4"/>
          <w:sz w:val="18"/>
        </w:rPr>
        <w:t xml:space="preserve"> </w:t>
      </w:r>
      <w:r>
        <w:rPr>
          <w:color w:val="231F20"/>
          <w:spacing w:val="-2"/>
          <w:sz w:val="18"/>
        </w:rPr>
        <w:t>leases</w:t>
      </w:r>
    </w:p>
    <w:p w14:paraId="7855619C"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31:14</w:t>
      </w:r>
      <w:r>
        <w:rPr>
          <w:color w:val="231F20"/>
          <w:sz w:val="18"/>
        </w:rPr>
        <w:tab/>
        <w:t>Tenancies</w:t>
      </w:r>
      <w:r>
        <w:rPr>
          <w:color w:val="231F20"/>
          <w:spacing w:val="-1"/>
          <w:sz w:val="18"/>
        </w:rPr>
        <w:t xml:space="preserve"> </w:t>
      </w:r>
      <w:r>
        <w:rPr>
          <w:color w:val="231F20"/>
          <w:sz w:val="18"/>
        </w:rPr>
        <w:t xml:space="preserve">treated as long </w:t>
      </w:r>
      <w:r>
        <w:rPr>
          <w:color w:val="231F20"/>
          <w:spacing w:val="-2"/>
          <w:sz w:val="18"/>
        </w:rPr>
        <w:t>leases</w:t>
      </w:r>
    </w:p>
    <w:p w14:paraId="7855619D" w14:textId="77777777" w:rsidR="00180D28" w:rsidRDefault="002909AC">
      <w:pPr>
        <w:tabs>
          <w:tab w:val="left" w:pos="1711"/>
        </w:tabs>
        <w:spacing w:before="4"/>
        <w:ind w:left="890"/>
        <w:rPr>
          <w:sz w:val="18"/>
        </w:rPr>
      </w:pPr>
      <w:r>
        <w:rPr>
          <w:color w:val="231F20"/>
          <w:sz w:val="18"/>
        </w:rPr>
        <w:t>§</w:t>
      </w:r>
      <w:r>
        <w:rPr>
          <w:color w:val="231F20"/>
          <w:spacing w:val="-2"/>
          <w:sz w:val="18"/>
        </w:rPr>
        <w:t xml:space="preserve"> </w:t>
      </w:r>
      <w:r>
        <w:rPr>
          <w:color w:val="231F20"/>
          <w:spacing w:val="-4"/>
          <w:sz w:val="18"/>
        </w:rPr>
        <w:t>31:15</w:t>
      </w:r>
      <w:r>
        <w:rPr>
          <w:color w:val="231F20"/>
          <w:sz w:val="18"/>
        </w:rPr>
        <w:tab/>
        <w:t>—Renewal</w:t>
      </w:r>
      <w:r>
        <w:rPr>
          <w:color w:val="231F20"/>
          <w:spacing w:val="4"/>
          <w:sz w:val="18"/>
        </w:rPr>
        <w:t xml:space="preserve"> </w:t>
      </w:r>
      <w:r>
        <w:rPr>
          <w:color w:val="231F20"/>
          <w:sz w:val="18"/>
        </w:rPr>
        <w:t>by</w:t>
      </w:r>
      <w:r>
        <w:rPr>
          <w:color w:val="231F20"/>
          <w:spacing w:val="4"/>
          <w:sz w:val="18"/>
        </w:rPr>
        <w:t xml:space="preserve"> </w:t>
      </w:r>
      <w:r>
        <w:rPr>
          <w:color w:val="231F20"/>
          <w:sz w:val="18"/>
        </w:rPr>
        <w:t>grant</w:t>
      </w:r>
      <w:r>
        <w:rPr>
          <w:color w:val="231F20"/>
          <w:spacing w:val="4"/>
          <w:sz w:val="18"/>
        </w:rPr>
        <w:t xml:space="preserve"> </w:t>
      </w:r>
      <w:r>
        <w:rPr>
          <w:color w:val="231F20"/>
          <w:sz w:val="18"/>
        </w:rPr>
        <w:t>or</w:t>
      </w:r>
      <w:r>
        <w:rPr>
          <w:color w:val="231F20"/>
          <w:spacing w:val="5"/>
          <w:sz w:val="18"/>
        </w:rPr>
        <w:t xml:space="preserve"> </w:t>
      </w:r>
      <w:r>
        <w:rPr>
          <w:color w:val="231F20"/>
          <w:sz w:val="18"/>
        </w:rPr>
        <w:t>implication</w:t>
      </w:r>
      <w:r>
        <w:rPr>
          <w:color w:val="231F20"/>
          <w:spacing w:val="4"/>
          <w:sz w:val="18"/>
        </w:rPr>
        <w:t xml:space="preserve"> </w:t>
      </w:r>
      <w:r>
        <w:rPr>
          <w:color w:val="231F20"/>
          <w:sz w:val="18"/>
        </w:rPr>
        <w:t>of</w:t>
      </w:r>
      <w:r>
        <w:rPr>
          <w:color w:val="231F20"/>
          <w:spacing w:val="4"/>
          <w:sz w:val="18"/>
        </w:rPr>
        <w:t xml:space="preserve"> </w:t>
      </w:r>
      <w:r>
        <w:rPr>
          <w:color w:val="231F20"/>
          <w:spacing w:val="-5"/>
          <w:sz w:val="18"/>
        </w:rPr>
        <w:t>law</w:t>
      </w:r>
    </w:p>
    <w:p w14:paraId="7855619E"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31:16</w:t>
      </w:r>
      <w:r>
        <w:rPr>
          <w:color w:val="231F20"/>
          <w:sz w:val="18"/>
        </w:rPr>
        <w:tab/>
        <w:t>—Renewal</w:t>
      </w:r>
      <w:r>
        <w:rPr>
          <w:color w:val="231F20"/>
          <w:spacing w:val="3"/>
          <w:sz w:val="18"/>
        </w:rPr>
        <w:t xml:space="preserve"> </w:t>
      </w:r>
      <w:r>
        <w:rPr>
          <w:color w:val="231F20"/>
          <w:sz w:val="18"/>
        </w:rPr>
        <w:t>by</w:t>
      </w:r>
      <w:r>
        <w:rPr>
          <w:color w:val="231F20"/>
          <w:spacing w:val="4"/>
          <w:sz w:val="18"/>
        </w:rPr>
        <w:t xml:space="preserve"> </w:t>
      </w:r>
      <w:r>
        <w:rPr>
          <w:color w:val="231F20"/>
          <w:sz w:val="18"/>
        </w:rPr>
        <w:t>covenant</w:t>
      </w:r>
      <w:r>
        <w:rPr>
          <w:color w:val="231F20"/>
          <w:spacing w:val="4"/>
          <w:sz w:val="18"/>
        </w:rPr>
        <w:t xml:space="preserve"> </w:t>
      </w:r>
      <w:r>
        <w:rPr>
          <w:color w:val="231F20"/>
          <w:sz w:val="18"/>
        </w:rPr>
        <w:t>or</w:t>
      </w:r>
      <w:r>
        <w:rPr>
          <w:color w:val="231F20"/>
          <w:spacing w:val="4"/>
          <w:sz w:val="18"/>
        </w:rPr>
        <w:t xml:space="preserve"> </w:t>
      </w:r>
      <w:r>
        <w:rPr>
          <w:color w:val="231F20"/>
          <w:spacing w:val="-2"/>
          <w:sz w:val="18"/>
        </w:rPr>
        <w:t>obligation</w:t>
      </w:r>
    </w:p>
    <w:p w14:paraId="7855619F"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31:17</w:t>
      </w:r>
      <w:r>
        <w:rPr>
          <w:color w:val="231F20"/>
          <w:sz w:val="18"/>
        </w:rPr>
        <w:tab/>
        <w:t>—Statutory</w:t>
      </w:r>
      <w:r>
        <w:rPr>
          <w:color w:val="231F20"/>
          <w:spacing w:val="-1"/>
          <w:sz w:val="18"/>
        </w:rPr>
        <w:t xml:space="preserve"> </w:t>
      </w:r>
      <w:r>
        <w:rPr>
          <w:color w:val="231F20"/>
          <w:spacing w:val="-2"/>
          <w:sz w:val="18"/>
        </w:rPr>
        <w:t>continuation</w:t>
      </w:r>
    </w:p>
    <w:p w14:paraId="785561A0"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31:18</w:t>
      </w:r>
      <w:r>
        <w:rPr>
          <w:color w:val="231F20"/>
          <w:sz w:val="18"/>
        </w:rPr>
        <w:tab/>
        <w:t>Leases</w:t>
      </w:r>
      <w:r>
        <w:rPr>
          <w:color w:val="231F20"/>
          <w:spacing w:val="5"/>
          <w:sz w:val="18"/>
        </w:rPr>
        <w:t xml:space="preserve"> </w:t>
      </w:r>
      <w:r>
        <w:rPr>
          <w:color w:val="231F20"/>
          <w:sz w:val="18"/>
        </w:rPr>
        <w:t>which</w:t>
      </w:r>
      <w:r>
        <w:rPr>
          <w:color w:val="231F20"/>
          <w:spacing w:val="5"/>
          <w:sz w:val="18"/>
        </w:rPr>
        <w:t xml:space="preserve"> </w:t>
      </w:r>
      <w:r>
        <w:rPr>
          <w:color w:val="231F20"/>
          <w:sz w:val="18"/>
        </w:rPr>
        <w:t>are</w:t>
      </w:r>
      <w:r>
        <w:rPr>
          <w:color w:val="231F20"/>
          <w:spacing w:val="5"/>
          <w:sz w:val="18"/>
        </w:rPr>
        <w:t xml:space="preserve"> </w:t>
      </w:r>
      <w:r>
        <w:rPr>
          <w:color w:val="231F20"/>
          <w:sz w:val="18"/>
        </w:rPr>
        <w:t>not</w:t>
      </w:r>
      <w:r>
        <w:rPr>
          <w:color w:val="231F20"/>
          <w:spacing w:val="5"/>
          <w:sz w:val="18"/>
        </w:rPr>
        <w:t xml:space="preserve"> </w:t>
      </w:r>
      <w:r>
        <w:rPr>
          <w:color w:val="231F20"/>
          <w:sz w:val="18"/>
        </w:rPr>
        <w:t>long</w:t>
      </w:r>
      <w:r>
        <w:rPr>
          <w:color w:val="231F20"/>
          <w:spacing w:val="5"/>
          <w:sz w:val="18"/>
        </w:rPr>
        <w:t xml:space="preserve"> </w:t>
      </w:r>
      <w:r>
        <w:rPr>
          <w:color w:val="231F20"/>
          <w:spacing w:val="-2"/>
          <w:sz w:val="18"/>
        </w:rPr>
        <w:t>leases</w:t>
      </w:r>
    </w:p>
    <w:p w14:paraId="785561A1"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31:19</w:t>
      </w:r>
      <w:r>
        <w:rPr>
          <w:color w:val="231F20"/>
          <w:sz w:val="18"/>
        </w:rPr>
        <w:tab/>
        <w:t>Tenants who</w:t>
      </w:r>
      <w:r>
        <w:rPr>
          <w:color w:val="231F20"/>
          <w:spacing w:val="1"/>
          <w:sz w:val="18"/>
        </w:rPr>
        <w:t xml:space="preserve"> </w:t>
      </w:r>
      <w:r>
        <w:rPr>
          <w:color w:val="231F20"/>
          <w:sz w:val="18"/>
        </w:rPr>
        <w:t>are</w:t>
      </w:r>
      <w:r>
        <w:rPr>
          <w:color w:val="231F20"/>
          <w:spacing w:val="1"/>
          <w:sz w:val="18"/>
        </w:rPr>
        <w:t xml:space="preserve"> </w:t>
      </w:r>
      <w:r>
        <w:rPr>
          <w:color w:val="231F20"/>
          <w:sz w:val="18"/>
        </w:rPr>
        <w:t>not</w:t>
      </w:r>
      <w:r>
        <w:rPr>
          <w:color w:val="231F20"/>
          <w:spacing w:val="1"/>
          <w:sz w:val="18"/>
        </w:rPr>
        <w:t xml:space="preserve"> </w:t>
      </w:r>
      <w:r>
        <w:rPr>
          <w:color w:val="231F20"/>
          <w:sz w:val="18"/>
        </w:rPr>
        <w:t xml:space="preserve">qualifying </w:t>
      </w:r>
      <w:r>
        <w:rPr>
          <w:color w:val="231F20"/>
          <w:spacing w:val="-2"/>
          <w:sz w:val="18"/>
        </w:rPr>
        <w:t>tenants</w:t>
      </w:r>
    </w:p>
    <w:p w14:paraId="785561A2" w14:textId="77777777" w:rsidR="00180D28" w:rsidRDefault="002909AC">
      <w:pPr>
        <w:tabs>
          <w:tab w:val="left" w:pos="1711"/>
        </w:tabs>
        <w:spacing w:before="3"/>
        <w:ind w:left="890"/>
        <w:rPr>
          <w:sz w:val="18"/>
        </w:rPr>
      </w:pPr>
      <w:r>
        <w:rPr>
          <w:color w:val="231F20"/>
          <w:sz w:val="18"/>
        </w:rPr>
        <w:t>§</w:t>
      </w:r>
      <w:r>
        <w:rPr>
          <w:color w:val="231F20"/>
          <w:spacing w:val="-2"/>
          <w:sz w:val="18"/>
        </w:rPr>
        <w:t xml:space="preserve"> </w:t>
      </w:r>
      <w:r>
        <w:rPr>
          <w:color w:val="231F20"/>
          <w:spacing w:val="-4"/>
          <w:sz w:val="18"/>
        </w:rPr>
        <w:t>31:20</w:t>
      </w:r>
      <w:r>
        <w:rPr>
          <w:color w:val="231F20"/>
          <w:sz w:val="18"/>
        </w:rPr>
        <w:tab/>
        <w:t>—Business</w:t>
      </w:r>
      <w:r>
        <w:rPr>
          <w:color w:val="231F20"/>
          <w:spacing w:val="-1"/>
          <w:sz w:val="18"/>
        </w:rPr>
        <w:t xml:space="preserve"> </w:t>
      </w:r>
      <w:r>
        <w:rPr>
          <w:color w:val="231F20"/>
          <w:spacing w:val="-2"/>
          <w:sz w:val="18"/>
        </w:rPr>
        <w:t>tenancies</w:t>
      </w:r>
    </w:p>
    <w:p w14:paraId="785561A3"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31:21</w:t>
      </w:r>
      <w:r>
        <w:rPr>
          <w:color w:val="231F20"/>
          <w:sz w:val="18"/>
        </w:rPr>
        <w:tab/>
        <w:t>—Sub-demise</w:t>
      </w:r>
      <w:r>
        <w:rPr>
          <w:color w:val="231F20"/>
          <w:spacing w:val="3"/>
          <w:sz w:val="18"/>
        </w:rPr>
        <w:t xml:space="preserve"> </w:t>
      </w:r>
      <w:r>
        <w:rPr>
          <w:color w:val="231F20"/>
          <w:sz w:val="18"/>
        </w:rPr>
        <w:t>in</w:t>
      </w:r>
      <w:r>
        <w:rPr>
          <w:color w:val="231F20"/>
          <w:spacing w:val="4"/>
          <w:sz w:val="18"/>
        </w:rPr>
        <w:t xml:space="preserve"> </w:t>
      </w:r>
      <w:r>
        <w:rPr>
          <w:color w:val="231F20"/>
          <w:sz w:val="18"/>
        </w:rPr>
        <w:t>breach</w:t>
      </w:r>
      <w:r>
        <w:rPr>
          <w:color w:val="231F20"/>
          <w:spacing w:val="4"/>
          <w:sz w:val="18"/>
        </w:rPr>
        <w:t xml:space="preserve"> </w:t>
      </w:r>
      <w:r>
        <w:rPr>
          <w:color w:val="231F20"/>
          <w:sz w:val="18"/>
        </w:rPr>
        <w:t>of</w:t>
      </w:r>
      <w:r>
        <w:rPr>
          <w:color w:val="231F20"/>
          <w:spacing w:val="4"/>
          <w:sz w:val="18"/>
        </w:rPr>
        <w:t xml:space="preserve"> </w:t>
      </w:r>
      <w:r>
        <w:rPr>
          <w:color w:val="231F20"/>
          <w:spacing w:val="-2"/>
          <w:sz w:val="18"/>
        </w:rPr>
        <w:t>covenant</w:t>
      </w:r>
    </w:p>
    <w:p w14:paraId="785561A4"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31:22</w:t>
      </w:r>
      <w:r>
        <w:rPr>
          <w:color w:val="231F20"/>
          <w:sz w:val="18"/>
        </w:rPr>
        <w:tab/>
        <w:t>—Concurrent</w:t>
      </w:r>
      <w:r>
        <w:rPr>
          <w:color w:val="231F20"/>
          <w:spacing w:val="1"/>
          <w:sz w:val="18"/>
        </w:rPr>
        <w:t xml:space="preserve"> </w:t>
      </w:r>
      <w:r>
        <w:rPr>
          <w:color w:val="231F20"/>
          <w:sz w:val="18"/>
        </w:rPr>
        <w:t>long</w:t>
      </w:r>
      <w:r>
        <w:rPr>
          <w:color w:val="231F20"/>
          <w:spacing w:val="2"/>
          <w:sz w:val="18"/>
        </w:rPr>
        <w:t xml:space="preserve"> </w:t>
      </w:r>
      <w:r>
        <w:rPr>
          <w:color w:val="231F20"/>
          <w:spacing w:val="-2"/>
          <w:sz w:val="18"/>
        </w:rPr>
        <w:t>leases</w:t>
      </w:r>
    </w:p>
    <w:p w14:paraId="785561A5" w14:textId="77777777" w:rsidR="00180D28" w:rsidRDefault="002909AC">
      <w:pPr>
        <w:tabs>
          <w:tab w:val="left" w:pos="1711"/>
        </w:tabs>
        <w:spacing w:before="14"/>
        <w:ind w:left="890"/>
        <w:rPr>
          <w:sz w:val="18"/>
        </w:rPr>
      </w:pPr>
      <w:r>
        <w:rPr>
          <w:color w:val="231F20"/>
          <w:sz w:val="18"/>
        </w:rPr>
        <w:t>§</w:t>
      </w:r>
      <w:r>
        <w:rPr>
          <w:color w:val="231F20"/>
          <w:spacing w:val="-2"/>
          <w:sz w:val="18"/>
        </w:rPr>
        <w:t xml:space="preserve"> </w:t>
      </w:r>
      <w:r>
        <w:rPr>
          <w:color w:val="231F20"/>
          <w:spacing w:val="-4"/>
          <w:sz w:val="18"/>
        </w:rPr>
        <w:t>31:23</w:t>
      </w:r>
      <w:r>
        <w:rPr>
          <w:color w:val="231F20"/>
          <w:sz w:val="18"/>
        </w:rPr>
        <w:tab/>
        <w:t>Premises</w:t>
      </w:r>
      <w:r>
        <w:rPr>
          <w:color w:val="231F20"/>
          <w:spacing w:val="4"/>
          <w:sz w:val="18"/>
        </w:rPr>
        <w:t xml:space="preserve"> </w:t>
      </w:r>
      <w:r>
        <w:rPr>
          <w:color w:val="231F20"/>
          <w:sz w:val="18"/>
        </w:rPr>
        <w:t>excluded</w:t>
      </w:r>
      <w:r>
        <w:rPr>
          <w:color w:val="231F20"/>
          <w:spacing w:val="4"/>
          <w:sz w:val="18"/>
        </w:rPr>
        <w:t xml:space="preserve"> </w:t>
      </w:r>
      <w:r>
        <w:rPr>
          <w:color w:val="231F20"/>
          <w:sz w:val="18"/>
        </w:rPr>
        <w:t>from</w:t>
      </w:r>
      <w:r>
        <w:rPr>
          <w:color w:val="231F20"/>
          <w:spacing w:val="5"/>
          <w:sz w:val="18"/>
        </w:rPr>
        <w:t xml:space="preserve"> </w:t>
      </w:r>
      <w:r>
        <w:rPr>
          <w:color w:val="231F20"/>
          <w:sz w:val="18"/>
        </w:rPr>
        <w:t>the</w:t>
      </w:r>
      <w:r>
        <w:rPr>
          <w:color w:val="231F20"/>
          <w:spacing w:val="4"/>
          <w:sz w:val="18"/>
        </w:rPr>
        <w:t xml:space="preserve"> </w:t>
      </w:r>
      <w:r>
        <w:rPr>
          <w:color w:val="231F20"/>
          <w:sz w:val="18"/>
        </w:rPr>
        <w:t>right</w:t>
      </w:r>
      <w:r>
        <w:rPr>
          <w:color w:val="231F20"/>
          <w:spacing w:val="5"/>
          <w:sz w:val="18"/>
        </w:rPr>
        <w:t xml:space="preserve"> </w:t>
      </w:r>
      <w:r>
        <w:rPr>
          <w:color w:val="231F20"/>
          <w:sz w:val="18"/>
        </w:rPr>
        <w:t>to</w:t>
      </w:r>
      <w:r>
        <w:rPr>
          <w:color w:val="231F20"/>
          <w:spacing w:val="4"/>
          <w:sz w:val="18"/>
        </w:rPr>
        <w:t xml:space="preserve"> </w:t>
      </w:r>
      <w:r>
        <w:rPr>
          <w:color w:val="231F20"/>
          <w:spacing w:val="-2"/>
          <w:sz w:val="18"/>
        </w:rPr>
        <w:t>manage</w:t>
      </w:r>
    </w:p>
    <w:p w14:paraId="785561A6"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31:24</w:t>
      </w:r>
      <w:r>
        <w:rPr>
          <w:color w:val="231F20"/>
          <w:sz w:val="18"/>
        </w:rPr>
        <w:tab/>
        <w:t xml:space="preserve">—Buildings with substantial non-residential </w:t>
      </w:r>
      <w:r>
        <w:rPr>
          <w:color w:val="231F20"/>
          <w:spacing w:val="-2"/>
          <w:sz w:val="18"/>
        </w:rPr>
        <w:t>parts</w:t>
      </w:r>
    </w:p>
    <w:p w14:paraId="785561A7"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31:25</w:t>
      </w:r>
      <w:r>
        <w:rPr>
          <w:color w:val="231F20"/>
          <w:sz w:val="18"/>
        </w:rPr>
        <w:tab/>
        <w:t>—Buildings</w:t>
      </w:r>
      <w:r>
        <w:rPr>
          <w:color w:val="231F20"/>
          <w:spacing w:val="2"/>
          <w:sz w:val="18"/>
        </w:rPr>
        <w:t xml:space="preserve"> </w:t>
      </w:r>
      <w:r>
        <w:rPr>
          <w:color w:val="231F20"/>
          <w:sz w:val="18"/>
        </w:rPr>
        <w:t>with</w:t>
      </w:r>
      <w:r>
        <w:rPr>
          <w:color w:val="231F20"/>
          <w:spacing w:val="3"/>
          <w:sz w:val="18"/>
        </w:rPr>
        <w:t xml:space="preserve"> </w:t>
      </w:r>
      <w:r>
        <w:rPr>
          <w:color w:val="231F20"/>
          <w:sz w:val="18"/>
        </w:rPr>
        <w:t>self-contained</w:t>
      </w:r>
      <w:r>
        <w:rPr>
          <w:color w:val="231F20"/>
          <w:spacing w:val="2"/>
          <w:sz w:val="18"/>
        </w:rPr>
        <w:t xml:space="preserve"> </w:t>
      </w:r>
      <w:r>
        <w:rPr>
          <w:color w:val="231F20"/>
          <w:sz w:val="18"/>
        </w:rPr>
        <w:t>parts</w:t>
      </w:r>
      <w:r>
        <w:rPr>
          <w:color w:val="231F20"/>
          <w:spacing w:val="3"/>
          <w:sz w:val="18"/>
        </w:rPr>
        <w:t xml:space="preserve"> </w:t>
      </w:r>
      <w:r>
        <w:rPr>
          <w:color w:val="231F20"/>
          <w:sz w:val="18"/>
        </w:rPr>
        <w:t>in</w:t>
      </w:r>
      <w:r>
        <w:rPr>
          <w:color w:val="231F20"/>
          <w:spacing w:val="2"/>
          <w:sz w:val="18"/>
        </w:rPr>
        <w:t xml:space="preserve"> </w:t>
      </w:r>
      <w:r>
        <w:rPr>
          <w:color w:val="231F20"/>
          <w:sz w:val="18"/>
        </w:rPr>
        <w:t>different</w:t>
      </w:r>
      <w:r>
        <w:rPr>
          <w:color w:val="231F20"/>
          <w:spacing w:val="3"/>
          <w:sz w:val="18"/>
        </w:rPr>
        <w:t xml:space="preserve"> </w:t>
      </w:r>
      <w:r>
        <w:rPr>
          <w:color w:val="231F20"/>
          <w:spacing w:val="-2"/>
          <w:sz w:val="18"/>
        </w:rPr>
        <w:t>ownership</w:t>
      </w:r>
    </w:p>
    <w:p w14:paraId="785561A8"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31:26</w:t>
      </w:r>
      <w:r>
        <w:rPr>
          <w:color w:val="231F20"/>
          <w:sz w:val="18"/>
        </w:rPr>
        <w:tab/>
        <w:t>—Premises</w:t>
      </w:r>
      <w:r>
        <w:rPr>
          <w:color w:val="231F20"/>
          <w:spacing w:val="4"/>
          <w:sz w:val="18"/>
        </w:rPr>
        <w:t xml:space="preserve"> </w:t>
      </w:r>
      <w:r>
        <w:rPr>
          <w:color w:val="231F20"/>
          <w:sz w:val="18"/>
        </w:rPr>
        <w:t>with</w:t>
      </w:r>
      <w:r>
        <w:rPr>
          <w:color w:val="231F20"/>
          <w:spacing w:val="4"/>
          <w:sz w:val="18"/>
        </w:rPr>
        <w:t xml:space="preserve"> </w:t>
      </w:r>
      <w:r>
        <w:rPr>
          <w:color w:val="231F20"/>
          <w:sz w:val="18"/>
        </w:rPr>
        <w:t>resident</w:t>
      </w:r>
      <w:r>
        <w:rPr>
          <w:color w:val="231F20"/>
          <w:spacing w:val="4"/>
          <w:sz w:val="18"/>
        </w:rPr>
        <w:t xml:space="preserve"> </w:t>
      </w:r>
      <w:r>
        <w:rPr>
          <w:color w:val="231F20"/>
          <w:sz w:val="18"/>
        </w:rPr>
        <w:t>landlord</w:t>
      </w:r>
      <w:r>
        <w:rPr>
          <w:color w:val="231F20"/>
          <w:spacing w:val="4"/>
          <w:sz w:val="18"/>
        </w:rPr>
        <w:t xml:space="preserve"> </w:t>
      </w:r>
      <w:r>
        <w:rPr>
          <w:color w:val="231F20"/>
          <w:sz w:val="18"/>
        </w:rPr>
        <w:t>and</w:t>
      </w:r>
      <w:r>
        <w:rPr>
          <w:color w:val="231F20"/>
          <w:spacing w:val="4"/>
          <w:sz w:val="18"/>
        </w:rPr>
        <w:t xml:space="preserve"> </w:t>
      </w:r>
      <w:r>
        <w:rPr>
          <w:color w:val="231F20"/>
          <w:sz w:val="18"/>
        </w:rPr>
        <w:t>no</w:t>
      </w:r>
      <w:r>
        <w:rPr>
          <w:color w:val="231F20"/>
          <w:spacing w:val="4"/>
          <w:sz w:val="18"/>
        </w:rPr>
        <w:t xml:space="preserve"> </w:t>
      </w:r>
      <w:r>
        <w:rPr>
          <w:color w:val="231F20"/>
          <w:sz w:val="18"/>
        </w:rPr>
        <w:t>more</w:t>
      </w:r>
      <w:r>
        <w:rPr>
          <w:color w:val="231F20"/>
          <w:spacing w:val="5"/>
          <w:sz w:val="18"/>
        </w:rPr>
        <w:t xml:space="preserve"> </w:t>
      </w:r>
      <w:r>
        <w:rPr>
          <w:color w:val="231F20"/>
          <w:sz w:val="18"/>
        </w:rPr>
        <w:t>than</w:t>
      </w:r>
      <w:r>
        <w:rPr>
          <w:color w:val="231F20"/>
          <w:spacing w:val="4"/>
          <w:sz w:val="18"/>
        </w:rPr>
        <w:t xml:space="preserve"> </w:t>
      </w:r>
      <w:r>
        <w:rPr>
          <w:color w:val="231F20"/>
          <w:sz w:val="18"/>
        </w:rPr>
        <w:t>four</w:t>
      </w:r>
      <w:r>
        <w:rPr>
          <w:color w:val="231F20"/>
          <w:spacing w:val="4"/>
          <w:sz w:val="18"/>
        </w:rPr>
        <w:t xml:space="preserve"> </w:t>
      </w:r>
      <w:r>
        <w:rPr>
          <w:color w:val="231F20"/>
          <w:spacing w:val="-2"/>
          <w:sz w:val="18"/>
        </w:rPr>
        <w:t>units</w:t>
      </w:r>
    </w:p>
    <w:p w14:paraId="785561A9"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31:27</w:t>
      </w:r>
      <w:r>
        <w:rPr>
          <w:color w:val="231F20"/>
          <w:sz w:val="18"/>
        </w:rPr>
        <w:tab/>
        <w:t>—Premises</w:t>
      </w:r>
      <w:r>
        <w:rPr>
          <w:color w:val="231F20"/>
          <w:spacing w:val="4"/>
          <w:sz w:val="18"/>
        </w:rPr>
        <w:t xml:space="preserve"> </w:t>
      </w:r>
      <w:r>
        <w:rPr>
          <w:color w:val="231F20"/>
          <w:sz w:val="18"/>
        </w:rPr>
        <w:t>owned</w:t>
      </w:r>
      <w:r>
        <w:rPr>
          <w:color w:val="231F20"/>
          <w:spacing w:val="4"/>
          <w:sz w:val="18"/>
        </w:rPr>
        <w:t xml:space="preserve"> </w:t>
      </w:r>
      <w:r>
        <w:rPr>
          <w:color w:val="231F20"/>
          <w:sz w:val="18"/>
        </w:rPr>
        <w:t>by</w:t>
      </w:r>
      <w:r>
        <w:rPr>
          <w:color w:val="231F20"/>
          <w:spacing w:val="4"/>
          <w:sz w:val="18"/>
        </w:rPr>
        <w:t xml:space="preserve"> </w:t>
      </w:r>
      <w:r>
        <w:rPr>
          <w:color w:val="231F20"/>
          <w:sz w:val="18"/>
        </w:rPr>
        <w:t>a</w:t>
      </w:r>
      <w:r>
        <w:rPr>
          <w:color w:val="231F20"/>
          <w:spacing w:val="5"/>
          <w:sz w:val="18"/>
        </w:rPr>
        <w:t xml:space="preserve"> </w:t>
      </w:r>
      <w:r>
        <w:rPr>
          <w:color w:val="231F20"/>
          <w:sz w:val="18"/>
        </w:rPr>
        <w:t>local</w:t>
      </w:r>
      <w:r>
        <w:rPr>
          <w:color w:val="231F20"/>
          <w:spacing w:val="4"/>
          <w:sz w:val="18"/>
        </w:rPr>
        <w:t xml:space="preserve"> </w:t>
      </w:r>
      <w:r>
        <w:rPr>
          <w:color w:val="231F20"/>
          <w:sz w:val="18"/>
        </w:rPr>
        <w:t>housing</w:t>
      </w:r>
      <w:r>
        <w:rPr>
          <w:color w:val="231F20"/>
          <w:spacing w:val="4"/>
          <w:sz w:val="18"/>
        </w:rPr>
        <w:t xml:space="preserve"> </w:t>
      </w:r>
      <w:r>
        <w:rPr>
          <w:color w:val="231F20"/>
          <w:spacing w:val="-2"/>
          <w:sz w:val="18"/>
        </w:rPr>
        <w:t>authority</w:t>
      </w:r>
    </w:p>
    <w:p w14:paraId="785561AA" w14:textId="77777777" w:rsidR="00180D28" w:rsidRDefault="002909AC">
      <w:pPr>
        <w:tabs>
          <w:tab w:val="left" w:pos="1711"/>
        </w:tabs>
        <w:spacing w:before="27" w:line="220" w:lineRule="auto"/>
        <w:ind w:left="1801" w:right="865" w:hanging="912"/>
        <w:rPr>
          <w:sz w:val="18"/>
        </w:rPr>
      </w:pPr>
      <w:r>
        <w:rPr>
          <w:color w:val="231F20"/>
          <w:sz w:val="18"/>
        </w:rPr>
        <w:t>§ 31:28</w:t>
      </w:r>
      <w:r>
        <w:rPr>
          <w:color w:val="231F20"/>
          <w:sz w:val="18"/>
        </w:rPr>
        <w:tab/>
        <w:t xml:space="preserve">—Premises in relation to which the right to manage has previously been </w:t>
      </w:r>
      <w:r>
        <w:rPr>
          <w:color w:val="231F20"/>
          <w:spacing w:val="-2"/>
          <w:sz w:val="18"/>
        </w:rPr>
        <w:t>exercised</w:t>
      </w:r>
    </w:p>
    <w:p w14:paraId="785561AB" w14:textId="77777777" w:rsidR="00180D28" w:rsidRDefault="002909AC">
      <w:pPr>
        <w:pStyle w:val="ListParagraph"/>
        <w:numPr>
          <w:ilvl w:val="0"/>
          <w:numId w:val="9"/>
        </w:numPr>
        <w:tabs>
          <w:tab w:val="left" w:pos="1434"/>
        </w:tabs>
        <w:spacing w:before="212"/>
        <w:ind w:left="1434" w:hanging="544"/>
        <w:jc w:val="left"/>
        <w:rPr>
          <w:rFonts w:ascii="Century Schoolbook"/>
          <w:b/>
        </w:rPr>
      </w:pPr>
      <w:r>
        <w:rPr>
          <w:rFonts w:ascii="Century Schoolbook"/>
          <w:b/>
          <w:color w:val="231F20"/>
        </w:rPr>
        <w:t>CLAIMING</w:t>
      </w:r>
      <w:r>
        <w:rPr>
          <w:rFonts w:ascii="Century Schoolbook"/>
          <w:b/>
          <w:color w:val="231F20"/>
          <w:spacing w:val="1"/>
        </w:rPr>
        <w:t xml:space="preserve"> </w:t>
      </w:r>
      <w:r>
        <w:rPr>
          <w:rFonts w:ascii="Century Schoolbook"/>
          <w:b/>
          <w:color w:val="231F20"/>
        </w:rPr>
        <w:t>THE</w:t>
      </w:r>
      <w:r>
        <w:rPr>
          <w:rFonts w:ascii="Century Schoolbook"/>
          <w:b/>
          <w:color w:val="231F20"/>
          <w:spacing w:val="2"/>
        </w:rPr>
        <w:t xml:space="preserve"> </w:t>
      </w:r>
      <w:r>
        <w:rPr>
          <w:rFonts w:ascii="Century Schoolbook"/>
          <w:b/>
          <w:color w:val="231F20"/>
        </w:rPr>
        <w:t>RIGHT</w:t>
      </w:r>
      <w:r>
        <w:rPr>
          <w:rFonts w:ascii="Century Schoolbook"/>
          <w:b/>
          <w:color w:val="231F20"/>
          <w:spacing w:val="1"/>
        </w:rPr>
        <w:t xml:space="preserve"> </w:t>
      </w:r>
      <w:r>
        <w:rPr>
          <w:rFonts w:ascii="Century Schoolbook"/>
          <w:b/>
          <w:color w:val="231F20"/>
        </w:rPr>
        <w:t>TO</w:t>
      </w:r>
      <w:r>
        <w:rPr>
          <w:rFonts w:ascii="Century Schoolbook"/>
          <w:b/>
          <w:color w:val="231F20"/>
          <w:spacing w:val="2"/>
        </w:rPr>
        <w:t xml:space="preserve"> </w:t>
      </w:r>
      <w:r>
        <w:rPr>
          <w:rFonts w:ascii="Century Schoolbook"/>
          <w:b/>
          <w:color w:val="231F20"/>
          <w:spacing w:val="-2"/>
        </w:rPr>
        <w:t>MANAGE</w:t>
      </w:r>
    </w:p>
    <w:p w14:paraId="785561AC" w14:textId="77777777" w:rsidR="00180D28" w:rsidRDefault="002909AC">
      <w:pPr>
        <w:tabs>
          <w:tab w:val="left" w:pos="1711"/>
        </w:tabs>
        <w:spacing w:before="119"/>
        <w:ind w:left="890"/>
        <w:rPr>
          <w:sz w:val="18"/>
        </w:rPr>
      </w:pPr>
      <w:r>
        <w:rPr>
          <w:color w:val="231F20"/>
          <w:sz w:val="18"/>
        </w:rPr>
        <w:t>§</w:t>
      </w:r>
      <w:r>
        <w:rPr>
          <w:color w:val="231F20"/>
          <w:spacing w:val="-2"/>
          <w:sz w:val="18"/>
        </w:rPr>
        <w:t xml:space="preserve"> </w:t>
      </w:r>
      <w:r>
        <w:rPr>
          <w:color w:val="231F20"/>
          <w:spacing w:val="-4"/>
          <w:sz w:val="18"/>
        </w:rPr>
        <w:t>31:29</w:t>
      </w:r>
      <w:r>
        <w:rPr>
          <w:color w:val="231F20"/>
          <w:sz w:val="18"/>
        </w:rPr>
        <w:tab/>
        <w:t>The</w:t>
      </w:r>
      <w:r>
        <w:rPr>
          <w:color w:val="231F20"/>
          <w:spacing w:val="4"/>
          <w:sz w:val="18"/>
        </w:rPr>
        <w:t xml:space="preserve"> </w:t>
      </w:r>
      <w:r>
        <w:rPr>
          <w:color w:val="231F20"/>
          <w:sz w:val="18"/>
        </w:rPr>
        <w:t>invitation</w:t>
      </w:r>
      <w:r>
        <w:rPr>
          <w:color w:val="231F20"/>
          <w:spacing w:val="5"/>
          <w:sz w:val="18"/>
        </w:rPr>
        <w:t xml:space="preserve"> </w:t>
      </w:r>
      <w:r>
        <w:rPr>
          <w:color w:val="231F20"/>
          <w:sz w:val="18"/>
        </w:rPr>
        <w:t>to</w:t>
      </w:r>
      <w:r>
        <w:rPr>
          <w:color w:val="231F20"/>
          <w:spacing w:val="5"/>
          <w:sz w:val="18"/>
        </w:rPr>
        <w:t xml:space="preserve"> </w:t>
      </w:r>
      <w:r>
        <w:rPr>
          <w:color w:val="231F20"/>
          <w:spacing w:val="-2"/>
          <w:sz w:val="18"/>
        </w:rPr>
        <w:t>participate</w:t>
      </w:r>
    </w:p>
    <w:p w14:paraId="785561AD"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31:30</w:t>
      </w:r>
      <w:r>
        <w:rPr>
          <w:color w:val="231F20"/>
          <w:sz w:val="18"/>
        </w:rPr>
        <w:tab/>
        <w:t>Form</w:t>
      </w:r>
      <w:r>
        <w:rPr>
          <w:color w:val="231F20"/>
          <w:spacing w:val="4"/>
          <w:sz w:val="18"/>
        </w:rPr>
        <w:t xml:space="preserve"> </w:t>
      </w:r>
      <w:r>
        <w:rPr>
          <w:color w:val="231F20"/>
          <w:sz w:val="18"/>
        </w:rPr>
        <w:t>and</w:t>
      </w:r>
      <w:r>
        <w:rPr>
          <w:color w:val="231F20"/>
          <w:spacing w:val="4"/>
          <w:sz w:val="18"/>
        </w:rPr>
        <w:t xml:space="preserve"> </w:t>
      </w:r>
      <w:r>
        <w:rPr>
          <w:color w:val="231F20"/>
          <w:sz w:val="18"/>
        </w:rPr>
        <w:t>content</w:t>
      </w:r>
      <w:r>
        <w:rPr>
          <w:color w:val="231F20"/>
          <w:spacing w:val="4"/>
          <w:sz w:val="18"/>
        </w:rPr>
        <w:t xml:space="preserve"> </w:t>
      </w:r>
      <w:r>
        <w:rPr>
          <w:color w:val="231F20"/>
          <w:sz w:val="18"/>
        </w:rPr>
        <w:t>of</w:t>
      </w:r>
      <w:r>
        <w:rPr>
          <w:color w:val="231F20"/>
          <w:spacing w:val="4"/>
          <w:sz w:val="18"/>
        </w:rPr>
        <w:t xml:space="preserve"> </w:t>
      </w:r>
      <w:r>
        <w:rPr>
          <w:color w:val="231F20"/>
          <w:sz w:val="18"/>
        </w:rPr>
        <w:t>the</w:t>
      </w:r>
      <w:r>
        <w:rPr>
          <w:color w:val="231F20"/>
          <w:spacing w:val="5"/>
          <w:sz w:val="18"/>
        </w:rPr>
        <w:t xml:space="preserve"> </w:t>
      </w:r>
      <w:r>
        <w:rPr>
          <w:color w:val="231F20"/>
          <w:sz w:val="18"/>
        </w:rPr>
        <w:t>participation</w:t>
      </w:r>
      <w:r>
        <w:rPr>
          <w:color w:val="231F20"/>
          <w:spacing w:val="4"/>
          <w:sz w:val="18"/>
        </w:rPr>
        <w:t xml:space="preserve"> </w:t>
      </w:r>
      <w:r>
        <w:rPr>
          <w:color w:val="231F20"/>
          <w:spacing w:val="-2"/>
          <w:sz w:val="18"/>
        </w:rPr>
        <w:t>notice</w:t>
      </w:r>
    </w:p>
    <w:p w14:paraId="785561AE" w14:textId="77777777" w:rsidR="00180D28" w:rsidRDefault="002909AC">
      <w:pPr>
        <w:tabs>
          <w:tab w:val="left" w:pos="1711"/>
        </w:tabs>
        <w:spacing w:before="13"/>
        <w:ind w:left="890"/>
        <w:rPr>
          <w:sz w:val="18"/>
        </w:rPr>
      </w:pPr>
      <w:r>
        <w:rPr>
          <w:color w:val="231F20"/>
          <w:sz w:val="18"/>
        </w:rPr>
        <w:t>§</w:t>
      </w:r>
      <w:r>
        <w:rPr>
          <w:color w:val="231F20"/>
          <w:spacing w:val="-2"/>
          <w:sz w:val="18"/>
        </w:rPr>
        <w:t xml:space="preserve"> </w:t>
      </w:r>
      <w:r>
        <w:rPr>
          <w:color w:val="231F20"/>
          <w:spacing w:val="-4"/>
          <w:sz w:val="18"/>
        </w:rPr>
        <w:t>31:31</w:t>
      </w:r>
      <w:r>
        <w:rPr>
          <w:color w:val="231F20"/>
          <w:sz w:val="18"/>
        </w:rPr>
        <w:tab/>
        <w:t>Signature</w:t>
      </w:r>
      <w:r>
        <w:rPr>
          <w:color w:val="231F20"/>
          <w:spacing w:val="2"/>
          <w:sz w:val="18"/>
        </w:rPr>
        <w:t xml:space="preserve"> </w:t>
      </w:r>
      <w:r>
        <w:rPr>
          <w:color w:val="231F20"/>
          <w:sz w:val="18"/>
        </w:rPr>
        <w:t>of</w:t>
      </w:r>
      <w:r>
        <w:rPr>
          <w:color w:val="231F20"/>
          <w:spacing w:val="2"/>
          <w:sz w:val="18"/>
        </w:rPr>
        <w:t xml:space="preserve"> </w:t>
      </w:r>
      <w:r>
        <w:rPr>
          <w:color w:val="231F20"/>
          <w:sz w:val="18"/>
        </w:rPr>
        <w:t>participation</w:t>
      </w:r>
      <w:r>
        <w:rPr>
          <w:color w:val="231F20"/>
          <w:spacing w:val="2"/>
          <w:sz w:val="18"/>
        </w:rPr>
        <w:t xml:space="preserve"> </w:t>
      </w:r>
      <w:r>
        <w:rPr>
          <w:color w:val="231F20"/>
          <w:spacing w:val="-2"/>
          <w:sz w:val="18"/>
        </w:rPr>
        <w:t>notice</w:t>
      </w:r>
    </w:p>
    <w:p w14:paraId="785561AF" w14:textId="77777777" w:rsidR="00180D28" w:rsidRDefault="00180D28">
      <w:pPr>
        <w:rPr>
          <w:sz w:val="18"/>
        </w:rPr>
        <w:sectPr w:rsidR="00180D28">
          <w:footerReference w:type="even" r:id="rId10"/>
          <w:footerReference w:type="default" r:id="rId11"/>
          <w:type w:val="continuous"/>
          <w:pgSz w:w="12240" w:h="15840"/>
          <w:pgMar w:top="1820" w:right="1800" w:bottom="2100" w:left="1800" w:header="0" w:footer="1911" w:gutter="0"/>
          <w:pgNumType w:start="1"/>
          <w:cols w:space="720"/>
        </w:sectPr>
      </w:pPr>
    </w:p>
    <w:p w14:paraId="785561B0" w14:textId="77777777" w:rsidR="00180D28" w:rsidRDefault="002909AC">
      <w:pPr>
        <w:pStyle w:val="BodyText"/>
        <w:spacing w:before="48"/>
        <w:ind w:left="4807"/>
      </w:pPr>
      <w:r>
        <w:rPr>
          <w:smallCaps/>
          <w:color w:val="231F20"/>
          <w:w w:val="85"/>
        </w:rPr>
        <w:lastRenderedPageBreak/>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p w14:paraId="785561B1" w14:textId="77777777" w:rsidR="00180D28" w:rsidRDefault="002909AC">
      <w:pPr>
        <w:tabs>
          <w:tab w:val="left" w:pos="860"/>
        </w:tabs>
        <w:spacing w:before="204"/>
        <w:ind w:left="39"/>
        <w:rPr>
          <w:sz w:val="18"/>
        </w:rPr>
      </w:pPr>
      <w:r>
        <w:rPr>
          <w:color w:val="231F20"/>
          <w:sz w:val="18"/>
        </w:rPr>
        <w:t>§</w:t>
      </w:r>
      <w:r>
        <w:rPr>
          <w:color w:val="231F20"/>
          <w:spacing w:val="-2"/>
          <w:sz w:val="18"/>
        </w:rPr>
        <w:t xml:space="preserve"> </w:t>
      </w:r>
      <w:r>
        <w:rPr>
          <w:color w:val="231F20"/>
          <w:spacing w:val="-4"/>
          <w:sz w:val="18"/>
        </w:rPr>
        <w:t>31:32</w:t>
      </w:r>
      <w:r>
        <w:rPr>
          <w:color w:val="231F20"/>
          <w:sz w:val="18"/>
        </w:rPr>
        <w:tab/>
        <w:t>Errors,</w:t>
      </w:r>
      <w:r>
        <w:rPr>
          <w:color w:val="231F20"/>
          <w:spacing w:val="2"/>
          <w:sz w:val="18"/>
        </w:rPr>
        <w:t xml:space="preserve"> </w:t>
      </w:r>
      <w:r>
        <w:rPr>
          <w:color w:val="231F20"/>
          <w:sz w:val="18"/>
        </w:rPr>
        <w:t>omissions</w:t>
      </w:r>
      <w:r>
        <w:rPr>
          <w:color w:val="231F20"/>
          <w:spacing w:val="2"/>
          <w:sz w:val="18"/>
        </w:rPr>
        <w:t xml:space="preserve"> </w:t>
      </w:r>
      <w:r>
        <w:rPr>
          <w:color w:val="231F20"/>
          <w:sz w:val="18"/>
        </w:rPr>
        <w:t>and</w:t>
      </w:r>
      <w:r>
        <w:rPr>
          <w:color w:val="231F20"/>
          <w:spacing w:val="3"/>
          <w:sz w:val="18"/>
        </w:rPr>
        <w:t xml:space="preserve"> </w:t>
      </w:r>
      <w:r>
        <w:rPr>
          <w:color w:val="231F20"/>
          <w:sz w:val="18"/>
        </w:rPr>
        <w:t>inaccuracies</w:t>
      </w:r>
      <w:r>
        <w:rPr>
          <w:color w:val="231F20"/>
          <w:spacing w:val="2"/>
          <w:sz w:val="18"/>
        </w:rPr>
        <w:t xml:space="preserve"> </w:t>
      </w:r>
      <w:r>
        <w:rPr>
          <w:color w:val="231F20"/>
          <w:sz w:val="18"/>
        </w:rPr>
        <w:t>in</w:t>
      </w:r>
      <w:r>
        <w:rPr>
          <w:color w:val="231F20"/>
          <w:spacing w:val="2"/>
          <w:sz w:val="18"/>
        </w:rPr>
        <w:t xml:space="preserve"> </w:t>
      </w:r>
      <w:r>
        <w:rPr>
          <w:color w:val="231F20"/>
          <w:sz w:val="18"/>
        </w:rPr>
        <w:t>participation</w:t>
      </w:r>
      <w:r>
        <w:rPr>
          <w:color w:val="231F20"/>
          <w:spacing w:val="3"/>
          <w:sz w:val="18"/>
        </w:rPr>
        <w:t xml:space="preserve"> </w:t>
      </w:r>
      <w:r>
        <w:rPr>
          <w:color w:val="231F20"/>
          <w:spacing w:val="-2"/>
          <w:sz w:val="18"/>
        </w:rPr>
        <w:t>notices</w:t>
      </w:r>
    </w:p>
    <w:p w14:paraId="785561B2" w14:textId="77777777" w:rsidR="00180D28" w:rsidRDefault="002909AC">
      <w:pPr>
        <w:tabs>
          <w:tab w:val="left" w:pos="860"/>
        </w:tabs>
        <w:spacing w:before="4"/>
        <w:ind w:left="39"/>
        <w:rPr>
          <w:sz w:val="18"/>
        </w:rPr>
      </w:pPr>
      <w:r>
        <w:rPr>
          <w:color w:val="231F20"/>
          <w:sz w:val="18"/>
        </w:rPr>
        <w:t>§</w:t>
      </w:r>
      <w:r>
        <w:rPr>
          <w:color w:val="231F20"/>
          <w:spacing w:val="-2"/>
          <w:sz w:val="18"/>
        </w:rPr>
        <w:t xml:space="preserve"> </w:t>
      </w:r>
      <w:r>
        <w:rPr>
          <w:color w:val="231F20"/>
          <w:spacing w:val="-4"/>
          <w:sz w:val="18"/>
        </w:rPr>
        <w:t>31:33</w:t>
      </w:r>
      <w:r>
        <w:rPr>
          <w:color w:val="231F20"/>
          <w:sz w:val="18"/>
        </w:rPr>
        <w:tab/>
        <w:t>Consequences</w:t>
      </w:r>
      <w:r>
        <w:rPr>
          <w:color w:val="231F20"/>
          <w:spacing w:val="3"/>
          <w:sz w:val="18"/>
        </w:rPr>
        <w:t xml:space="preserve"> </w:t>
      </w:r>
      <w:r>
        <w:rPr>
          <w:color w:val="231F20"/>
          <w:sz w:val="18"/>
        </w:rPr>
        <w:t>of</w:t>
      </w:r>
      <w:r>
        <w:rPr>
          <w:color w:val="231F20"/>
          <w:spacing w:val="4"/>
          <w:sz w:val="18"/>
        </w:rPr>
        <w:t xml:space="preserve"> </w:t>
      </w:r>
      <w:r>
        <w:rPr>
          <w:color w:val="231F20"/>
          <w:sz w:val="18"/>
        </w:rPr>
        <w:t>failure</w:t>
      </w:r>
      <w:r>
        <w:rPr>
          <w:color w:val="231F20"/>
          <w:spacing w:val="4"/>
          <w:sz w:val="18"/>
        </w:rPr>
        <w:t xml:space="preserve"> </w:t>
      </w:r>
      <w:r>
        <w:rPr>
          <w:color w:val="231F20"/>
          <w:sz w:val="18"/>
        </w:rPr>
        <w:t>to</w:t>
      </w:r>
      <w:r>
        <w:rPr>
          <w:color w:val="231F20"/>
          <w:spacing w:val="4"/>
          <w:sz w:val="18"/>
        </w:rPr>
        <w:t xml:space="preserve"> </w:t>
      </w:r>
      <w:r>
        <w:rPr>
          <w:color w:val="231F20"/>
          <w:sz w:val="18"/>
        </w:rPr>
        <w:t>give</w:t>
      </w:r>
      <w:r>
        <w:rPr>
          <w:color w:val="231F20"/>
          <w:spacing w:val="4"/>
          <w:sz w:val="18"/>
        </w:rPr>
        <w:t xml:space="preserve"> </w:t>
      </w:r>
      <w:r>
        <w:rPr>
          <w:color w:val="231F20"/>
          <w:sz w:val="18"/>
        </w:rPr>
        <w:t>a</w:t>
      </w:r>
      <w:r>
        <w:rPr>
          <w:color w:val="231F20"/>
          <w:spacing w:val="4"/>
          <w:sz w:val="18"/>
        </w:rPr>
        <w:t xml:space="preserve"> </w:t>
      </w:r>
      <w:r>
        <w:rPr>
          <w:color w:val="231F20"/>
          <w:sz w:val="18"/>
        </w:rPr>
        <w:t>participation</w:t>
      </w:r>
      <w:r>
        <w:rPr>
          <w:color w:val="231F20"/>
          <w:spacing w:val="4"/>
          <w:sz w:val="18"/>
        </w:rPr>
        <w:t xml:space="preserve"> </w:t>
      </w:r>
      <w:r>
        <w:rPr>
          <w:color w:val="231F20"/>
          <w:spacing w:val="-2"/>
          <w:sz w:val="18"/>
        </w:rPr>
        <w:t>notice</w:t>
      </w:r>
    </w:p>
    <w:p w14:paraId="785561B3"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31:34</w:t>
      </w:r>
      <w:r>
        <w:rPr>
          <w:color w:val="231F20"/>
          <w:sz w:val="18"/>
        </w:rPr>
        <w:tab/>
        <w:t>The</w:t>
      </w:r>
      <w:r>
        <w:rPr>
          <w:color w:val="231F20"/>
          <w:spacing w:val="5"/>
          <w:sz w:val="18"/>
        </w:rPr>
        <w:t xml:space="preserve"> </w:t>
      </w:r>
      <w:r>
        <w:rPr>
          <w:color w:val="231F20"/>
          <w:spacing w:val="-2"/>
          <w:sz w:val="18"/>
        </w:rPr>
        <w:t>claim</w:t>
      </w:r>
    </w:p>
    <w:p w14:paraId="785561B4"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31:35</w:t>
      </w:r>
      <w:r>
        <w:rPr>
          <w:color w:val="231F20"/>
          <w:sz w:val="18"/>
        </w:rPr>
        <w:tab/>
        <w:t>Contents</w:t>
      </w:r>
      <w:r>
        <w:rPr>
          <w:color w:val="231F20"/>
          <w:spacing w:val="4"/>
          <w:sz w:val="18"/>
        </w:rPr>
        <w:t xml:space="preserve"> </w:t>
      </w:r>
      <w:r>
        <w:rPr>
          <w:color w:val="231F20"/>
          <w:sz w:val="18"/>
        </w:rPr>
        <w:t>of</w:t>
      </w:r>
      <w:r>
        <w:rPr>
          <w:color w:val="231F20"/>
          <w:spacing w:val="4"/>
          <w:sz w:val="18"/>
        </w:rPr>
        <w:t xml:space="preserve"> </w:t>
      </w:r>
      <w:r>
        <w:rPr>
          <w:color w:val="231F20"/>
          <w:sz w:val="18"/>
        </w:rPr>
        <w:t>claim</w:t>
      </w:r>
      <w:r>
        <w:rPr>
          <w:color w:val="231F20"/>
          <w:spacing w:val="5"/>
          <w:sz w:val="18"/>
        </w:rPr>
        <w:t xml:space="preserve"> </w:t>
      </w:r>
      <w:r>
        <w:rPr>
          <w:color w:val="231F20"/>
          <w:spacing w:val="-2"/>
          <w:sz w:val="18"/>
        </w:rPr>
        <w:t>notice</w:t>
      </w:r>
    </w:p>
    <w:p w14:paraId="785561B5"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31:36</w:t>
      </w:r>
      <w:r>
        <w:rPr>
          <w:color w:val="231F20"/>
          <w:sz w:val="18"/>
        </w:rPr>
        <w:tab/>
        <w:t>Right</w:t>
      </w:r>
      <w:r>
        <w:rPr>
          <w:color w:val="231F20"/>
          <w:spacing w:val="3"/>
          <w:sz w:val="18"/>
        </w:rPr>
        <w:t xml:space="preserve"> </w:t>
      </w:r>
      <w:r>
        <w:rPr>
          <w:color w:val="231F20"/>
          <w:sz w:val="18"/>
        </w:rPr>
        <w:t>to</w:t>
      </w:r>
      <w:r>
        <w:rPr>
          <w:color w:val="231F20"/>
          <w:spacing w:val="4"/>
          <w:sz w:val="18"/>
        </w:rPr>
        <w:t xml:space="preserve"> </w:t>
      </w:r>
      <w:r>
        <w:rPr>
          <w:color w:val="231F20"/>
          <w:sz w:val="18"/>
        </w:rPr>
        <w:t>obtain</w:t>
      </w:r>
      <w:r>
        <w:rPr>
          <w:color w:val="231F20"/>
          <w:spacing w:val="4"/>
          <w:sz w:val="18"/>
        </w:rPr>
        <w:t xml:space="preserve"> </w:t>
      </w:r>
      <w:r>
        <w:rPr>
          <w:color w:val="231F20"/>
          <w:sz w:val="18"/>
        </w:rPr>
        <w:t>information</w:t>
      </w:r>
      <w:r>
        <w:rPr>
          <w:color w:val="231F20"/>
          <w:spacing w:val="4"/>
          <w:sz w:val="18"/>
        </w:rPr>
        <w:t xml:space="preserve"> </w:t>
      </w:r>
      <w:r>
        <w:rPr>
          <w:color w:val="231F20"/>
          <w:sz w:val="18"/>
        </w:rPr>
        <w:t>in</w:t>
      </w:r>
      <w:r>
        <w:rPr>
          <w:color w:val="231F20"/>
          <w:spacing w:val="4"/>
          <w:sz w:val="18"/>
        </w:rPr>
        <w:t xml:space="preserve"> </w:t>
      </w:r>
      <w:r>
        <w:rPr>
          <w:color w:val="231F20"/>
          <w:sz w:val="18"/>
        </w:rPr>
        <w:t>connection</w:t>
      </w:r>
      <w:r>
        <w:rPr>
          <w:color w:val="231F20"/>
          <w:spacing w:val="4"/>
          <w:sz w:val="18"/>
        </w:rPr>
        <w:t xml:space="preserve"> </w:t>
      </w:r>
      <w:r>
        <w:rPr>
          <w:color w:val="231F20"/>
          <w:sz w:val="18"/>
        </w:rPr>
        <w:t>with</w:t>
      </w:r>
      <w:r>
        <w:rPr>
          <w:color w:val="231F20"/>
          <w:spacing w:val="4"/>
          <w:sz w:val="18"/>
        </w:rPr>
        <w:t xml:space="preserve"> </w:t>
      </w:r>
      <w:r>
        <w:rPr>
          <w:color w:val="231F20"/>
          <w:sz w:val="18"/>
        </w:rPr>
        <w:t>claim</w:t>
      </w:r>
      <w:r>
        <w:rPr>
          <w:color w:val="231F20"/>
          <w:spacing w:val="4"/>
          <w:sz w:val="18"/>
        </w:rPr>
        <w:t xml:space="preserve"> </w:t>
      </w:r>
      <w:r>
        <w:rPr>
          <w:color w:val="231F20"/>
          <w:spacing w:val="-2"/>
          <w:sz w:val="18"/>
        </w:rPr>
        <w:t>notice</w:t>
      </w:r>
    </w:p>
    <w:p w14:paraId="785561B6" w14:textId="77777777" w:rsidR="00180D28" w:rsidRDefault="002909AC">
      <w:pPr>
        <w:tabs>
          <w:tab w:val="left" w:pos="860"/>
        </w:tabs>
        <w:spacing w:before="17" w:line="220" w:lineRule="auto"/>
        <w:ind w:left="950" w:right="2174" w:hanging="912"/>
        <w:rPr>
          <w:sz w:val="18"/>
        </w:rPr>
      </w:pPr>
      <w:r>
        <w:rPr>
          <w:color w:val="231F20"/>
          <w:sz w:val="18"/>
        </w:rPr>
        <w:t>§ 31:37</w:t>
      </w:r>
      <w:r>
        <w:rPr>
          <w:color w:val="231F20"/>
          <w:sz w:val="18"/>
        </w:rPr>
        <w:tab/>
        <w:t xml:space="preserve">Service of claim notice where landlord or </w:t>
      </w:r>
      <w:proofErr w:type="gramStart"/>
      <w:r>
        <w:rPr>
          <w:color w:val="231F20"/>
          <w:sz w:val="18"/>
        </w:rPr>
        <w:t>other</w:t>
      </w:r>
      <w:proofErr w:type="gramEnd"/>
      <w:r>
        <w:rPr>
          <w:color w:val="231F20"/>
          <w:sz w:val="18"/>
        </w:rPr>
        <w:t xml:space="preserve"> necessary recipient </w:t>
      </w:r>
      <w:r>
        <w:rPr>
          <w:color w:val="231F20"/>
          <w:spacing w:val="-2"/>
          <w:sz w:val="18"/>
        </w:rPr>
        <w:t>untraceable</w:t>
      </w:r>
    </w:p>
    <w:p w14:paraId="785561B7" w14:textId="77777777" w:rsidR="00180D28" w:rsidRDefault="002909AC">
      <w:pPr>
        <w:tabs>
          <w:tab w:val="left" w:pos="860"/>
        </w:tabs>
        <w:spacing w:before="7"/>
        <w:ind w:left="39"/>
        <w:rPr>
          <w:sz w:val="18"/>
        </w:rPr>
      </w:pPr>
      <w:r>
        <w:rPr>
          <w:color w:val="231F20"/>
          <w:sz w:val="18"/>
        </w:rPr>
        <w:t>§</w:t>
      </w:r>
      <w:r>
        <w:rPr>
          <w:color w:val="231F20"/>
          <w:spacing w:val="-2"/>
          <w:sz w:val="18"/>
        </w:rPr>
        <w:t xml:space="preserve"> </w:t>
      </w:r>
      <w:r>
        <w:rPr>
          <w:color w:val="231F20"/>
          <w:spacing w:val="-4"/>
          <w:sz w:val="18"/>
        </w:rPr>
        <w:t>31:38</w:t>
      </w:r>
      <w:r>
        <w:rPr>
          <w:color w:val="231F20"/>
          <w:sz w:val="18"/>
        </w:rPr>
        <w:tab/>
        <w:t>Errors,</w:t>
      </w:r>
      <w:r>
        <w:rPr>
          <w:color w:val="231F20"/>
          <w:spacing w:val="3"/>
          <w:sz w:val="18"/>
        </w:rPr>
        <w:t xml:space="preserve"> </w:t>
      </w:r>
      <w:r>
        <w:rPr>
          <w:color w:val="231F20"/>
          <w:sz w:val="18"/>
        </w:rPr>
        <w:t>omissions</w:t>
      </w:r>
      <w:r>
        <w:rPr>
          <w:color w:val="231F20"/>
          <w:spacing w:val="3"/>
          <w:sz w:val="18"/>
        </w:rPr>
        <w:t xml:space="preserve"> </w:t>
      </w:r>
      <w:r>
        <w:rPr>
          <w:color w:val="231F20"/>
          <w:sz w:val="18"/>
        </w:rPr>
        <w:t>and</w:t>
      </w:r>
      <w:r>
        <w:rPr>
          <w:color w:val="231F20"/>
          <w:spacing w:val="4"/>
          <w:sz w:val="18"/>
        </w:rPr>
        <w:t xml:space="preserve"> </w:t>
      </w:r>
      <w:r>
        <w:rPr>
          <w:color w:val="231F20"/>
          <w:sz w:val="18"/>
        </w:rPr>
        <w:t>inaccuracies</w:t>
      </w:r>
      <w:r>
        <w:rPr>
          <w:color w:val="231F20"/>
          <w:spacing w:val="3"/>
          <w:sz w:val="18"/>
        </w:rPr>
        <w:t xml:space="preserve"> </w:t>
      </w:r>
      <w:r>
        <w:rPr>
          <w:color w:val="231F20"/>
          <w:sz w:val="18"/>
        </w:rPr>
        <w:t>in</w:t>
      </w:r>
      <w:r>
        <w:rPr>
          <w:color w:val="231F20"/>
          <w:spacing w:val="3"/>
          <w:sz w:val="18"/>
        </w:rPr>
        <w:t xml:space="preserve"> </w:t>
      </w:r>
      <w:r>
        <w:rPr>
          <w:color w:val="231F20"/>
          <w:sz w:val="18"/>
        </w:rPr>
        <w:t>claim</w:t>
      </w:r>
      <w:r>
        <w:rPr>
          <w:color w:val="231F20"/>
          <w:spacing w:val="4"/>
          <w:sz w:val="18"/>
        </w:rPr>
        <w:t xml:space="preserve"> </w:t>
      </w:r>
      <w:r>
        <w:rPr>
          <w:color w:val="231F20"/>
          <w:spacing w:val="-2"/>
          <w:sz w:val="18"/>
        </w:rPr>
        <w:t>notices</w:t>
      </w:r>
    </w:p>
    <w:p w14:paraId="785561B8"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31:39</w:t>
      </w:r>
      <w:r>
        <w:rPr>
          <w:color w:val="231F20"/>
          <w:sz w:val="18"/>
        </w:rPr>
        <w:tab/>
        <w:t>Failure</w:t>
      </w:r>
      <w:r>
        <w:rPr>
          <w:color w:val="231F20"/>
          <w:spacing w:val="5"/>
          <w:sz w:val="18"/>
        </w:rPr>
        <w:t xml:space="preserve"> </w:t>
      </w:r>
      <w:r>
        <w:rPr>
          <w:color w:val="231F20"/>
          <w:sz w:val="18"/>
        </w:rPr>
        <w:t>to</w:t>
      </w:r>
      <w:r>
        <w:rPr>
          <w:color w:val="231F20"/>
          <w:spacing w:val="5"/>
          <w:sz w:val="18"/>
        </w:rPr>
        <w:t xml:space="preserve"> </w:t>
      </w:r>
      <w:r>
        <w:rPr>
          <w:color w:val="231F20"/>
          <w:sz w:val="18"/>
        </w:rPr>
        <w:t>serve</w:t>
      </w:r>
      <w:r>
        <w:rPr>
          <w:color w:val="231F20"/>
          <w:spacing w:val="6"/>
          <w:sz w:val="18"/>
        </w:rPr>
        <w:t xml:space="preserve"> </w:t>
      </w:r>
      <w:r>
        <w:rPr>
          <w:color w:val="231F20"/>
          <w:sz w:val="18"/>
        </w:rPr>
        <w:t>a</w:t>
      </w:r>
      <w:r>
        <w:rPr>
          <w:color w:val="231F20"/>
          <w:spacing w:val="5"/>
          <w:sz w:val="18"/>
        </w:rPr>
        <w:t xml:space="preserve"> </w:t>
      </w:r>
      <w:r>
        <w:rPr>
          <w:color w:val="231F20"/>
          <w:sz w:val="18"/>
        </w:rPr>
        <w:t>claim</w:t>
      </w:r>
      <w:r>
        <w:rPr>
          <w:color w:val="231F20"/>
          <w:spacing w:val="6"/>
          <w:sz w:val="18"/>
        </w:rPr>
        <w:t xml:space="preserve"> </w:t>
      </w:r>
      <w:r>
        <w:rPr>
          <w:color w:val="231F20"/>
          <w:spacing w:val="-2"/>
          <w:sz w:val="18"/>
        </w:rPr>
        <w:t>notice</w:t>
      </w:r>
    </w:p>
    <w:p w14:paraId="785561B9"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31:40</w:t>
      </w:r>
      <w:r>
        <w:rPr>
          <w:color w:val="231F20"/>
          <w:sz w:val="18"/>
        </w:rPr>
        <w:tab/>
        <w:t>Claim</w:t>
      </w:r>
      <w:r>
        <w:rPr>
          <w:color w:val="231F20"/>
          <w:spacing w:val="3"/>
          <w:sz w:val="18"/>
        </w:rPr>
        <w:t xml:space="preserve"> </w:t>
      </w:r>
      <w:r>
        <w:rPr>
          <w:color w:val="231F20"/>
          <w:sz w:val="18"/>
        </w:rPr>
        <w:t>notice:</w:t>
      </w:r>
      <w:r>
        <w:rPr>
          <w:color w:val="231F20"/>
          <w:spacing w:val="3"/>
          <w:sz w:val="18"/>
        </w:rPr>
        <w:t xml:space="preserve"> </w:t>
      </w:r>
      <w:r>
        <w:rPr>
          <w:color w:val="231F20"/>
          <w:sz w:val="18"/>
        </w:rPr>
        <w:t>Consequence</w:t>
      </w:r>
      <w:r>
        <w:rPr>
          <w:color w:val="231F20"/>
          <w:spacing w:val="3"/>
          <w:sz w:val="18"/>
        </w:rPr>
        <w:t xml:space="preserve"> </w:t>
      </w:r>
      <w:r>
        <w:rPr>
          <w:color w:val="231F20"/>
          <w:sz w:val="18"/>
        </w:rPr>
        <w:t>of</w:t>
      </w:r>
      <w:r>
        <w:rPr>
          <w:color w:val="231F20"/>
          <w:spacing w:val="4"/>
          <w:sz w:val="18"/>
        </w:rPr>
        <w:t xml:space="preserve"> </w:t>
      </w:r>
      <w:r>
        <w:rPr>
          <w:color w:val="231F20"/>
          <w:spacing w:val="-2"/>
          <w:sz w:val="18"/>
        </w:rPr>
        <w:t>service</w:t>
      </w:r>
    </w:p>
    <w:p w14:paraId="785561BA"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31:41</w:t>
      </w:r>
      <w:r>
        <w:rPr>
          <w:color w:val="231F20"/>
          <w:sz w:val="18"/>
        </w:rPr>
        <w:tab/>
        <w:t>Right</w:t>
      </w:r>
      <w:r>
        <w:rPr>
          <w:color w:val="231F20"/>
          <w:spacing w:val="5"/>
          <w:sz w:val="18"/>
        </w:rPr>
        <w:t xml:space="preserve"> </w:t>
      </w:r>
      <w:r>
        <w:rPr>
          <w:color w:val="231F20"/>
          <w:sz w:val="18"/>
        </w:rPr>
        <w:t>of</w:t>
      </w:r>
      <w:r>
        <w:rPr>
          <w:color w:val="231F20"/>
          <w:spacing w:val="6"/>
          <w:sz w:val="18"/>
        </w:rPr>
        <w:t xml:space="preserve"> </w:t>
      </w:r>
      <w:r>
        <w:rPr>
          <w:color w:val="231F20"/>
          <w:spacing w:val="-2"/>
          <w:sz w:val="18"/>
        </w:rPr>
        <w:t>access</w:t>
      </w:r>
    </w:p>
    <w:p w14:paraId="785561BB"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31:42</w:t>
      </w:r>
      <w:r>
        <w:rPr>
          <w:color w:val="231F20"/>
          <w:sz w:val="18"/>
        </w:rPr>
        <w:tab/>
      </w:r>
      <w:r>
        <w:rPr>
          <w:color w:val="231F20"/>
          <w:spacing w:val="-2"/>
          <w:sz w:val="18"/>
        </w:rPr>
        <w:t>Counter-notice</w:t>
      </w:r>
    </w:p>
    <w:p w14:paraId="785561BC" w14:textId="77777777" w:rsidR="00180D28" w:rsidRDefault="002909AC">
      <w:pPr>
        <w:tabs>
          <w:tab w:val="left" w:pos="860"/>
        </w:tabs>
        <w:spacing w:before="4"/>
        <w:ind w:left="39"/>
        <w:rPr>
          <w:sz w:val="18"/>
        </w:rPr>
      </w:pPr>
      <w:r>
        <w:rPr>
          <w:color w:val="231F20"/>
          <w:sz w:val="18"/>
        </w:rPr>
        <w:t>§</w:t>
      </w:r>
      <w:r>
        <w:rPr>
          <w:color w:val="231F20"/>
          <w:spacing w:val="-2"/>
          <w:sz w:val="18"/>
        </w:rPr>
        <w:t xml:space="preserve"> </w:t>
      </w:r>
      <w:r>
        <w:rPr>
          <w:color w:val="231F20"/>
          <w:spacing w:val="-4"/>
          <w:sz w:val="18"/>
        </w:rPr>
        <w:t>31:43</w:t>
      </w:r>
      <w:r>
        <w:rPr>
          <w:color w:val="231F20"/>
          <w:sz w:val="18"/>
        </w:rPr>
        <w:tab/>
        <w:t>Counter-notice:</w:t>
      </w:r>
      <w:r>
        <w:rPr>
          <w:color w:val="231F20"/>
          <w:spacing w:val="-1"/>
          <w:sz w:val="18"/>
        </w:rPr>
        <w:t xml:space="preserve"> </w:t>
      </w:r>
      <w:r>
        <w:rPr>
          <w:color w:val="231F20"/>
          <w:sz w:val="18"/>
        </w:rPr>
        <w:t>Consequences</w:t>
      </w:r>
      <w:r>
        <w:rPr>
          <w:color w:val="231F20"/>
          <w:spacing w:val="-2"/>
          <w:sz w:val="18"/>
        </w:rPr>
        <w:t xml:space="preserve"> </w:t>
      </w:r>
      <w:r>
        <w:rPr>
          <w:color w:val="231F20"/>
          <w:sz w:val="18"/>
        </w:rPr>
        <w:t>of</w:t>
      </w:r>
      <w:r>
        <w:rPr>
          <w:color w:val="231F20"/>
          <w:spacing w:val="-1"/>
          <w:sz w:val="18"/>
        </w:rPr>
        <w:t xml:space="preserve"> </w:t>
      </w:r>
      <w:r>
        <w:rPr>
          <w:color w:val="231F20"/>
          <w:spacing w:val="-2"/>
          <w:sz w:val="18"/>
        </w:rPr>
        <w:t>service</w:t>
      </w:r>
    </w:p>
    <w:p w14:paraId="785561BD"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31:44</w:t>
      </w:r>
      <w:r>
        <w:rPr>
          <w:color w:val="231F20"/>
          <w:sz w:val="18"/>
        </w:rPr>
        <w:tab/>
        <w:t>Service</w:t>
      </w:r>
      <w:r>
        <w:rPr>
          <w:color w:val="231F20"/>
          <w:spacing w:val="5"/>
          <w:sz w:val="18"/>
        </w:rPr>
        <w:t xml:space="preserve"> </w:t>
      </w:r>
      <w:r>
        <w:rPr>
          <w:color w:val="231F20"/>
          <w:sz w:val="18"/>
        </w:rPr>
        <w:t>of</w:t>
      </w:r>
      <w:r>
        <w:rPr>
          <w:color w:val="231F20"/>
          <w:spacing w:val="5"/>
          <w:sz w:val="18"/>
        </w:rPr>
        <w:t xml:space="preserve"> </w:t>
      </w:r>
      <w:r>
        <w:rPr>
          <w:color w:val="231F20"/>
          <w:spacing w:val="-2"/>
          <w:sz w:val="18"/>
        </w:rPr>
        <w:t>notices</w:t>
      </w:r>
    </w:p>
    <w:p w14:paraId="785561BE" w14:textId="77777777" w:rsidR="00180D28" w:rsidRDefault="002909AC">
      <w:pPr>
        <w:tabs>
          <w:tab w:val="left" w:pos="860"/>
        </w:tabs>
        <w:spacing w:before="3"/>
        <w:ind w:left="39"/>
        <w:rPr>
          <w:sz w:val="18"/>
        </w:rPr>
      </w:pPr>
      <w:r>
        <w:rPr>
          <w:color w:val="231F20"/>
          <w:sz w:val="18"/>
        </w:rPr>
        <w:t>§</w:t>
      </w:r>
      <w:r>
        <w:rPr>
          <w:color w:val="231F20"/>
          <w:spacing w:val="-2"/>
          <w:sz w:val="18"/>
        </w:rPr>
        <w:t xml:space="preserve"> </w:t>
      </w:r>
      <w:r>
        <w:rPr>
          <w:color w:val="231F20"/>
          <w:spacing w:val="-4"/>
          <w:sz w:val="18"/>
        </w:rPr>
        <w:t>31:45</w:t>
      </w:r>
      <w:r>
        <w:rPr>
          <w:color w:val="231F20"/>
          <w:sz w:val="18"/>
        </w:rPr>
        <w:tab/>
        <w:t>Withdrawal</w:t>
      </w:r>
      <w:r>
        <w:rPr>
          <w:color w:val="231F20"/>
          <w:spacing w:val="2"/>
          <w:sz w:val="18"/>
        </w:rPr>
        <w:t xml:space="preserve"> </w:t>
      </w:r>
      <w:r>
        <w:rPr>
          <w:color w:val="231F20"/>
          <w:sz w:val="18"/>
        </w:rPr>
        <w:t>and</w:t>
      </w:r>
      <w:r>
        <w:rPr>
          <w:color w:val="231F20"/>
          <w:spacing w:val="1"/>
          <w:sz w:val="18"/>
        </w:rPr>
        <w:t xml:space="preserve"> </w:t>
      </w:r>
      <w:r>
        <w:rPr>
          <w:color w:val="231F20"/>
          <w:sz w:val="18"/>
        </w:rPr>
        <w:t>deemed</w:t>
      </w:r>
      <w:r>
        <w:rPr>
          <w:color w:val="231F20"/>
          <w:spacing w:val="2"/>
          <w:sz w:val="18"/>
        </w:rPr>
        <w:t xml:space="preserve"> </w:t>
      </w:r>
      <w:r>
        <w:rPr>
          <w:color w:val="231F20"/>
          <w:sz w:val="18"/>
        </w:rPr>
        <w:t>withdrawal</w:t>
      </w:r>
      <w:r>
        <w:rPr>
          <w:color w:val="231F20"/>
          <w:spacing w:val="2"/>
          <w:sz w:val="18"/>
        </w:rPr>
        <w:t xml:space="preserve"> </w:t>
      </w:r>
      <w:r>
        <w:rPr>
          <w:color w:val="231F20"/>
          <w:sz w:val="18"/>
        </w:rPr>
        <w:t>of</w:t>
      </w:r>
      <w:r>
        <w:rPr>
          <w:color w:val="231F20"/>
          <w:spacing w:val="2"/>
          <w:sz w:val="18"/>
        </w:rPr>
        <w:t xml:space="preserve"> </w:t>
      </w:r>
      <w:r>
        <w:rPr>
          <w:color w:val="231F20"/>
          <w:sz w:val="18"/>
        </w:rPr>
        <w:t>claim</w:t>
      </w:r>
      <w:r>
        <w:rPr>
          <w:color w:val="231F20"/>
          <w:spacing w:val="2"/>
          <w:sz w:val="18"/>
        </w:rPr>
        <w:t xml:space="preserve"> </w:t>
      </w:r>
      <w:r>
        <w:rPr>
          <w:color w:val="231F20"/>
          <w:spacing w:val="-2"/>
          <w:sz w:val="18"/>
        </w:rPr>
        <w:t>notice</w:t>
      </w:r>
    </w:p>
    <w:p w14:paraId="785561BF" w14:textId="77777777" w:rsidR="00180D28" w:rsidRDefault="002909AC">
      <w:pPr>
        <w:tabs>
          <w:tab w:val="left" w:pos="860"/>
        </w:tabs>
        <w:spacing w:before="27" w:line="220" w:lineRule="auto"/>
        <w:ind w:left="950" w:right="1718" w:hanging="912"/>
        <w:rPr>
          <w:sz w:val="18"/>
        </w:rPr>
      </w:pPr>
      <w:r>
        <w:rPr>
          <w:color w:val="231F20"/>
          <w:sz w:val="18"/>
        </w:rPr>
        <w:t>§ 31:46</w:t>
      </w:r>
      <w:r>
        <w:rPr>
          <w:color w:val="231F20"/>
          <w:sz w:val="18"/>
        </w:rPr>
        <w:tab/>
        <w:t>Costs incurred in consequence of claim notice—The former rule before 3 March 2025</w:t>
      </w:r>
    </w:p>
    <w:p w14:paraId="785561C0" w14:textId="77777777" w:rsidR="00180D28" w:rsidRDefault="002909AC">
      <w:pPr>
        <w:tabs>
          <w:tab w:val="left" w:pos="860"/>
        </w:tabs>
        <w:spacing w:before="17"/>
        <w:ind w:left="39"/>
        <w:rPr>
          <w:sz w:val="18"/>
        </w:rPr>
      </w:pPr>
      <w:r>
        <w:rPr>
          <w:color w:val="231F20"/>
          <w:sz w:val="18"/>
        </w:rPr>
        <w:t>§</w:t>
      </w:r>
      <w:r>
        <w:rPr>
          <w:color w:val="231F20"/>
          <w:spacing w:val="-2"/>
          <w:sz w:val="18"/>
        </w:rPr>
        <w:t xml:space="preserve"> </w:t>
      </w:r>
      <w:r>
        <w:rPr>
          <w:color w:val="231F20"/>
          <w:spacing w:val="-4"/>
          <w:sz w:val="18"/>
        </w:rPr>
        <w:t>31:47</w:t>
      </w:r>
      <w:r>
        <w:rPr>
          <w:color w:val="231F20"/>
          <w:sz w:val="18"/>
        </w:rPr>
        <w:tab/>
        <w:t>—The</w:t>
      </w:r>
      <w:r>
        <w:rPr>
          <w:color w:val="231F20"/>
          <w:spacing w:val="5"/>
          <w:sz w:val="18"/>
        </w:rPr>
        <w:t xml:space="preserve"> </w:t>
      </w:r>
      <w:r>
        <w:rPr>
          <w:color w:val="231F20"/>
          <w:sz w:val="18"/>
        </w:rPr>
        <w:t>new</w:t>
      </w:r>
      <w:r>
        <w:rPr>
          <w:color w:val="231F20"/>
          <w:spacing w:val="5"/>
          <w:sz w:val="18"/>
        </w:rPr>
        <w:t xml:space="preserve"> </w:t>
      </w:r>
      <w:r>
        <w:rPr>
          <w:color w:val="231F20"/>
          <w:sz w:val="18"/>
        </w:rPr>
        <w:t>rule</w:t>
      </w:r>
      <w:r>
        <w:rPr>
          <w:color w:val="231F20"/>
          <w:spacing w:val="5"/>
          <w:sz w:val="18"/>
        </w:rPr>
        <w:t xml:space="preserve"> </w:t>
      </w:r>
      <w:r>
        <w:rPr>
          <w:color w:val="231F20"/>
          <w:sz w:val="18"/>
        </w:rPr>
        <w:t>from</w:t>
      </w:r>
      <w:r>
        <w:rPr>
          <w:color w:val="231F20"/>
          <w:spacing w:val="6"/>
          <w:sz w:val="18"/>
        </w:rPr>
        <w:t xml:space="preserve"> </w:t>
      </w:r>
      <w:r>
        <w:rPr>
          <w:color w:val="231F20"/>
          <w:sz w:val="18"/>
        </w:rPr>
        <w:t>3</w:t>
      </w:r>
      <w:r>
        <w:rPr>
          <w:color w:val="231F20"/>
          <w:spacing w:val="5"/>
          <w:sz w:val="18"/>
        </w:rPr>
        <w:t xml:space="preserve"> </w:t>
      </w:r>
      <w:r>
        <w:rPr>
          <w:color w:val="231F20"/>
          <w:sz w:val="18"/>
        </w:rPr>
        <w:t>March</w:t>
      </w:r>
      <w:r>
        <w:rPr>
          <w:color w:val="231F20"/>
          <w:spacing w:val="5"/>
          <w:sz w:val="18"/>
        </w:rPr>
        <w:t xml:space="preserve"> </w:t>
      </w:r>
      <w:r>
        <w:rPr>
          <w:color w:val="231F20"/>
          <w:spacing w:val="-4"/>
          <w:sz w:val="18"/>
        </w:rPr>
        <w:t>2025</w:t>
      </w:r>
    </w:p>
    <w:p w14:paraId="785561C1" w14:textId="77777777" w:rsidR="00180D28" w:rsidRDefault="00180D28">
      <w:pPr>
        <w:pStyle w:val="BodyText"/>
        <w:spacing w:before="11"/>
        <w:rPr>
          <w:sz w:val="18"/>
        </w:rPr>
      </w:pPr>
    </w:p>
    <w:p w14:paraId="785561C2" w14:textId="77777777" w:rsidR="00180D28" w:rsidRDefault="002909AC">
      <w:pPr>
        <w:pStyle w:val="ListParagraph"/>
        <w:numPr>
          <w:ilvl w:val="0"/>
          <w:numId w:val="9"/>
        </w:numPr>
        <w:tabs>
          <w:tab w:val="left" w:pos="486"/>
        </w:tabs>
        <w:spacing w:line="218" w:lineRule="auto"/>
        <w:ind w:left="486" w:right="1140" w:hanging="448"/>
        <w:jc w:val="left"/>
        <w:rPr>
          <w:rFonts w:ascii="Century Schoolbook"/>
          <w:b/>
        </w:rPr>
      </w:pPr>
      <w:r>
        <w:rPr>
          <w:rFonts w:ascii="Century Schoolbook"/>
          <w:b/>
          <w:color w:val="231F20"/>
        </w:rPr>
        <w:t>ACQUISITION,</w:t>
      </w:r>
      <w:r>
        <w:rPr>
          <w:rFonts w:ascii="Century Schoolbook"/>
          <w:b/>
          <w:color w:val="231F20"/>
          <w:spacing w:val="-1"/>
        </w:rPr>
        <w:t xml:space="preserve"> </w:t>
      </w:r>
      <w:r>
        <w:rPr>
          <w:rFonts w:ascii="Century Schoolbook"/>
          <w:b/>
          <w:color w:val="231F20"/>
        </w:rPr>
        <w:t>EXERCISE</w:t>
      </w:r>
      <w:r>
        <w:rPr>
          <w:rFonts w:ascii="Century Schoolbook"/>
          <w:b/>
          <w:color w:val="231F20"/>
          <w:spacing w:val="-12"/>
        </w:rPr>
        <w:t xml:space="preserve"> </w:t>
      </w:r>
      <w:r>
        <w:rPr>
          <w:rFonts w:ascii="Century Schoolbook"/>
          <w:b/>
          <w:color w:val="231F20"/>
        </w:rPr>
        <w:t>AND</w:t>
      </w:r>
      <w:r>
        <w:rPr>
          <w:rFonts w:ascii="Century Schoolbook"/>
          <w:b/>
          <w:color w:val="231F20"/>
          <w:spacing w:val="-1"/>
        </w:rPr>
        <w:t xml:space="preserve"> </w:t>
      </w:r>
      <w:r>
        <w:rPr>
          <w:rFonts w:ascii="Century Schoolbook"/>
          <w:b/>
          <w:color w:val="231F20"/>
        </w:rPr>
        <w:t>CESSATION</w:t>
      </w:r>
      <w:r>
        <w:rPr>
          <w:rFonts w:ascii="Century Schoolbook"/>
          <w:b/>
          <w:color w:val="231F20"/>
          <w:spacing w:val="-1"/>
        </w:rPr>
        <w:t xml:space="preserve"> </w:t>
      </w:r>
      <w:r>
        <w:rPr>
          <w:rFonts w:ascii="Century Schoolbook"/>
          <w:b/>
          <w:color w:val="231F20"/>
        </w:rPr>
        <w:t>OF</w:t>
      </w:r>
      <w:r>
        <w:rPr>
          <w:rFonts w:ascii="Century Schoolbook"/>
          <w:b/>
          <w:color w:val="231F20"/>
          <w:spacing w:val="-1"/>
        </w:rPr>
        <w:t xml:space="preserve"> </w:t>
      </w:r>
      <w:r>
        <w:rPr>
          <w:rFonts w:ascii="Century Schoolbook"/>
          <w:b/>
          <w:color w:val="231F20"/>
        </w:rPr>
        <w:t>THE</w:t>
      </w:r>
      <w:r>
        <w:rPr>
          <w:rFonts w:ascii="Century Schoolbook"/>
          <w:b/>
          <w:color w:val="231F20"/>
          <w:spacing w:val="-1"/>
        </w:rPr>
        <w:t xml:space="preserve"> </w:t>
      </w:r>
      <w:r>
        <w:rPr>
          <w:rFonts w:ascii="Century Schoolbook"/>
          <w:b/>
          <w:color w:val="231F20"/>
        </w:rPr>
        <w:t>RIGHT TO MANAGE</w:t>
      </w:r>
    </w:p>
    <w:p w14:paraId="785561C3" w14:textId="77777777" w:rsidR="00180D28" w:rsidRDefault="002909AC">
      <w:pPr>
        <w:tabs>
          <w:tab w:val="left" w:pos="860"/>
        </w:tabs>
        <w:spacing w:before="122"/>
        <w:ind w:left="39"/>
        <w:rPr>
          <w:sz w:val="18"/>
        </w:rPr>
      </w:pPr>
      <w:r>
        <w:rPr>
          <w:color w:val="231F20"/>
          <w:sz w:val="18"/>
        </w:rPr>
        <w:t>§</w:t>
      </w:r>
      <w:r>
        <w:rPr>
          <w:color w:val="231F20"/>
          <w:spacing w:val="-2"/>
          <w:sz w:val="18"/>
        </w:rPr>
        <w:t xml:space="preserve"> </w:t>
      </w:r>
      <w:r>
        <w:rPr>
          <w:color w:val="231F20"/>
          <w:spacing w:val="-4"/>
          <w:sz w:val="18"/>
        </w:rPr>
        <w:t>31:48</w:t>
      </w:r>
      <w:r>
        <w:rPr>
          <w:color w:val="231F20"/>
          <w:sz w:val="18"/>
        </w:rPr>
        <w:tab/>
        <w:t>Manner</w:t>
      </w:r>
      <w:r>
        <w:rPr>
          <w:color w:val="231F20"/>
          <w:spacing w:val="4"/>
          <w:sz w:val="18"/>
        </w:rPr>
        <w:t xml:space="preserve"> </w:t>
      </w:r>
      <w:r>
        <w:rPr>
          <w:color w:val="231F20"/>
          <w:sz w:val="18"/>
        </w:rPr>
        <w:t>of</w:t>
      </w:r>
      <w:r>
        <w:rPr>
          <w:color w:val="231F20"/>
          <w:spacing w:val="5"/>
          <w:sz w:val="18"/>
        </w:rPr>
        <w:t xml:space="preserve"> </w:t>
      </w:r>
      <w:r>
        <w:rPr>
          <w:color w:val="231F20"/>
          <w:spacing w:val="-2"/>
          <w:sz w:val="18"/>
        </w:rPr>
        <w:t>acquisition</w:t>
      </w:r>
    </w:p>
    <w:p w14:paraId="785561C4" w14:textId="77777777" w:rsidR="00180D28" w:rsidRDefault="002909AC">
      <w:pPr>
        <w:tabs>
          <w:tab w:val="left" w:pos="860"/>
        </w:tabs>
        <w:spacing w:before="14"/>
        <w:ind w:left="39"/>
        <w:rPr>
          <w:sz w:val="18"/>
        </w:rPr>
      </w:pPr>
      <w:r>
        <w:rPr>
          <w:color w:val="231F20"/>
          <w:sz w:val="18"/>
        </w:rPr>
        <w:t>§</w:t>
      </w:r>
      <w:r>
        <w:rPr>
          <w:color w:val="231F20"/>
          <w:spacing w:val="-2"/>
          <w:sz w:val="18"/>
        </w:rPr>
        <w:t xml:space="preserve"> </w:t>
      </w:r>
      <w:r>
        <w:rPr>
          <w:color w:val="231F20"/>
          <w:spacing w:val="-4"/>
          <w:sz w:val="18"/>
        </w:rPr>
        <w:t>31:49</w:t>
      </w:r>
      <w:r>
        <w:rPr>
          <w:color w:val="231F20"/>
          <w:sz w:val="18"/>
        </w:rPr>
        <w:tab/>
        <w:t>The</w:t>
      </w:r>
      <w:r>
        <w:rPr>
          <w:color w:val="231F20"/>
          <w:spacing w:val="2"/>
          <w:sz w:val="18"/>
        </w:rPr>
        <w:t xml:space="preserve"> </w:t>
      </w:r>
      <w:r>
        <w:rPr>
          <w:color w:val="231F20"/>
          <w:sz w:val="18"/>
        </w:rPr>
        <w:t>acquisition</w:t>
      </w:r>
      <w:r>
        <w:rPr>
          <w:color w:val="231F20"/>
          <w:spacing w:val="3"/>
          <w:sz w:val="18"/>
        </w:rPr>
        <w:t xml:space="preserve"> </w:t>
      </w:r>
      <w:r>
        <w:rPr>
          <w:color w:val="231F20"/>
          <w:spacing w:val="-4"/>
          <w:sz w:val="18"/>
        </w:rPr>
        <w:t>date</w:t>
      </w:r>
    </w:p>
    <w:p w14:paraId="785561C5"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31:50</w:t>
      </w:r>
      <w:r>
        <w:rPr>
          <w:color w:val="231F20"/>
          <w:sz w:val="18"/>
        </w:rPr>
        <w:tab/>
        <w:t>Obligations</w:t>
      </w:r>
      <w:r>
        <w:rPr>
          <w:color w:val="231F20"/>
          <w:spacing w:val="2"/>
          <w:sz w:val="18"/>
        </w:rPr>
        <w:t xml:space="preserve"> </w:t>
      </w:r>
      <w:r>
        <w:rPr>
          <w:color w:val="231F20"/>
          <w:sz w:val="18"/>
        </w:rPr>
        <w:t>of</w:t>
      </w:r>
      <w:r>
        <w:rPr>
          <w:color w:val="231F20"/>
          <w:spacing w:val="3"/>
          <w:sz w:val="18"/>
        </w:rPr>
        <w:t xml:space="preserve"> </w:t>
      </w:r>
      <w:r>
        <w:rPr>
          <w:color w:val="231F20"/>
          <w:sz w:val="18"/>
        </w:rPr>
        <w:t>landlords</w:t>
      </w:r>
      <w:r>
        <w:rPr>
          <w:color w:val="231F20"/>
          <w:spacing w:val="3"/>
          <w:sz w:val="18"/>
        </w:rPr>
        <w:t xml:space="preserve"> </w:t>
      </w:r>
      <w:proofErr w:type="spellStart"/>
      <w:r>
        <w:rPr>
          <w:color w:val="231F20"/>
          <w:spacing w:val="-5"/>
          <w:sz w:val="18"/>
        </w:rPr>
        <w:t>etc</w:t>
      </w:r>
      <w:proofErr w:type="spellEnd"/>
    </w:p>
    <w:p w14:paraId="785561C6"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31:51</w:t>
      </w:r>
      <w:r>
        <w:rPr>
          <w:color w:val="231F20"/>
          <w:sz w:val="18"/>
        </w:rPr>
        <w:tab/>
        <w:t>Notice</w:t>
      </w:r>
      <w:r>
        <w:rPr>
          <w:color w:val="231F20"/>
          <w:spacing w:val="3"/>
          <w:sz w:val="18"/>
        </w:rPr>
        <w:t xml:space="preserve"> </w:t>
      </w:r>
      <w:r>
        <w:rPr>
          <w:color w:val="231F20"/>
          <w:sz w:val="18"/>
        </w:rPr>
        <w:t>of</w:t>
      </w:r>
      <w:r>
        <w:rPr>
          <w:color w:val="231F20"/>
          <w:spacing w:val="3"/>
          <w:sz w:val="18"/>
        </w:rPr>
        <w:t xml:space="preserve"> </w:t>
      </w:r>
      <w:r>
        <w:rPr>
          <w:color w:val="231F20"/>
          <w:sz w:val="18"/>
        </w:rPr>
        <w:t>management</w:t>
      </w:r>
      <w:r>
        <w:rPr>
          <w:color w:val="231F20"/>
          <w:spacing w:val="3"/>
          <w:sz w:val="18"/>
        </w:rPr>
        <w:t xml:space="preserve"> </w:t>
      </w:r>
      <w:r>
        <w:rPr>
          <w:color w:val="231F20"/>
          <w:spacing w:val="-2"/>
          <w:sz w:val="18"/>
        </w:rPr>
        <w:t>contracts</w:t>
      </w:r>
    </w:p>
    <w:p w14:paraId="785561C7"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31:52</w:t>
      </w:r>
      <w:r>
        <w:rPr>
          <w:color w:val="231F20"/>
          <w:sz w:val="18"/>
        </w:rPr>
        <w:tab/>
        <w:t>The</w:t>
      </w:r>
      <w:r>
        <w:rPr>
          <w:color w:val="231F20"/>
          <w:spacing w:val="5"/>
          <w:sz w:val="18"/>
        </w:rPr>
        <w:t xml:space="preserve"> </w:t>
      </w:r>
      <w:r>
        <w:rPr>
          <w:color w:val="231F20"/>
          <w:sz w:val="18"/>
        </w:rPr>
        <w:t>duty</w:t>
      </w:r>
      <w:r>
        <w:rPr>
          <w:color w:val="231F20"/>
          <w:spacing w:val="5"/>
          <w:sz w:val="18"/>
        </w:rPr>
        <w:t xml:space="preserve"> </w:t>
      </w:r>
      <w:r>
        <w:rPr>
          <w:color w:val="231F20"/>
          <w:sz w:val="18"/>
        </w:rPr>
        <w:t>to</w:t>
      </w:r>
      <w:r>
        <w:rPr>
          <w:color w:val="231F20"/>
          <w:spacing w:val="5"/>
          <w:sz w:val="18"/>
        </w:rPr>
        <w:t xml:space="preserve"> </w:t>
      </w:r>
      <w:r>
        <w:rPr>
          <w:color w:val="231F20"/>
          <w:sz w:val="18"/>
        </w:rPr>
        <w:t>provide</w:t>
      </w:r>
      <w:r>
        <w:rPr>
          <w:color w:val="231F20"/>
          <w:spacing w:val="6"/>
          <w:sz w:val="18"/>
        </w:rPr>
        <w:t xml:space="preserve"> </w:t>
      </w:r>
      <w:r>
        <w:rPr>
          <w:color w:val="231F20"/>
          <w:spacing w:val="-2"/>
          <w:sz w:val="18"/>
        </w:rPr>
        <w:t>information</w:t>
      </w:r>
    </w:p>
    <w:p w14:paraId="785561C8"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31:53</w:t>
      </w:r>
      <w:r>
        <w:rPr>
          <w:color w:val="231F20"/>
          <w:sz w:val="18"/>
        </w:rPr>
        <w:tab/>
        <w:t>The</w:t>
      </w:r>
      <w:r>
        <w:rPr>
          <w:color w:val="231F20"/>
          <w:spacing w:val="4"/>
          <w:sz w:val="18"/>
        </w:rPr>
        <w:t xml:space="preserve"> </w:t>
      </w:r>
      <w:r>
        <w:rPr>
          <w:color w:val="231F20"/>
          <w:sz w:val="18"/>
        </w:rPr>
        <w:t>duty</w:t>
      </w:r>
      <w:r>
        <w:rPr>
          <w:color w:val="231F20"/>
          <w:spacing w:val="4"/>
          <w:sz w:val="18"/>
        </w:rPr>
        <w:t xml:space="preserve"> </w:t>
      </w:r>
      <w:r>
        <w:rPr>
          <w:color w:val="231F20"/>
          <w:sz w:val="18"/>
        </w:rPr>
        <w:t>to</w:t>
      </w:r>
      <w:r>
        <w:rPr>
          <w:color w:val="231F20"/>
          <w:spacing w:val="4"/>
          <w:sz w:val="18"/>
        </w:rPr>
        <w:t xml:space="preserve"> </w:t>
      </w:r>
      <w:r>
        <w:rPr>
          <w:color w:val="231F20"/>
          <w:sz w:val="18"/>
        </w:rPr>
        <w:t>pay</w:t>
      </w:r>
      <w:r>
        <w:rPr>
          <w:color w:val="231F20"/>
          <w:spacing w:val="4"/>
          <w:sz w:val="18"/>
        </w:rPr>
        <w:t xml:space="preserve"> </w:t>
      </w:r>
      <w:r>
        <w:rPr>
          <w:color w:val="231F20"/>
          <w:sz w:val="18"/>
        </w:rPr>
        <w:t>accrued</w:t>
      </w:r>
      <w:r>
        <w:rPr>
          <w:color w:val="231F20"/>
          <w:spacing w:val="4"/>
          <w:sz w:val="18"/>
        </w:rPr>
        <w:t xml:space="preserve"> </w:t>
      </w:r>
      <w:r>
        <w:rPr>
          <w:color w:val="231F20"/>
          <w:sz w:val="18"/>
        </w:rPr>
        <w:t>uncommitted</w:t>
      </w:r>
      <w:r>
        <w:rPr>
          <w:color w:val="231F20"/>
          <w:spacing w:val="4"/>
          <w:sz w:val="18"/>
        </w:rPr>
        <w:t xml:space="preserve"> </w:t>
      </w:r>
      <w:r>
        <w:rPr>
          <w:color w:val="231F20"/>
          <w:sz w:val="18"/>
        </w:rPr>
        <w:t>service</w:t>
      </w:r>
      <w:r>
        <w:rPr>
          <w:color w:val="231F20"/>
          <w:spacing w:val="4"/>
          <w:sz w:val="18"/>
        </w:rPr>
        <w:t xml:space="preserve"> </w:t>
      </w:r>
      <w:r>
        <w:rPr>
          <w:color w:val="231F20"/>
          <w:spacing w:val="-2"/>
          <w:sz w:val="18"/>
        </w:rPr>
        <w:t>charges</w:t>
      </w:r>
    </w:p>
    <w:p w14:paraId="785561C9"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31:54</w:t>
      </w:r>
      <w:r>
        <w:rPr>
          <w:color w:val="231F20"/>
          <w:sz w:val="18"/>
        </w:rPr>
        <w:tab/>
        <w:t xml:space="preserve">Transfer of management functions under </w:t>
      </w:r>
      <w:r>
        <w:rPr>
          <w:color w:val="231F20"/>
          <w:spacing w:val="-2"/>
          <w:sz w:val="18"/>
        </w:rPr>
        <w:t>leases</w:t>
      </w:r>
    </w:p>
    <w:p w14:paraId="785561CA"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31:55</w:t>
      </w:r>
      <w:r>
        <w:rPr>
          <w:color w:val="231F20"/>
          <w:sz w:val="18"/>
        </w:rPr>
        <w:tab/>
        <w:t>Enforcement</w:t>
      </w:r>
      <w:r>
        <w:rPr>
          <w:color w:val="231F20"/>
          <w:spacing w:val="3"/>
          <w:sz w:val="18"/>
        </w:rPr>
        <w:t xml:space="preserve"> </w:t>
      </w:r>
      <w:r>
        <w:rPr>
          <w:color w:val="231F20"/>
          <w:sz w:val="18"/>
        </w:rPr>
        <w:t>of</w:t>
      </w:r>
      <w:r>
        <w:rPr>
          <w:color w:val="231F20"/>
          <w:spacing w:val="3"/>
          <w:sz w:val="18"/>
        </w:rPr>
        <w:t xml:space="preserve"> </w:t>
      </w:r>
      <w:r>
        <w:rPr>
          <w:color w:val="231F20"/>
          <w:sz w:val="18"/>
        </w:rPr>
        <w:t>tenant</w:t>
      </w:r>
      <w:r>
        <w:rPr>
          <w:color w:val="231F20"/>
          <w:spacing w:val="3"/>
          <w:sz w:val="18"/>
        </w:rPr>
        <w:t xml:space="preserve"> </w:t>
      </w:r>
      <w:r>
        <w:rPr>
          <w:color w:val="231F20"/>
          <w:spacing w:val="-2"/>
          <w:sz w:val="18"/>
        </w:rPr>
        <w:t>covenants</w:t>
      </w:r>
    </w:p>
    <w:p w14:paraId="785561CB"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31:56</w:t>
      </w:r>
      <w:r>
        <w:rPr>
          <w:color w:val="231F20"/>
          <w:sz w:val="18"/>
        </w:rPr>
        <w:tab/>
      </w:r>
      <w:r>
        <w:rPr>
          <w:color w:val="231F20"/>
          <w:spacing w:val="-2"/>
          <w:sz w:val="18"/>
        </w:rPr>
        <w:t>Approvals</w:t>
      </w:r>
    </w:p>
    <w:p w14:paraId="785561CC"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31:57</w:t>
      </w:r>
      <w:r>
        <w:rPr>
          <w:color w:val="231F20"/>
          <w:sz w:val="18"/>
        </w:rPr>
        <w:tab/>
        <w:t>Other</w:t>
      </w:r>
      <w:r>
        <w:rPr>
          <w:color w:val="231F20"/>
          <w:spacing w:val="2"/>
          <w:sz w:val="18"/>
        </w:rPr>
        <w:t xml:space="preserve"> </w:t>
      </w:r>
      <w:r>
        <w:rPr>
          <w:color w:val="231F20"/>
          <w:sz w:val="18"/>
        </w:rPr>
        <w:t>statutory</w:t>
      </w:r>
      <w:r>
        <w:rPr>
          <w:color w:val="231F20"/>
          <w:spacing w:val="3"/>
          <w:sz w:val="18"/>
        </w:rPr>
        <w:t xml:space="preserve"> </w:t>
      </w:r>
      <w:r>
        <w:rPr>
          <w:color w:val="231F20"/>
          <w:spacing w:val="-2"/>
          <w:sz w:val="18"/>
        </w:rPr>
        <w:t>functions</w:t>
      </w:r>
    </w:p>
    <w:p w14:paraId="785561CD" w14:textId="77777777" w:rsidR="00180D28" w:rsidRDefault="002909AC">
      <w:pPr>
        <w:tabs>
          <w:tab w:val="left" w:pos="860"/>
        </w:tabs>
        <w:spacing w:before="14"/>
        <w:ind w:left="39"/>
        <w:rPr>
          <w:sz w:val="18"/>
        </w:rPr>
      </w:pPr>
      <w:r>
        <w:rPr>
          <w:color w:val="231F20"/>
          <w:sz w:val="18"/>
        </w:rPr>
        <w:t>§</w:t>
      </w:r>
      <w:r>
        <w:rPr>
          <w:color w:val="231F20"/>
          <w:spacing w:val="-2"/>
          <w:sz w:val="18"/>
        </w:rPr>
        <w:t xml:space="preserve"> </w:t>
      </w:r>
      <w:r>
        <w:rPr>
          <w:color w:val="231F20"/>
          <w:spacing w:val="-4"/>
          <w:sz w:val="18"/>
        </w:rPr>
        <w:t>31:58</w:t>
      </w:r>
      <w:r>
        <w:rPr>
          <w:color w:val="231F20"/>
          <w:sz w:val="18"/>
        </w:rPr>
        <w:tab/>
        <w:t>Landlord</w:t>
      </w:r>
      <w:r>
        <w:rPr>
          <w:color w:val="231F20"/>
          <w:spacing w:val="2"/>
          <w:sz w:val="18"/>
        </w:rPr>
        <w:t xml:space="preserve"> </w:t>
      </w:r>
      <w:r>
        <w:rPr>
          <w:color w:val="231F20"/>
          <w:sz w:val="18"/>
        </w:rPr>
        <w:t>contributions</w:t>
      </w:r>
      <w:r>
        <w:rPr>
          <w:color w:val="231F20"/>
          <w:spacing w:val="2"/>
          <w:sz w:val="18"/>
        </w:rPr>
        <w:t xml:space="preserve"> </w:t>
      </w:r>
      <w:r>
        <w:rPr>
          <w:color w:val="231F20"/>
          <w:sz w:val="18"/>
        </w:rPr>
        <w:t>to</w:t>
      </w:r>
      <w:r>
        <w:rPr>
          <w:color w:val="231F20"/>
          <w:spacing w:val="3"/>
          <w:sz w:val="18"/>
        </w:rPr>
        <w:t xml:space="preserve"> </w:t>
      </w:r>
      <w:r>
        <w:rPr>
          <w:color w:val="231F20"/>
          <w:sz w:val="18"/>
        </w:rPr>
        <w:t>service</w:t>
      </w:r>
      <w:r>
        <w:rPr>
          <w:color w:val="231F20"/>
          <w:spacing w:val="2"/>
          <w:sz w:val="18"/>
        </w:rPr>
        <w:t xml:space="preserve"> </w:t>
      </w:r>
      <w:r>
        <w:rPr>
          <w:color w:val="231F20"/>
          <w:spacing w:val="-2"/>
          <w:sz w:val="18"/>
        </w:rPr>
        <w:t>charges</w:t>
      </w:r>
    </w:p>
    <w:p w14:paraId="785561CE"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31:59</w:t>
      </w:r>
      <w:r>
        <w:rPr>
          <w:color w:val="231F20"/>
          <w:sz w:val="18"/>
        </w:rPr>
        <w:tab/>
        <w:t>Cessation</w:t>
      </w:r>
      <w:r>
        <w:rPr>
          <w:color w:val="231F20"/>
          <w:spacing w:val="4"/>
          <w:sz w:val="18"/>
        </w:rPr>
        <w:t xml:space="preserve"> </w:t>
      </w:r>
      <w:r>
        <w:rPr>
          <w:color w:val="231F20"/>
          <w:sz w:val="18"/>
        </w:rPr>
        <w:t>of</w:t>
      </w:r>
      <w:r>
        <w:rPr>
          <w:color w:val="231F20"/>
          <w:spacing w:val="4"/>
          <w:sz w:val="18"/>
        </w:rPr>
        <w:t xml:space="preserve"> </w:t>
      </w:r>
      <w:r>
        <w:rPr>
          <w:color w:val="231F20"/>
          <w:spacing w:val="-2"/>
          <w:sz w:val="18"/>
        </w:rPr>
        <w:t>management</w:t>
      </w:r>
    </w:p>
    <w:p w14:paraId="785561CF"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31:60</w:t>
      </w:r>
      <w:r>
        <w:rPr>
          <w:color w:val="231F20"/>
          <w:sz w:val="18"/>
        </w:rPr>
        <w:tab/>
        <w:t>Enforcement</w:t>
      </w:r>
      <w:r>
        <w:rPr>
          <w:color w:val="231F20"/>
          <w:spacing w:val="2"/>
          <w:sz w:val="18"/>
        </w:rPr>
        <w:t xml:space="preserve"> </w:t>
      </w:r>
      <w:r>
        <w:rPr>
          <w:color w:val="231F20"/>
          <w:sz w:val="18"/>
        </w:rPr>
        <w:t>of</w:t>
      </w:r>
      <w:r>
        <w:rPr>
          <w:color w:val="231F20"/>
          <w:spacing w:val="3"/>
          <w:sz w:val="18"/>
        </w:rPr>
        <w:t xml:space="preserve"> </w:t>
      </w:r>
      <w:r>
        <w:rPr>
          <w:color w:val="231F20"/>
          <w:spacing w:val="-2"/>
          <w:sz w:val="18"/>
        </w:rPr>
        <w:t>obligations</w:t>
      </w:r>
    </w:p>
    <w:p w14:paraId="785561D0" w14:textId="77777777" w:rsidR="00180D28" w:rsidRDefault="002909AC">
      <w:pPr>
        <w:tabs>
          <w:tab w:val="left" w:pos="860"/>
        </w:tabs>
        <w:spacing w:before="13"/>
        <w:ind w:left="39"/>
        <w:rPr>
          <w:sz w:val="18"/>
        </w:rPr>
      </w:pPr>
      <w:r>
        <w:rPr>
          <w:color w:val="231F20"/>
          <w:sz w:val="18"/>
        </w:rPr>
        <w:t>§</w:t>
      </w:r>
      <w:r>
        <w:rPr>
          <w:color w:val="231F20"/>
          <w:spacing w:val="-2"/>
          <w:sz w:val="18"/>
        </w:rPr>
        <w:t xml:space="preserve"> </w:t>
      </w:r>
      <w:r>
        <w:rPr>
          <w:color w:val="231F20"/>
          <w:spacing w:val="-4"/>
          <w:sz w:val="18"/>
        </w:rPr>
        <w:t>31:61</w:t>
      </w:r>
      <w:r>
        <w:rPr>
          <w:color w:val="231F20"/>
          <w:sz w:val="18"/>
        </w:rPr>
        <w:tab/>
        <w:t>Exclusive</w:t>
      </w:r>
      <w:r>
        <w:rPr>
          <w:color w:val="231F20"/>
          <w:spacing w:val="2"/>
          <w:sz w:val="18"/>
        </w:rPr>
        <w:t xml:space="preserve"> </w:t>
      </w:r>
      <w:r>
        <w:rPr>
          <w:color w:val="231F20"/>
          <w:sz w:val="18"/>
        </w:rPr>
        <w:t>jurisdiction</w:t>
      </w:r>
      <w:r>
        <w:rPr>
          <w:color w:val="231F20"/>
          <w:spacing w:val="3"/>
          <w:sz w:val="18"/>
        </w:rPr>
        <w:t xml:space="preserve"> </w:t>
      </w:r>
      <w:r>
        <w:rPr>
          <w:color w:val="231F20"/>
          <w:sz w:val="18"/>
        </w:rPr>
        <w:t>of</w:t>
      </w:r>
      <w:r>
        <w:rPr>
          <w:color w:val="231F20"/>
          <w:spacing w:val="3"/>
          <w:sz w:val="18"/>
        </w:rPr>
        <w:t xml:space="preserve"> </w:t>
      </w:r>
      <w:r>
        <w:rPr>
          <w:color w:val="231F20"/>
          <w:sz w:val="18"/>
        </w:rPr>
        <w:t>the</w:t>
      </w:r>
      <w:r>
        <w:rPr>
          <w:color w:val="231F20"/>
          <w:spacing w:val="2"/>
          <w:sz w:val="18"/>
        </w:rPr>
        <w:t xml:space="preserve"> </w:t>
      </w:r>
      <w:r>
        <w:rPr>
          <w:color w:val="231F20"/>
          <w:sz w:val="18"/>
        </w:rPr>
        <w:t>appropriate</w:t>
      </w:r>
      <w:r>
        <w:rPr>
          <w:color w:val="231F20"/>
          <w:spacing w:val="3"/>
          <w:sz w:val="18"/>
        </w:rPr>
        <w:t xml:space="preserve"> </w:t>
      </w:r>
      <w:r>
        <w:rPr>
          <w:color w:val="231F20"/>
          <w:spacing w:val="-2"/>
          <w:sz w:val="18"/>
        </w:rPr>
        <w:t>tribunal</w:t>
      </w:r>
    </w:p>
    <w:p w14:paraId="785561D1" w14:textId="77777777" w:rsidR="00180D28" w:rsidRDefault="00180D28">
      <w:pPr>
        <w:pStyle w:val="BodyText"/>
        <w:spacing w:before="1"/>
        <w:rPr>
          <w:sz w:val="18"/>
        </w:rPr>
      </w:pPr>
    </w:p>
    <w:p w14:paraId="785561D2" w14:textId="77777777" w:rsidR="00180D28" w:rsidRDefault="002909AC">
      <w:pPr>
        <w:pStyle w:val="Heading1"/>
        <w:numPr>
          <w:ilvl w:val="0"/>
          <w:numId w:val="8"/>
        </w:numPr>
        <w:tabs>
          <w:tab w:val="left" w:pos="382"/>
        </w:tabs>
        <w:ind w:left="382" w:hanging="343"/>
        <w:jc w:val="left"/>
      </w:pPr>
      <w:r>
        <w:rPr>
          <w:color w:val="231F20"/>
          <w:spacing w:val="-2"/>
        </w:rPr>
        <w:t>INTRODUCTION</w:t>
      </w:r>
    </w:p>
    <w:p w14:paraId="785561D3" w14:textId="77777777" w:rsidR="00180D28" w:rsidRDefault="002909AC">
      <w:pPr>
        <w:spacing w:before="99"/>
        <w:ind w:left="39"/>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4"/>
          <w:sz w:val="20"/>
        </w:rPr>
        <w:t xml:space="preserve"> </w:t>
      </w:r>
      <w:proofErr w:type="gramStart"/>
      <w:r>
        <w:rPr>
          <w:rFonts w:ascii="Century Schoolbook" w:hAnsi="Century Schoolbook"/>
          <w:b/>
          <w:color w:val="231F20"/>
          <w:sz w:val="20"/>
        </w:rPr>
        <w:t>31:1</w:t>
      </w:r>
      <w:r>
        <w:rPr>
          <w:rFonts w:ascii="Century Schoolbook" w:hAnsi="Century Schoolbook"/>
          <w:b/>
          <w:color w:val="231F20"/>
          <w:spacing w:val="38"/>
          <w:sz w:val="20"/>
        </w:rPr>
        <w:t xml:space="preserve">  </w:t>
      </w:r>
      <w:r>
        <w:rPr>
          <w:rFonts w:ascii="Century Schoolbook" w:hAnsi="Century Schoolbook"/>
          <w:b/>
          <w:color w:val="231F20"/>
          <w:sz w:val="20"/>
        </w:rPr>
        <w:t>The</w:t>
      </w:r>
      <w:proofErr w:type="gramEnd"/>
      <w:r>
        <w:rPr>
          <w:rFonts w:ascii="Century Schoolbook" w:hAnsi="Century Schoolbook"/>
          <w:b/>
          <w:color w:val="231F20"/>
          <w:spacing w:val="7"/>
          <w:sz w:val="20"/>
        </w:rPr>
        <w:t xml:space="preserve"> </w:t>
      </w:r>
      <w:r>
        <w:rPr>
          <w:rFonts w:ascii="Century Schoolbook" w:hAnsi="Century Schoolbook"/>
          <w:b/>
          <w:color w:val="231F20"/>
          <w:sz w:val="20"/>
        </w:rPr>
        <w:t>right</w:t>
      </w:r>
      <w:r>
        <w:rPr>
          <w:rFonts w:ascii="Century Schoolbook" w:hAnsi="Century Schoolbook"/>
          <w:b/>
          <w:color w:val="231F20"/>
          <w:spacing w:val="6"/>
          <w:sz w:val="20"/>
        </w:rPr>
        <w:t xml:space="preserve"> </w:t>
      </w:r>
      <w:r>
        <w:rPr>
          <w:rFonts w:ascii="Century Schoolbook" w:hAnsi="Century Schoolbook"/>
          <w:b/>
          <w:color w:val="231F20"/>
          <w:sz w:val="20"/>
        </w:rPr>
        <w:t>to</w:t>
      </w:r>
      <w:r>
        <w:rPr>
          <w:rFonts w:ascii="Century Schoolbook" w:hAnsi="Century Schoolbook"/>
          <w:b/>
          <w:color w:val="231F20"/>
          <w:spacing w:val="7"/>
          <w:sz w:val="20"/>
        </w:rPr>
        <w:t xml:space="preserve"> </w:t>
      </w:r>
      <w:r>
        <w:rPr>
          <w:rFonts w:ascii="Century Schoolbook" w:hAnsi="Century Schoolbook"/>
          <w:b/>
          <w:color w:val="231F20"/>
          <w:spacing w:val="-2"/>
          <w:sz w:val="20"/>
        </w:rPr>
        <w:t>manage</w:t>
      </w:r>
    </w:p>
    <w:p w14:paraId="785561D4" w14:textId="77777777" w:rsidR="00180D28" w:rsidRDefault="002909AC">
      <w:pPr>
        <w:pStyle w:val="BodyText"/>
        <w:spacing w:before="127" w:line="218" w:lineRule="auto"/>
        <w:ind w:left="39" w:right="933" w:firstLine="199"/>
        <w:jc w:val="both"/>
      </w:pPr>
      <w:r>
        <w:rPr>
          <w:color w:val="231F20"/>
        </w:rPr>
        <w:t>Chapter 1 of Pt 2 of the Commonhold and Leasehold Reform Act 2002 confers</w:t>
      </w:r>
      <w:r>
        <w:rPr>
          <w:color w:val="231F20"/>
          <w:spacing w:val="80"/>
          <w:w w:val="150"/>
        </w:rPr>
        <w:t xml:space="preserve"> </w:t>
      </w:r>
      <w:r>
        <w:rPr>
          <w:color w:val="231F20"/>
        </w:rPr>
        <w:t xml:space="preserve">on a company </w:t>
      </w:r>
      <w:proofErr w:type="spellStart"/>
      <w:r>
        <w:rPr>
          <w:color w:val="231F20"/>
        </w:rPr>
        <w:t>know</w:t>
      </w:r>
      <w:proofErr w:type="spellEnd"/>
      <w:r>
        <w:rPr>
          <w:color w:val="231F20"/>
        </w:rPr>
        <w:t xml:space="preserve"> as an RTM company a collection of rights, referred to as the right to manage, in relation to the management of premises to which the Chapter applies.</w:t>
      </w:r>
      <w:r>
        <w:rPr>
          <w:rFonts w:ascii="Arial"/>
          <w:b/>
          <w:color w:val="231F20"/>
          <w:vertAlign w:val="superscript"/>
        </w:rPr>
        <w:t>1</w:t>
      </w:r>
      <w:r>
        <w:rPr>
          <w:rFonts w:ascii="Arial"/>
          <w:b/>
          <w:color w:val="231F20"/>
        </w:rPr>
        <w:t xml:space="preserve"> </w:t>
      </w:r>
      <w:r>
        <w:rPr>
          <w:color w:val="231F20"/>
        </w:rPr>
        <w:t>In contrast to the right to apply for the appointment of a manager under Pt</w:t>
      </w:r>
      <w:r>
        <w:rPr>
          <w:color w:val="231F20"/>
          <w:spacing w:val="6"/>
        </w:rPr>
        <w:t xml:space="preserve"> </w:t>
      </w:r>
      <w:r>
        <w:rPr>
          <w:color w:val="231F20"/>
        </w:rPr>
        <w:t>2</w:t>
      </w:r>
      <w:r>
        <w:rPr>
          <w:color w:val="231F20"/>
          <w:spacing w:val="7"/>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Landlord</w:t>
      </w:r>
      <w:r>
        <w:rPr>
          <w:color w:val="231F20"/>
          <w:spacing w:val="7"/>
        </w:rPr>
        <w:t xml:space="preserve"> </w:t>
      </w:r>
      <w:r>
        <w:rPr>
          <w:color w:val="231F20"/>
        </w:rPr>
        <w:t>and</w:t>
      </w:r>
      <w:r>
        <w:rPr>
          <w:color w:val="231F20"/>
          <w:spacing w:val="6"/>
        </w:rPr>
        <w:t xml:space="preserve"> </w:t>
      </w:r>
      <w:r>
        <w:rPr>
          <w:color w:val="231F20"/>
        </w:rPr>
        <w:t>Tenant</w:t>
      </w:r>
      <w:r>
        <w:rPr>
          <w:color w:val="231F20"/>
          <w:spacing w:val="7"/>
        </w:rPr>
        <w:t xml:space="preserve"> </w:t>
      </w:r>
      <w:r>
        <w:rPr>
          <w:color w:val="231F20"/>
        </w:rPr>
        <w:t>Act</w:t>
      </w:r>
      <w:r>
        <w:rPr>
          <w:color w:val="231F20"/>
          <w:spacing w:val="7"/>
        </w:rPr>
        <w:t xml:space="preserve"> </w:t>
      </w:r>
      <w:r>
        <w:rPr>
          <w:color w:val="231F20"/>
        </w:rPr>
        <w:t>1987,</w:t>
      </w:r>
      <w:r>
        <w:rPr>
          <w:rFonts w:ascii="Arial"/>
          <w:b/>
          <w:color w:val="231F20"/>
          <w:vertAlign w:val="superscript"/>
        </w:rPr>
        <w:t>2</w:t>
      </w:r>
      <w:r>
        <w:rPr>
          <w:rFonts w:ascii="Arial"/>
          <w:b/>
          <w:color w:val="231F20"/>
          <w:spacing w:val="6"/>
        </w:rPr>
        <w:t xml:space="preserve"> </w:t>
      </w:r>
      <w:r>
        <w:rPr>
          <w:color w:val="231F20"/>
        </w:rPr>
        <w:t>the</w:t>
      </w:r>
      <w:r>
        <w:rPr>
          <w:color w:val="231F20"/>
          <w:spacing w:val="7"/>
        </w:rPr>
        <w:t xml:space="preserve"> </w:t>
      </w:r>
      <w:r>
        <w:rPr>
          <w:color w:val="231F20"/>
        </w:rPr>
        <w:t>acquisition</w:t>
      </w:r>
      <w:r>
        <w:rPr>
          <w:color w:val="231F20"/>
          <w:spacing w:val="7"/>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right</w:t>
      </w:r>
      <w:r>
        <w:rPr>
          <w:color w:val="231F20"/>
          <w:spacing w:val="7"/>
        </w:rPr>
        <w:t xml:space="preserve"> </w:t>
      </w:r>
      <w:r>
        <w:rPr>
          <w:color w:val="231F20"/>
        </w:rPr>
        <w:t>to</w:t>
      </w:r>
      <w:r>
        <w:rPr>
          <w:color w:val="231F20"/>
          <w:spacing w:val="6"/>
        </w:rPr>
        <w:t xml:space="preserve"> </w:t>
      </w:r>
      <w:r>
        <w:rPr>
          <w:color w:val="231F20"/>
          <w:spacing w:val="-2"/>
        </w:rPr>
        <w:t>manage</w:t>
      </w:r>
    </w:p>
    <w:p w14:paraId="785561D5" w14:textId="77777777" w:rsidR="00180D28" w:rsidRDefault="002909AC">
      <w:pPr>
        <w:pStyle w:val="BodyText"/>
        <w:spacing w:before="9"/>
        <w:rPr>
          <w:sz w:val="17"/>
        </w:rPr>
      </w:pPr>
      <w:r>
        <w:rPr>
          <w:noProof/>
          <w:sz w:val="17"/>
        </w:rPr>
        <mc:AlternateContent>
          <mc:Choice Requires="wps">
            <w:drawing>
              <wp:anchor distT="0" distB="0" distL="0" distR="0" simplePos="0" relativeHeight="487587840" behindDoc="1" locked="0" layoutInCell="1" allowOverlap="1" wp14:anchorId="785564D5" wp14:editId="785564D6">
                <wp:simplePos x="0" y="0"/>
                <wp:positionH relativeFrom="page">
                  <wp:posOffset>1168199</wp:posOffset>
                </wp:positionH>
                <wp:positionV relativeFrom="paragraph">
                  <wp:posOffset>151129</wp:posOffset>
                </wp:positionV>
                <wp:extent cx="912494"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147CCF0" id="Graphic 4" o:spid="_x0000_s1026" style="position:absolute;margin-left:92pt;margin-top:11.9pt;width:7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1D6"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31:1]</w:t>
      </w:r>
    </w:p>
    <w:p w14:paraId="785561D7" w14:textId="77777777" w:rsidR="00180D28" w:rsidRDefault="002909AC">
      <w:pPr>
        <w:spacing w:before="67"/>
        <w:ind w:left="45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71</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1D8" w14:textId="77777777" w:rsidR="00180D28" w:rsidRDefault="002909AC">
      <w:pPr>
        <w:spacing w:before="58" w:line="223" w:lineRule="auto"/>
        <w:ind w:left="39" w:right="865" w:firstLine="412"/>
        <w:rPr>
          <w:sz w:val="16"/>
        </w:rPr>
      </w:pPr>
      <w:r>
        <w:rPr>
          <w:rFonts w:ascii="Arial" w:hAnsi="Arial"/>
          <w:b/>
          <w:color w:val="231F20"/>
          <w:sz w:val="16"/>
          <w:vertAlign w:val="superscript"/>
        </w:rPr>
        <w:t>2</w:t>
      </w:r>
      <w:r>
        <w:rPr>
          <w:color w:val="231F20"/>
          <w:sz w:val="16"/>
        </w:rPr>
        <w:t>See §</w:t>
      </w:r>
      <w:r>
        <w:rPr>
          <w:color w:val="231F20"/>
          <w:spacing w:val="-3"/>
          <w:sz w:val="16"/>
        </w:rPr>
        <w:t xml:space="preserve"> </w:t>
      </w:r>
      <w:r>
        <w:rPr>
          <w:color w:val="231F20"/>
          <w:sz w:val="16"/>
        </w:rPr>
        <w:t xml:space="preserve">28:50 and </w:t>
      </w:r>
      <w:proofErr w:type="gramStart"/>
      <w:r>
        <w:rPr>
          <w:color w:val="231F20"/>
          <w:sz w:val="16"/>
        </w:rPr>
        <w:t>following</w:t>
      </w:r>
      <w:proofErr w:type="gramEnd"/>
      <w:r>
        <w:rPr>
          <w:color w:val="231F20"/>
          <w:sz w:val="16"/>
        </w:rPr>
        <w:t xml:space="preserve">. The two statutory rights were </w:t>
      </w:r>
      <w:proofErr w:type="gramStart"/>
      <w:r>
        <w:rPr>
          <w:color w:val="231F20"/>
          <w:sz w:val="16"/>
        </w:rPr>
        <w:t>compared and contrasted</w:t>
      </w:r>
      <w:proofErr w:type="gramEnd"/>
      <w:r>
        <w:rPr>
          <w:color w:val="231F20"/>
          <w:sz w:val="16"/>
        </w:rPr>
        <w:t xml:space="preserve"> in </w:t>
      </w:r>
      <w:proofErr w:type="spellStart"/>
      <w:r>
        <w:rPr>
          <w:rFonts w:ascii="Century Schoolbook" w:hAnsi="Century Schoolbook"/>
          <w:i/>
          <w:color w:val="231F20"/>
          <w:sz w:val="16"/>
        </w:rPr>
        <w:t>Benthan</w:t>
      </w:r>
      <w:proofErr w:type="spellEnd"/>
      <w:r>
        <w:rPr>
          <w:rFonts w:ascii="Century Schoolbook" w:hAnsi="Century Schoolbook"/>
          <w:i/>
          <w:color w:val="231F20"/>
          <w:sz w:val="16"/>
        </w:rPr>
        <w:t xml:space="preserve"> v Lindsay Court (St Annes) RTM Co Ltd </w:t>
      </w:r>
      <w:r>
        <w:rPr>
          <w:color w:val="231F20"/>
          <w:sz w:val="16"/>
        </w:rPr>
        <w:t>[2021] UKUT 4 (LC).</w:t>
      </w:r>
    </w:p>
    <w:p w14:paraId="785561D9" w14:textId="77777777" w:rsidR="00180D28" w:rsidRDefault="00180D28">
      <w:pPr>
        <w:spacing w:line="223" w:lineRule="auto"/>
        <w:rPr>
          <w:sz w:val="16"/>
        </w:rPr>
        <w:sectPr w:rsidR="00180D28">
          <w:pgSz w:w="12240" w:h="15840"/>
          <w:pgMar w:top="1800" w:right="1800" w:bottom="2080" w:left="1800" w:header="0" w:footer="1895" w:gutter="0"/>
          <w:cols w:space="720"/>
        </w:sectPr>
      </w:pPr>
    </w:p>
    <w:p w14:paraId="785561DA" w14:textId="77777777" w:rsidR="00180D28" w:rsidRDefault="002909AC">
      <w:pPr>
        <w:pStyle w:val="BodyText"/>
        <w:spacing w:before="209" w:line="228" w:lineRule="auto"/>
        <w:ind w:left="890" w:right="83"/>
        <w:jc w:val="both"/>
        <w:rPr>
          <w:rFonts w:ascii="Arial" w:hAnsi="Arial"/>
          <w:b/>
        </w:rPr>
      </w:pPr>
      <w:r>
        <w:rPr>
          <w:color w:val="231F20"/>
        </w:rPr>
        <w:lastRenderedPageBreak/>
        <w:t>does not require that there be demonstrated some prior fault or inadequacy on the part of the landlord or other manager in discharging management functions in relation to the premises concerned. Nor is the acquisition of the right to manage dependent on a judicial decision, but rather it is conferred by the statute on completion of the qualifying steps laid down in the 2002 Act.</w:t>
      </w:r>
      <w:r>
        <w:rPr>
          <w:rFonts w:ascii="Arial" w:hAnsi="Arial"/>
          <w:b/>
          <w:color w:val="231F20"/>
          <w:vertAlign w:val="superscript"/>
        </w:rPr>
        <w:t>3</w:t>
      </w:r>
      <w:r>
        <w:rPr>
          <w:rFonts w:ascii="Arial" w:hAnsi="Arial"/>
          <w:b/>
          <w:color w:val="231F20"/>
        </w:rPr>
        <w:t xml:space="preserve"> </w:t>
      </w:r>
      <w:r>
        <w:rPr>
          <w:color w:val="231F20"/>
        </w:rPr>
        <w:t>The right to manage is a fault-free entitlement on the part of tenant-controlled RTM companies to as-</w:t>
      </w:r>
      <w:proofErr w:type="spellStart"/>
      <w:r>
        <w:rPr>
          <w:color w:val="231F20"/>
        </w:rPr>
        <w:t>sume</w:t>
      </w:r>
      <w:proofErr w:type="spellEnd"/>
      <w:r>
        <w:rPr>
          <w:color w:val="231F20"/>
        </w:rPr>
        <w:t xml:space="preserve"> management responsibility for premises to which Ch.1 of Pt 2 of the 2002</w:t>
      </w:r>
      <w:r>
        <w:rPr>
          <w:color w:val="231F20"/>
          <w:spacing w:val="40"/>
        </w:rPr>
        <w:t xml:space="preserve"> </w:t>
      </w:r>
      <w:r>
        <w:rPr>
          <w:color w:val="231F20"/>
        </w:rPr>
        <w:t>Act applies. It may be protected by the entry of a notice against the landlord’s title to relevant leases of the premises.</w:t>
      </w:r>
      <w:r>
        <w:rPr>
          <w:rFonts w:ascii="Arial" w:hAnsi="Arial"/>
          <w:b/>
          <w:color w:val="231F20"/>
          <w:vertAlign w:val="superscript"/>
        </w:rPr>
        <w:t>4</w:t>
      </w:r>
    </w:p>
    <w:p w14:paraId="785561DB" w14:textId="77777777" w:rsidR="00180D28" w:rsidRDefault="00180D28">
      <w:pPr>
        <w:pStyle w:val="BodyText"/>
        <w:spacing w:before="9"/>
        <w:rPr>
          <w:rFonts w:ascii="Arial"/>
          <w:b/>
        </w:rPr>
      </w:pPr>
    </w:p>
    <w:p w14:paraId="785561DC" w14:textId="77777777" w:rsidR="00180D28" w:rsidRDefault="002909AC">
      <w:pPr>
        <w:pStyle w:val="Heading1"/>
        <w:spacing w:before="1"/>
        <w:ind w:left="890"/>
        <w:jc w:val="both"/>
      </w:pPr>
      <w:r>
        <w:rPr>
          <w:color w:val="231F20"/>
        </w:rPr>
        <w:t>§</w:t>
      </w:r>
      <w:r>
        <w:rPr>
          <w:color w:val="231F20"/>
          <w:spacing w:val="-5"/>
        </w:rPr>
        <w:t xml:space="preserve"> </w:t>
      </w:r>
      <w:proofErr w:type="gramStart"/>
      <w:r>
        <w:rPr>
          <w:color w:val="231F20"/>
        </w:rPr>
        <w:t>31:2</w:t>
      </w:r>
      <w:r>
        <w:rPr>
          <w:color w:val="231F20"/>
          <w:spacing w:val="36"/>
        </w:rPr>
        <w:t xml:space="preserve">  </w:t>
      </w:r>
      <w:r>
        <w:rPr>
          <w:color w:val="231F20"/>
        </w:rPr>
        <w:t>No</w:t>
      </w:r>
      <w:proofErr w:type="gramEnd"/>
      <w:r>
        <w:rPr>
          <w:color w:val="231F20"/>
          <w:spacing w:val="7"/>
        </w:rPr>
        <w:t xml:space="preserve"> </w:t>
      </w:r>
      <w:r>
        <w:rPr>
          <w:color w:val="231F20"/>
        </w:rPr>
        <w:t>contracting</w:t>
      </w:r>
      <w:r>
        <w:rPr>
          <w:color w:val="231F20"/>
          <w:spacing w:val="5"/>
        </w:rPr>
        <w:t xml:space="preserve"> </w:t>
      </w:r>
      <w:r>
        <w:rPr>
          <w:color w:val="231F20"/>
          <w:spacing w:val="-5"/>
        </w:rPr>
        <w:t>out</w:t>
      </w:r>
    </w:p>
    <w:p w14:paraId="785561DD" w14:textId="77777777" w:rsidR="00180D28" w:rsidRDefault="002909AC">
      <w:pPr>
        <w:pStyle w:val="BodyText"/>
        <w:spacing w:before="148" w:line="228" w:lineRule="auto"/>
        <w:ind w:left="890" w:right="83" w:firstLine="199"/>
        <w:jc w:val="both"/>
        <w:rPr>
          <w:rFonts w:ascii="Arial"/>
          <w:b/>
        </w:rPr>
      </w:pPr>
      <w:r>
        <w:rPr>
          <w:color w:val="231F20"/>
        </w:rPr>
        <w:t>It is not possible to contract out of the right to manage. An agreement relating</w:t>
      </w:r>
      <w:r>
        <w:rPr>
          <w:color w:val="231F20"/>
          <w:spacing w:val="40"/>
        </w:rPr>
        <w:t xml:space="preserve"> </w:t>
      </w:r>
      <w:r>
        <w:rPr>
          <w:color w:val="231F20"/>
        </w:rPr>
        <w:t>to a lease (whether contained in the instrument creating the lease or not and whether</w:t>
      </w:r>
      <w:r>
        <w:rPr>
          <w:color w:val="231F20"/>
          <w:spacing w:val="-2"/>
        </w:rPr>
        <w:t xml:space="preserve"> </w:t>
      </w:r>
      <w:r>
        <w:rPr>
          <w:color w:val="231F20"/>
        </w:rPr>
        <w:t>made</w:t>
      </w:r>
      <w:r>
        <w:rPr>
          <w:color w:val="231F20"/>
          <w:spacing w:val="-2"/>
        </w:rPr>
        <w:t xml:space="preserve"> </w:t>
      </w:r>
      <w:r>
        <w:rPr>
          <w:color w:val="231F20"/>
        </w:rPr>
        <w:t>before</w:t>
      </w:r>
      <w:r>
        <w:rPr>
          <w:color w:val="231F20"/>
          <w:spacing w:val="-2"/>
        </w:rPr>
        <w:t xml:space="preserve"> </w:t>
      </w:r>
      <w:r>
        <w:rPr>
          <w:color w:val="231F20"/>
        </w:rPr>
        <w:t>the</w:t>
      </w:r>
      <w:r>
        <w:rPr>
          <w:color w:val="231F20"/>
          <w:spacing w:val="-2"/>
        </w:rPr>
        <w:t xml:space="preserve"> </w:t>
      </w:r>
      <w:r>
        <w:rPr>
          <w:color w:val="231F20"/>
        </w:rPr>
        <w:t>creation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lease</w:t>
      </w:r>
      <w:r>
        <w:rPr>
          <w:color w:val="231F20"/>
          <w:spacing w:val="-2"/>
        </w:rPr>
        <w:t xml:space="preserve"> </w:t>
      </w:r>
      <w:r>
        <w:rPr>
          <w:color w:val="231F20"/>
        </w:rPr>
        <w:t>or</w:t>
      </w:r>
      <w:r>
        <w:rPr>
          <w:color w:val="231F20"/>
          <w:spacing w:val="-2"/>
        </w:rPr>
        <w:t xml:space="preserve"> </w:t>
      </w:r>
      <w:r>
        <w:rPr>
          <w:color w:val="231F20"/>
        </w:rPr>
        <w:t>not)</w:t>
      </w:r>
      <w:r>
        <w:rPr>
          <w:color w:val="231F20"/>
          <w:spacing w:val="-2"/>
        </w:rPr>
        <w:t xml:space="preserve"> </w:t>
      </w:r>
      <w:r>
        <w:rPr>
          <w:color w:val="231F20"/>
        </w:rPr>
        <w:t>is</w:t>
      </w:r>
      <w:r>
        <w:rPr>
          <w:color w:val="231F20"/>
          <w:spacing w:val="-2"/>
        </w:rPr>
        <w:t xml:space="preserve"> </w:t>
      </w:r>
      <w:r>
        <w:rPr>
          <w:color w:val="231F20"/>
        </w:rPr>
        <w:t>void</w:t>
      </w:r>
      <w:r>
        <w:rPr>
          <w:color w:val="231F20"/>
          <w:spacing w:val="-2"/>
        </w:rPr>
        <w:t xml:space="preserve"> </w:t>
      </w:r>
      <w:r>
        <w:rPr>
          <w:color w:val="231F20"/>
        </w:rPr>
        <w:t>in</w:t>
      </w:r>
      <w:r>
        <w:rPr>
          <w:color w:val="231F20"/>
          <w:spacing w:val="-2"/>
        </w:rPr>
        <w:t xml:space="preserve"> </w:t>
      </w:r>
      <w:r>
        <w:rPr>
          <w:color w:val="231F20"/>
        </w:rPr>
        <w:t>so</w:t>
      </w:r>
      <w:r>
        <w:rPr>
          <w:color w:val="231F20"/>
          <w:spacing w:val="-2"/>
        </w:rPr>
        <w:t xml:space="preserve"> </w:t>
      </w:r>
      <w:r>
        <w:rPr>
          <w:color w:val="231F20"/>
        </w:rPr>
        <w:t>far</w:t>
      </w:r>
      <w:r>
        <w:rPr>
          <w:color w:val="231F20"/>
          <w:spacing w:val="-2"/>
        </w:rPr>
        <w:t xml:space="preserve"> </w:t>
      </w:r>
      <w:r>
        <w:rPr>
          <w:color w:val="231F20"/>
        </w:rPr>
        <w:t>as</w:t>
      </w:r>
      <w:r>
        <w:rPr>
          <w:color w:val="231F20"/>
          <w:spacing w:val="-2"/>
        </w:rPr>
        <w:t xml:space="preserve"> </w:t>
      </w:r>
      <w:r>
        <w:rPr>
          <w:color w:val="231F20"/>
        </w:rPr>
        <w:t>it</w:t>
      </w:r>
      <w:r>
        <w:rPr>
          <w:color w:val="231F20"/>
          <w:spacing w:val="-2"/>
        </w:rPr>
        <w:t xml:space="preserve"> </w:t>
      </w:r>
      <w:r>
        <w:rPr>
          <w:color w:val="231F20"/>
        </w:rPr>
        <w:t>purports to exclude or modify the right of any person to be, or do anything as, a member of an RTM company.</w:t>
      </w:r>
      <w:r>
        <w:rPr>
          <w:rFonts w:ascii="Arial"/>
          <w:b/>
          <w:color w:val="231F20"/>
          <w:vertAlign w:val="superscript"/>
        </w:rPr>
        <w:t>1</w:t>
      </w:r>
      <w:r>
        <w:rPr>
          <w:rFonts w:ascii="Arial"/>
          <w:b/>
          <w:color w:val="231F20"/>
        </w:rPr>
        <w:t xml:space="preserve"> </w:t>
      </w:r>
      <w:r>
        <w:rPr>
          <w:color w:val="231F20"/>
        </w:rPr>
        <w:t>Such an agreement is also void to the extent that it provides</w:t>
      </w:r>
      <w:r>
        <w:rPr>
          <w:color w:val="231F20"/>
          <w:spacing w:val="40"/>
        </w:rPr>
        <w:t xml:space="preserve"> </w:t>
      </w:r>
      <w:r>
        <w:rPr>
          <w:color w:val="231F20"/>
        </w:rPr>
        <w:t>for the termination or surrender of the lease or the imposition of any penalty if</w:t>
      </w:r>
      <w:r>
        <w:rPr>
          <w:color w:val="231F20"/>
          <w:spacing w:val="80"/>
        </w:rPr>
        <w:t xml:space="preserve"> </w:t>
      </w:r>
      <w:r>
        <w:rPr>
          <w:color w:val="231F20"/>
        </w:rPr>
        <w:t>the tenant becomes, or does anything as, a member of an RTM company or if an RTM company does anything.</w:t>
      </w:r>
      <w:r>
        <w:rPr>
          <w:rFonts w:ascii="Arial"/>
          <w:b/>
          <w:color w:val="231F20"/>
          <w:vertAlign w:val="superscript"/>
        </w:rPr>
        <w:t>2</w:t>
      </w:r>
    </w:p>
    <w:p w14:paraId="785561DE" w14:textId="77777777" w:rsidR="00180D28" w:rsidRDefault="00180D28">
      <w:pPr>
        <w:pStyle w:val="BodyText"/>
        <w:spacing w:before="8"/>
        <w:rPr>
          <w:rFonts w:ascii="Arial"/>
          <w:b/>
        </w:rPr>
      </w:pPr>
    </w:p>
    <w:p w14:paraId="785561DF" w14:textId="77777777" w:rsidR="00180D28" w:rsidRDefault="002909AC">
      <w:pPr>
        <w:pStyle w:val="Heading1"/>
        <w:numPr>
          <w:ilvl w:val="0"/>
          <w:numId w:val="8"/>
        </w:numPr>
        <w:tabs>
          <w:tab w:val="left" w:pos="1321"/>
        </w:tabs>
        <w:spacing w:before="1"/>
        <w:ind w:left="1321" w:hanging="431"/>
        <w:jc w:val="left"/>
      </w:pPr>
      <w:r>
        <w:rPr>
          <w:color w:val="231F20"/>
        </w:rPr>
        <w:t>RTM</w:t>
      </w:r>
      <w:r>
        <w:rPr>
          <w:color w:val="231F20"/>
          <w:spacing w:val="-9"/>
        </w:rPr>
        <w:t xml:space="preserve"> </w:t>
      </w:r>
      <w:r>
        <w:rPr>
          <w:color w:val="231F20"/>
        </w:rPr>
        <w:t>COMPANIES,</w:t>
      </w:r>
      <w:r>
        <w:rPr>
          <w:color w:val="231F20"/>
          <w:spacing w:val="-5"/>
        </w:rPr>
        <w:t xml:space="preserve"> </w:t>
      </w:r>
      <w:r>
        <w:rPr>
          <w:color w:val="231F20"/>
        </w:rPr>
        <w:t>MEMBERSHIP</w:t>
      </w:r>
      <w:r>
        <w:rPr>
          <w:color w:val="231F20"/>
          <w:spacing w:val="-15"/>
        </w:rPr>
        <w:t xml:space="preserve"> </w:t>
      </w:r>
      <w:r>
        <w:rPr>
          <w:color w:val="231F20"/>
        </w:rPr>
        <w:t>AND</w:t>
      </w:r>
      <w:r>
        <w:rPr>
          <w:color w:val="231F20"/>
          <w:spacing w:val="-5"/>
        </w:rPr>
        <w:t xml:space="preserve"> </w:t>
      </w:r>
      <w:r>
        <w:rPr>
          <w:color w:val="231F20"/>
          <w:spacing w:val="-2"/>
        </w:rPr>
        <w:t>GOVERNANCE</w:t>
      </w:r>
    </w:p>
    <w:p w14:paraId="785561E0" w14:textId="77777777" w:rsidR="00180D28" w:rsidRDefault="002909AC">
      <w:pPr>
        <w:spacing w:before="108"/>
        <w:ind w:left="890"/>
        <w:jc w:val="both"/>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4"/>
          <w:sz w:val="20"/>
        </w:rPr>
        <w:t xml:space="preserve"> </w:t>
      </w:r>
      <w:proofErr w:type="gramStart"/>
      <w:r>
        <w:rPr>
          <w:rFonts w:ascii="Century Schoolbook" w:hAnsi="Century Schoolbook"/>
          <w:b/>
          <w:color w:val="231F20"/>
          <w:sz w:val="20"/>
        </w:rPr>
        <w:t>31:3</w:t>
      </w:r>
      <w:r>
        <w:rPr>
          <w:rFonts w:ascii="Century Schoolbook" w:hAnsi="Century Schoolbook"/>
          <w:b/>
          <w:color w:val="231F20"/>
          <w:spacing w:val="38"/>
          <w:sz w:val="20"/>
        </w:rPr>
        <w:t xml:space="preserve">  </w:t>
      </w:r>
      <w:r>
        <w:rPr>
          <w:rFonts w:ascii="Century Schoolbook" w:hAnsi="Century Schoolbook"/>
          <w:b/>
          <w:color w:val="231F20"/>
          <w:sz w:val="20"/>
        </w:rPr>
        <w:t>RTM</w:t>
      </w:r>
      <w:proofErr w:type="gramEnd"/>
      <w:r>
        <w:rPr>
          <w:rFonts w:ascii="Century Schoolbook" w:hAnsi="Century Schoolbook"/>
          <w:b/>
          <w:color w:val="231F20"/>
          <w:spacing w:val="8"/>
          <w:sz w:val="20"/>
        </w:rPr>
        <w:t xml:space="preserve"> </w:t>
      </w:r>
      <w:r>
        <w:rPr>
          <w:rFonts w:ascii="Century Schoolbook" w:hAnsi="Century Schoolbook"/>
          <w:b/>
          <w:color w:val="231F20"/>
          <w:spacing w:val="-2"/>
          <w:sz w:val="20"/>
        </w:rPr>
        <w:t>Companies</w:t>
      </w:r>
    </w:p>
    <w:p w14:paraId="785561E1" w14:textId="77777777" w:rsidR="00180D28" w:rsidRDefault="002909AC">
      <w:pPr>
        <w:pStyle w:val="BodyText"/>
        <w:spacing w:before="149" w:line="228" w:lineRule="auto"/>
        <w:ind w:left="890" w:right="84" w:firstLine="199"/>
        <w:jc w:val="both"/>
        <w:rPr>
          <w:rFonts w:ascii="Arial"/>
          <w:b/>
        </w:rPr>
      </w:pPr>
      <w:r>
        <w:rPr>
          <w:color w:val="231F20"/>
        </w:rPr>
        <w:t>The right to manage is exercisable in relation to premises only by a company which is an RTM company in relation to those premises. A company is an RTM company in relation to premises if it is a private company limited by guarantee whose articles of association state that its object, or one of its objects, is the acquisition and exercise of the right to manage the premises.</w:t>
      </w:r>
      <w:r>
        <w:rPr>
          <w:rFonts w:ascii="Arial"/>
          <w:b/>
          <w:color w:val="231F20"/>
          <w:vertAlign w:val="superscript"/>
        </w:rPr>
        <w:t>1</w:t>
      </w:r>
    </w:p>
    <w:p w14:paraId="785561E2" w14:textId="77777777" w:rsidR="00180D28" w:rsidRDefault="002909AC">
      <w:pPr>
        <w:pStyle w:val="BodyText"/>
        <w:spacing w:before="77" w:line="225" w:lineRule="auto"/>
        <w:ind w:left="890" w:right="83" w:firstLine="199"/>
        <w:jc w:val="both"/>
      </w:pPr>
      <w:r>
        <w:rPr>
          <w:color w:val="231F20"/>
        </w:rPr>
        <w:t>A company cannot be an RTM company in relation to premises if another company is already an RTM company in relation to the same premises or to any premises containing or contained in those premises.</w:t>
      </w:r>
      <w:r>
        <w:rPr>
          <w:rFonts w:ascii="Arial"/>
          <w:b/>
          <w:color w:val="231F20"/>
          <w:vertAlign w:val="superscript"/>
        </w:rPr>
        <w:t>2</w:t>
      </w:r>
      <w:r>
        <w:rPr>
          <w:rFonts w:ascii="Arial"/>
          <w:b/>
          <w:color w:val="231F20"/>
        </w:rPr>
        <w:t xml:space="preserve"> </w:t>
      </w:r>
      <w:r>
        <w:rPr>
          <w:color w:val="231F20"/>
        </w:rPr>
        <w:t xml:space="preserve">This rule prevents </w:t>
      </w:r>
      <w:proofErr w:type="spellStart"/>
      <w:proofErr w:type="gramStart"/>
      <w:r>
        <w:rPr>
          <w:color w:val="231F20"/>
        </w:rPr>
        <w:t>competi-tion</w:t>
      </w:r>
      <w:proofErr w:type="spellEnd"/>
      <w:proofErr w:type="gramEnd"/>
      <w:r>
        <w:rPr>
          <w:color w:val="231F20"/>
        </w:rPr>
        <w:t xml:space="preserve"> between companies for the right to manage the same premises. It also prohibits the acquisition of the right to manage a whole building where an RTM company</w:t>
      </w:r>
      <w:r>
        <w:rPr>
          <w:color w:val="231F20"/>
          <w:spacing w:val="4"/>
        </w:rPr>
        <w:t xml:space="preserve"> </w:t>
      </w:r>
      <w:r>
        <w:rPr>
          <w:color w:val="231F20"/>
        </w:rPr>
        <w:t>already</w:t>
      </w:r>
      <w:r>
        <w:rPr>
          <w:color w:val="231F20"/>
          <w:spacing w:val="5"/>
        </w:rPr>
        <w:t xml:space="preserve"> </w:t>
      </w:r>
      <w:r>
        <w:rPr>
          <w:color w:val="231F20"/>
        </w:rPr>
        <w:t>exists</w:t>
      </w:r>
      <w:r>
        <w:rPr>
          <w:color w:val="231F20"/>
          <w:spacing w:val="5"/>
        </w:rPr>
        <w:t xml:space="preserve"> </w:t>
      </w:r>
      <w:r>
        <w:rPr>
          <w:color w:val="231F20"/>
        </w:rPr>
        <w:t>in</w:t>
      </w:r>
      <w:r>
        <w:rPr>
          <w:color w:val="231F20"/>
          <w:spacing w:val="5"/>
        </w:rPr>
        <w:t xml:space="preserve"> </w:t>
      </w:r>
      <w:r>
        <w:rPr>
          <w:color w:val="231F20"/>
        </w:rPr>
        <w:t>relation</w:t>
      </w:r>
      <w:r>
        <w:rPr>
          <w:color w:val="231F20"/>
          <w:spacing w:val="5"/>
        </w:rPr>
        <w:t xml:space="preserve"> </w:t>
      </w:r>
      <w:r>
        <w:rPr>
          <w:color w:val="231F20"/>
        </w:rPr>
        <w:t>to</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it,</w:t>
      </w:r>
      <w:r>
        <w:rPr>
          <w:color w:val="231F20"/>
          <w:spacing w:val="5"/>
        </w:rPr>
        <w:t xml:space="preserve"> </w:t>
      </w:r>
      <w:r>
        <w:rPr>
          <w:color w:val="231F20"/>
        </w:rPr>
        <w:t>or</w:t>
      </w:r>
      <w:r>
        <w:rPr>
          <w:color w:val="231F20"/>
          <w:spacing w:val="4"/>
        </w:rPr>
        <w:t xml:space="preserve"> </w:t>
      </w:r>
      <w:r>
        <w:rPr>
          <w:color w:val="231F20"/>
        </w:rPr>
        <w:t>a</w:t>
      </w:r>
      <w:r>
        <w:rPr>
          <w:color w:val="231F20"/>
          <w:spacing w:val="5"/>
        </w:rPr>
        <w:t xml:space="preserve"> </w:t>
      </w:r>
      <w:r>
        <w:rPr>
          <w:color w:val="231F20"/>
        </w:rPr>
        <w:t>self-contained</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proofErr w:type="gramStart"/>
      <w:r>
        <w:rPr>
          <w:color w:val="231F20"/>
          <w:spacing w:val="-2"/>
        </w:rPr>
        <w:t>build-</w:t>
      </w:r>
      <w:proofErr w:type="gramEnd"/>
    </w:p>
    <w:p w14:paraId="785561E3" w14:textId="77777777" w:rsidR="00180D28" w:rsidRDefault="002909AC">
      <w:pPr>
        <w:pStyle w:val="BodyText"/>
        <w:spacing w:before="3"/>
        <w:rPr>
          <w:sz w:val="17"/>
        </w:rPr>
      </w:pPr>
      <w:r>
        <w:rPr>
          <w:noProof/>
          <w:sz w:val="17"/>
        </w:rPr>
        <mc:AlternateContent>
          <mc:Choice Requires="wps">
            <w:drawing>
              <wp:anchor distT="0" distB="0" distL="0" distR="0" simplePos="0" relativeHeight="487588352" behindDoc="1" locked="0" layoutInCell="1" allowOverlap="1" wp14:anchorId="785564D7" wp14:editId="785564D8">
                <wp:simplePos x="0" y="0"/>
                <wp:positionH relativeFrom="page">
                  <wp:posOffset>1708205</wp:posOffset>
                </wp:positionH>
                <wp:positionV relativeFrom="paragraph">
                  <wp:posOffset>147193</wp:posOffset>
                </wp:positionV>
                <wp:extent cx="912494"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E97A09F" id="Graphic 12" o:spid="_x0000_s1026" style="position:absolute;margin-left:134.5pt;margin-top:11.6pt;width:7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" path="m,l912373,e" filled="f" strokecolor="#231f20" strokeweight=".17597mm">
                <v:path arrowok="t"/>
                <w10:wrap type="topAndBottom" anchorx="page"/>
              </v:shape>
            </w:pict>
          </mc:Fallback>
        </mc:AlternateContent>
      </w:r>
    </w:p>
    <w:p w14:paraId="785561E4" w14:textId="77777777" w:rsidR="00180D28" w:rsidRDefault="002909AC">
      <w:pPr>
        <w:spacing w:before="87" w:line="223" w:lineRule="auto"/>
        <w:ind w:left="890" w:right="82" w:firstLine="412"/>
        <w:jc w:val="both"/>
        <w:rPr>
          <w:sz w:val="16"/>
        </w:rPr>
      </w:pPr>
      <w:r>
        <w:rPr>
          <w:rFonts w:ascii="Arial"/>
          <w:b/>
          <w:color w:val="231F20"/>
          <w:sz w:val="16"/>
          <w:vertAlign w:val="superscript"/>
        </w:rPr>
        <w:t>3</w:t>
      </w:r>
      <w:r>
        <w:rPr>
          <w:rFonts w:ascii="Century Schoolbook"/>
          <w:i/>
          <w:color w:val="231F20"/>
          <w:sz w:val="16"/>
        </w:rPr>
        <w:t xml:space="preserve">FirstPort Property Services Ltd v Settlers Court RTM Company Ltd </w:t>
      </w:r>
      <w:r>
        <w:rPr>
          <w:color w:val="231F20"/>
          <w:sz w:val="16"/>
        </w:rPr>
        <w:t xml:space="preserve">[2022] UKSC 1, at [17]; </w:t>
      </w:r>
      <w:r>
        <w:rPr>
          <w:rFonts w:ascii="Century Schoolbook"/>
          <w:i/>
          <w:color w:val="231F20"/>
          <w:sz w:val="16"/>
        </w:rPr>
        <w:t xml:space="preserve">Alleyn Court RTM Co Ltd v Abou-Hamdan </w:t>
      </w:r>
      <w:r>
        <w:rPr>
          <w:color w:val="231F20"/>
          <w:sz w:val="16"/>
        </w:rPr>
        <w:t>[2012] UKUT 74 (LC). Whether the relevant conditions</w:t>
      </w:r>
      <w:r>
        <w:rPr>
          <w:color w:val="231F20"/>
          <w:spacing w:val="40"/>
          <w:sz w:val="16"/>
        </w:rPr>
        <w:t xml:space="preserve"> </w:t>
      </w:r>
      <w:r>
        <w:rPr>
          <w:color w:val="231F20"/>
          <w:sz w:val="16"/>
        </w:rPr>
        <w:t>have been satisfied or not is often the subject of dispute, but the function of the tribunals which determine</w:t>
      </w:r>
      <w:r>
        <w:rPr>
          <w:color w:val="231F20"/>
          <w:spacing w:val="-7"/>
          <w:sz w:val="16"/>
        </w:rPr>
        <w:t xml:space="preserve"> </w:t>
      </w:r>
      <w:r>
        <w:rPr>
          <w:color w:val="231F20"/>
          <w:sz w:val="16"/>
        </w:rPr>
        <w:t>such</w:t>
      </w:r>
      <w:r>
        <w:rPr>
          <w:color w:val="231F20"/>
          <w:spacing w:val="-7"/>
          <w:sz w:val="16"/>
        </w:rPr>
        <w:t xml:space="preserve"> </w:t>
      </w:r>
      <w:r>
        <w:rPr>
          <w:color w:val="231F20"/>
          <w:sz w:val="16"/>
        </w:rPr>
        <w:t>disputes</w:t>
      </w:r>
      <w:r>
        <w:rPr>
          <w:color w:val="231F20"/>
          <w:spacing w:val="-7"/>
          <w:sz w:val="16"/>
        </w:rPr>
        <w:t xml:space="preserve"> </w:t>
      </w:r>
      <w:r>
        <w:rPr>
          <w:color w:val="231F20"/>
          <w:sz w:val="16"/>
        </w:rPr>
        <w:t>is</w:t>
      </w:r>
      <w:r>
        <w:rPr>
          <w:color w:val="231F20"/>
          <w:spacing w:val="-7"/>
          <w:sz w:val="16"/>
        </w:rPr>
        <w:t xml:space="preserve"> </w:t>
      </w:r>
      <w:r>
        <w:rPr>
          <w:color w:val="231F20"/>
          <w:sz w:val="16"/>
        </w:rPr>
        <w:t>to</w:t>
      </w:r>
      <w:r>
        <w:rPr>
          <w:color w:val="231F20"/>
          <w:spacing w:val="-7"/>
          <w:sz w:val="16"/>
        </w:rPr>
        <w:t xml:space="preserve"> </w:t>
      </w:r>
      <w:r>
        <w:rPr>
          <w:color w:val="231F20"/>
          <w:sz w:val="16"/>
        </w:rPr>
        <w:t>confirm</w:t>
      </w:r>
      <w:r>
        <w:rPr>
          <w:color w:val="231F20"/>
          <w:spacing w:val="-7"/>
          <w:sz w:val="16"/>
        </w:rPr>
        <w:t xml:space="preserve"> </w:t>
      </w:r>
      <w:r>
        <w:rPr>
          <w:color w:val="231F20"/>
          <w:sz w:val="16"/>
        </w:rPr>
        <w:t>whether</w:t>
      </w:r>
      <w:r>
        <w:rPr>
          <w:color w:val="231F20"/>
          <w:spacing w:val="-7"/>
          <w:sz w:val="16"/>
        </w:rPr>
        <w:t xml:space="preserve"> </w:t>
      </w:r>
      <w:r>
        <w:rPr>
          <w:color w:val="231F20"/>
          <w:sz w:val="16"/>
        </w:rPr>
        <w:t>the</w:t>
      </w:r>
      <w:r>
        <w:rPr>
          <w:color w:val="231F20"/>
          <w:spacing w:val="-7"/>
          <w:sz w:val="16"/>
        </w:rPr>
        <w:t xml:space="preserve"> </w:t>
      </w:r>
      <w:r>
        <w:rPr>
          <w:color w:val="231F20"/>
          <w:sz w:val="16"/>
        </w:rPr>
        <w:t>conditions</w:t>
      </w:r>
      <w:r>
        <w:rPr>
          <w:color w:val="231F20"/>
          <w:spacing w:val="-7"/>
          <w:sz w:val="16"/>
        </w:rPr>
        <w:t xml:space="preserve"> </w:t>
      </w:r>
      <w:r>
        <w:rPr>
          <w:color w:val="231F20"/>
          <w:sz w:val="16"/>
        </w:rPr>
        <w:t>have</w:t>
      </w:r>
      <w:r>
        <w:rPr>
          <w:color w:val="231F20"/>
          <w:spacing w:val="-7"/>
          <w:sz w:val="16"/>
        </w:rPr>
        <w:t xml:space="preserve"> </w:t>
      </w:r>
      <w:r>
        <w:rPr>
          <w:color w:val="231F20"/>
          <w:sz w:val="16"/>
        </w:rPr>
        <w:t>been</w:t>
      </w:r>
      <w:r>
        <w:rPr>
          <w:color w:val="231F20"/>
          <w:spacing w:val="-7"/>
          <w:sz w:val="16"/>
        </w:rPr>
        <w:t xml:space="preserve"> </w:t>
      </w:r>
      <w:r>
        <w:rPr>
          <w:color w:val="231F20"/>
          <w:sz w:val="16"/>
        </w:rPr>
        <w:t>satisfied</w:t>
      </w:r>
      <w:r>
        <w:rPr>
          <w:color w:val="231F20"/>
          <w:spacing w:val="-7"/>
          <w:sz w:val="16"/>
        </w:rPr>
        <w:t xml:space="preserve"> </w:t>
      </w:r>
      <w:r>
        <w:rPr>
          <w:color w:val="231F20"/>
          <w:sz w:val="16"/>
        </w:rPr>
        <w:t>and</w:t>
      </w:r>
      <w:r>
        <w:rPr>
          <w:color w:val="231F20"/>
          <w:spacing w:val="-7"/>
          <w:sz w:val="16"/>
        </w:rPr>
        <w:t xml:space="preserve"> </w:t>
      </w:r>
      <w:r>
        <w:rPr>
          <w:color w:val="231F20"/>
          <w:sz w:val="16"/>
        </w:rPr>
        <w:t>the</w:t>
      </w:r>
      <w:r>
        <w:rPr>
          <w:color w:val="231F20"/>
          <w:spacing w:val="-7"/>
          <w:sz w:val="16"/>
        </w:rPr>
        <w:t xml:space="preserve"> </w:t>
      </w:r>
      <w:r>
        <w:rPr>
          <w:color w:val="231F20"/>
          <w:sz w:val="16"/>
        </w:rPr>
        <w:t>right</w:t>
      </w:r>
      <w:r>
        <w:rPr>
          <w:color w:val="231F20"/>
          <w:spacing w:val="-7"/>
          <w:sz w:val="16"/>
        </w:rPr>
        <w:t xml:space="preserve"> </w:t>
      </w:r>
      <w:r>
        <w:rPr>
          <w:color w:val="231F20"/>
          <w:sz w:val="16"/>
        </w:rPr>
        <w:t>acquired, rather than to confer the right.</w:t>
      </w:r>
    </w:p>
    <w:p w14:paraId="785561E5" w14:textId="77777777" w:rsidR="00180D28" w:rsidRDefault="002909AC">
      <w:pPr>
        <w:spacing w:before="53"/>
        <w:ind w:left="1302"/>
        <w:rPr>
          <w:sz w:val="16"/>
        </w:rPr>
      </w:pPr>
      <w:r>
        <w:rPr>
          <w:rFonts w:ascii="Arial"/>
          <w:b/>
          <w:color w:val="231F20"/>
          <w:sz w:val="16"/>
          <w:vertAlign w:val="superscript"/>
        </w:rPr>
        <w:t>4</w:t>
      </w:r>
      <w:r>
        <w:rPr>
          <w:color w:val="231F20"/>
          <w:sz w:val="16"/>
        </w:rPr>
        <w:t>See</w:t>
      </w:r>
      <w:r>
        <w:rPr>
          <w:color w:val="231F20"/>
          <w:spacing w:val="5"/>
          <w:sz w:val="16"/>
        </w:rPr>
        <w:t xml:space="preserve"> </w:t>
      </w:r>
      <w:r>
        <w:rPr>
          <w:color w:val="231F20"/>
          <w:sz w:val="16"/>
        </w:rPr>
        <w:t>Land</w:t>
      </w:r>
      <w:r>
        <w:rPr>
          <w:color w:val="231F20"/>
          <w:spacing w:val="5"/>
          <w:sz w:val="16"/>
        </w:rPr>
        <w:t xml:space="preserve"> </w:t>
      </w:r>
      <w:r>
        <w:rPr>
          <w:color w:val="231F20"/>
          <w:sz w:val="16"/>
        </w:rPr>
        <w:t>Registry</w:t>
      </w:r>
      <w:r>
        <w:rPr>
          <w:color w:val="231F20"/>
          <w:spacing w:val="5"/>
          <w:sz w:val="16"/>
        </w:rPr>
        <w:t xml:space="preserve"> </w:t>
      </w:r>
      <w:r>
        <w:rPr>
          <w:color w:val="231F20"/>
          <w:sz w:val="16"/>
        </w:rPr>
        <w:t>Practice</w:t>
      </w:r>
      <w:r>
        <w:rPr>
          <w:color w:val="231F20"/>
          <w:spacing w:val="6"/>
          <w:sz w:val="16"/>
        </w:rPr>
        <w:t xml:space="preserve"> </w:t>
      </w:r>
      <w:r>
        <w:rPr>
          <w:color w:val="231F20"/>
          <w:sz w:val="16"/>
        </w:rPr>
        <w:t>Guide</w:t>
      </w:r>
      <w:r>
        <w:rPr>
          <w:color w:val="231F20"/>
          <w:spacing w:val="5"/>
          <w:sz w:val="16"/>
        </w:rPr>
        <w:t xml:space="preserve"> </w:t>
      </w:r>
      <w:r>
        <w:rPr>
          <w:color w:val="231F20"/>
          <w:spacing w:val="-5"/>
          <w:sz w:val="16"/>
        </w:rPr>
        <w:t>27.</w:t>
      </w:r>
    </w:p>
    <w:p w14:paraId="785561E6"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31:2]</w:t>
      </w:r>
    </w:p>
    <w:p w14:paraId="785561E7" w14:textId="77777777" w:rsidR="00180D28" w:rsidRDefault="002909AC">
      <w:pPr>
        <w:spacing w:before="78" w:line="223" w:lineRule="auto"/>
        <w:ind w:left="890" w:right="85" w:firstLine="412"/>
        <w:jc w:val="both"/>
        <w:rPr>
          <w:sz w:val="16"/>
        </w:rPr>
      </w:pPr>
      <w:r>
        <w:rPr>
          <w:rFonts w:ascii="Arial" w:hAnsi="Arial"/>
          <w:b/>
          <w:color w:val="231F20"/>
          <w:sz w:val="16"/>
          <w:vertAlign w:val="superscript"/>
        </w:rPr>
        <w:t>1</w:t>
      </w:r>
      <w:r>
        <w:rPr>
          <w:color w:val="231F20"/>
          <w:sz w:val="16"/>
        </w:rPr>
        <w:t>Section 106 of the 2002 Act. An agreement will “purport to” exclude or modify rights if that</w:t>
      </w:r>
      <w:r>
        <w:rPr>
          <w:color w:val="231F20"/>
          <w:spacing w:val="40"/>
          <w:sz w:val="16"/>
        </w:rPr>
        <w:t xml:space="preserve"> </w:t>
      </w:r>
      <w:r>
        <w:rPr>
          <w:color w:val="231F20"/>
          <w:sz w:val="16"/>
        </w:rPr>
        <w:t xml:space="preserve">would be its effect: </w:t>
      </w:r>
      <w:r>
        <w:rPr>
          <w:rFonts w:ascii="Century Schoolbook" w:hAnsi="Century Schoolbook"/>
          <w:i/>
          <w:color w:val="231F20"/>
          <w:sz w:val="16"/>
        </w:rPr>
        <w:t xml:space="preserve">Joseph v Joseph </w:t>
      </w:r>
      <w:r>
        <w:rPr>
          <w:color w:val="231F20"/>
          <w:sz w:val="16"/>
        </w:rPr>
        <w:t>[1967] Ch 78.</w:t>
      </w:r>
    </w:p>
    <w:p w14:paraId="785561E8" w14:textId="77777777" w:rsidR="00180D28" w:rsidRDefault="002909AC">
      <w:pPr>
        <w:spacing w:before="50"/>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106</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1E9"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w:t>
      </w:r>
    </w:p>
    <w:p w14:paraId="785561EA"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73(2)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1EB" w14:textId="77777777" w:rsidR="00180D28" w:rsidRDefault="002909AC">
      <w:pPr>
        <w:spacing w:before="47"/>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73(4)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1EC" w14:textId="77777777" w:rsidR="00180D28" w:rsidRDefault="00180D28">
      <w:pPr>
        <w:rPr>
          <w:sz w:val="16"/>
        </w:rPr>
        <w:sectPr w:rsidR="00180D28">
          <w:headerReference w:type="even" r:id="rId12"/>
          <w:headerReference w:type="default" r:id="rId13"/>
          <w:footerReference w:type="even" r:id="rId14"/>
          <w:footerReference w:type="default" r:id="rId15"/>
          <w:pgSz w:w="12240" w:h="15840"/>
          <w:pgMar w:top="2080" w:right="1800" w:bottom="2100" w:left="1800" w:header="1889" w:footer="1911" w:gutter="0"/>
          <w:pgNumType w:start="3"/>
          <w:cols w:space="720"/>
        </w:sectPr>
      </w:pPr>
    </w:p>
    <w:p w14:paraId="785561ED" w14:textId="77777777" w:rsidR="00180D28" w:rsidRDefault="002909AC">
      <w:pPr>
        <w:pStyle w:val="BodyText"/>
        <w:spacing w:before="217" w:line="218" w:lineRule="auto"/>
        <w:ind w:left="39" w:right="933"/>
        <w:jc w:val="both"/>
        <w:rPr>
          <w:rFonts w:ascii="Arial"/>
          <w:b/>
        </w:rPr>
      </w:pPr>
      <w:proofErr w:type="spellStart"/>
      <w:r>
        <w:rPr>
          <w:color w:val="231F20"/>
        </w:rPr>
        <w:lastRenderedPageBreak/>
        <w:t>ing</w:t>
      </w:r>
      <w:proofErr w:type="spellEnd"/>
      <w:r>
        <w:rPr>
          <w:color w:val="231F20"/>
          <w:spacing w:val="-3"/>
        </w:rPr>
        <w:t xml:space="preserve"> </w:t>
      </w:r>
      <w:r>
        <w:rPr>
          <w:color w:val="231F20"/>
        </w:rPr>
        <w:t>if</w:t>
      </w:r>
      <w:r>
        <w:rPr>
          <w:color w:val="231F20"/>
          <w:spacing w:val="-3"/>
        </w:rPr>
        <w:t xml:space="preserve"> </w:t>
      </w:r>
      <w:r>
        <w:rPr>
          <w:color w:val="231F20"/>
        </w:rPr>
        <w:t>an</w:t>
      </w:r>
      <w:r>
        <w:rPr>
          <w:color w:val="231F20"/>
          <w:spacing w:val="-3"/>
        </w:rPr>
        <w:t xml:space="preserve"> </w:t>
      </w:r>
      <w:r>
        <w:rPr>
          <w:color w:val="231F20"/>
        </w:rPr>
        <w:t>RTM</w:t>
      </w:r>
      <w:r>
        <w:rPr>
          <w:color w:val="231F20"/>
          <w:spacing w:val="-3"/>
        </w:rPr>
        <w:t xml:space="preserve"> </w:t>
      </w:r>
      <w:r>
        <w:rPr>
          <w:color w:val="231F20"/>
        </w:rPr>
        <w:t>company</w:t>
      </w:r>
      <w:r>
        <w:rPr>
          <w:color w:val="231F20"/>
          <w:spacing w:val="-3"/>
        </w:rPr>
        <w:t xml:space="preserve"> </w:t>
      </w:r>
      <w:r>
        <w:rPr>
          <w:color w:val="231F20"/>
        </w:rPr>
        <w:t>already</w:t>
      </w:r>
      <w:r>
        <w:rPr>
          <w:color w:val="231F20"/>
          <w:spacing w:val="-3"/>
        </w:rPr>
        <w:t xml:space="preserve"> </w:t>
      </w:r>
      <w:r>
        <w:rPr>
          <w:color w:val="231F20"/>
        </w:rPr>
        <w:t>exists</w:t>
      </w:r>
      <w:r>
        <w:rPr>
          <w:color w:val="231F20"/>
          <w:spacing w:val="-3"/>
        </w:rPr>
        <w:t xml:space="preserve"> </w:t>
      </w:r>
      <w:r>
        <w:rPr>
          <w:color w:val="231F20"/>
        </w:rPr>
        <w:t>in</w:t>
      </w:r>
      <w:r>
        <w:rPr>
          <w:color w:val="231F20"/>
          <w:spacing w:val="-3"/>
        </w:rPr>
        <w:t xml:space="preserve"> </w:t>
      </w:r>
      <w:r>
        <w:rPr>
          <w:color w:val="231F20"/>
        </w:rPr>
        <w:t>relation</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whole.</w:t>
      </w:r>
      <w:r>
        <w:rPr>
          <w:rFonts w:ascii="Arial"/>
          <w:b/>
          <w:color w:val="231F20"/>
          <w:vertAlign w:val="superscript"/>
        </w:rPr>
        <w:t>3</w:t>
      </w:r>
      <w:r>
        <w:rPr>
          <w:rFonts w:ascii="Arial"/>
          <w:b/>
          <w:color w:val="231F20"/>
          <w:spacing w:val="-3"/>
        </w:rPr>
        <w:t xml:space="preserve"> </w:t>
      </w:r>
      <w:r>
        <w:rPr>
          <w:color w:val="231F20"/>
        </w:rPr>
        <w:t>Nor</w:t>
      </w:r>
      <w:r>
        <w:rPr>
          <w:color w:val="231F20"/>
          <w:spacing w:val="-3"/>
        </w:rPr>
        <w:t xml:space="preserve"> </w:t>
      </w:r>
      <w:r>
        <w:rPr>
          <w:color w:val="231F20"/>
        </w:rPr>
        <w:t>can</w:t>
      </w:r>
      <w:r>
        <w:rPr>
          <w:color w:val="231F20"/>
          <w:spacing w:val="-3"/>
        </w:rPr>
        <w:t xml:space="preserve"> </w:t>
      </w:r>
      <w:r>
        <w:rPr>
          <w:color w:val="231F20"/>
        </w:rPr>
        <w:t>a</w:t>
      </w:r>
      <w:r>
        <w:rPr>
          <w:color w:val="231F20"/>
          <w:spacing w:val="-3"/>
        </w:rPr>
        <w:t xml:space="preserve"> </w:t>
      </w:r>
      <w:r>
        <w:rPr>
          <w:color w:val="231F20"/>
        </w:rPr>
        <w:t>company be an RTM company if it is a commonhold association within the meaning of Pt 1 of the 2002 Act.</w:t>
      </w:r>
      <w:r>
        <w:rPr>
          <w:rFonts w:ascii="Arial"/>
          <w:b/>
          <w:color w:val="231F20"/>
          <w:vertAlign w:val="superscript"/>
        </w:rPr>
        <w:t>4</w:t>
      </w:r>
      <w:r>
        <w:rPr>
          <w:rFonts w:ascii="Arial"/>
          <w:b/>
          <w:color w:val="231F20"/>
        </w:rPr>
        <w:t xml:space="preserve"> </w:t>
      </w:r>
      <w:r>
        <w:rPr>
          <w:color w:val="231F20"/>
        </w:rPr>
        <w:t>If an RTM company acquires the freehold of any premises in relation to which it is an RTM company, it ceases to be an RTM company.</w:t>
      </w:r>
      <w:r>
        <w:rPr>
          <w:rFonts w:ascii="Arial"/>
          <w:b/>
          <w:color w:val="231F20"/>
          <w:vertAlign w:val="superscript"/>
        </w:rPr>
        <w:t>5</w:t>
      </w:r>
    </w:p>
    <w:p w14:paraId="785561EE" w14:textId="77777777" w:rsidR="00180D28" w:rsidRDefault="002909AC">
      <w:pPr>
        <w:pStyle w:val="BodyText"/>
        <w:spacing w:before="43" w:line="218" w:lineRule="auto"/>
        <w:ind w:left="39" w:right="934" w:firstLine="199"/>
        <w:jc w:val="both"/>
        <w:rPr>
          <w:rFonts w:ascii="Arial"/>
          <w:b/>
        </w:rPr>
      </w:pPr>
      <w:r>
        <w:rPr>
          <w:color w:val="231F20"/>
        </w:rPr>
        <w:t>A company may not be an RTM company in relation to more than one self-contained building</w:t>
      </w:r>
      <w:proofErr w:type="gramStart"/>
      <w:r>
        <w:rPr>
          <w:color w:val="231F20"/>
        </w:rPr>
        <w:t>.</w:t>
      </w:r>
      <w:r>
        <w:rPr>
          <w:rFonts w:ascii="Arial"/>
          <w:b/>
          <w:color w:val="231F20"/>
          <w:vertAlign w:val="superscript"/>
        </w:rPr>
        <w:t>6</w:t>
      </w:r>
      <w:proofErr w:type="gramEnd"/>
      <w:r>
        <w:rPr>
          <w:rFonts w:ascii="Arial"/>
          <w:b/>
          <w:color w:val="231F20"/>
        </w:rPr>
        <w:t xml:space="preserve"> </w:t>
      </w:r>
      <w:r>
        <w:rPr>
          <w:color w:val="231F20"/>
        </w:rPr>
        <w:t>This rule does not prevent an RTM company from acquiring the right to manage a building, or a self-contained part of a building, which could be further divided into self-contained parts</w:t>
      </w:r>
      <w:proofErr w:type="gramStart"/>
      <w:r>
        <w:rPr>
          <w:color w:val="231F20"/>
        </w:rPr>
        <w:t>.</w:t>
      </w:r>
      <w:r>
        <w:rPr>
          <w:rFonts w:ascii="Arial"/>
          <w:b/>
          <w:color w:val="231F20"/>
          <w:vertAlign w:val="superscript"/>
        </w:rPr>
        <w:t>7</w:t>
      </w:r>
      <w:proofErr w:type="gramEnd"/>
    </w:p>
    <w:p w14:paraId="785561EF" w14:textId="77777777" w:rsidR="00180D28" w:rsidRDefault="002909AC">
      <w:pPr>
        <w:pStyle w:val="Heading1"/>
        <w:spacing w:before="224"/>
        <w:ind w:left="39"/>
        <w:jc w:val="both"/>
      </w:pPr>
      <w:r>
        <w:rPr>
          <w:color w:val="231F20"/>
        </w:rPr>
        <w:t>§</w:t>
      </w:r>
      <w:r>
        <w:rPr>
          <w:color w:val="231F20"/>
          <w:spacing w:val="-4"/>
        </w:rPr>
        <w:t xml:space="preserve"> </w:t>
      </w:r>
      <w:proofErr w:type="gramStart"/>
      <w:r>
        <w:rPr>
          <w:color w:val="231F20"/>
        </w:rPr>
        <w:t>31:4</w:t>
      </w:r>
      <w:r>
        <w:rPr>
          <w:color w:val="231F20"/>
          <w:spacing w:val="40"/>
        </w:rPr>
        <w:t xml:space="preserve">  </w:t>
      </w:r>
      <w:r>
        <w:rPr>
          <w:color w:val="231F20"/>
          <w:spacing w:val="-2"/>
        </w:rPr>
        <w:t>Membership</w:t>
      </w:r>
      <w:proofErr w:type="gramEnd"/>
    </w:p>
    <w:p w14:paraId="785561F0" w14:textId="77777777" w:rsidR="00180D28" w:rsidRDefault="002909AC">
      <w:pPr>
        <w:pStyle w:val="BodyText"/>
        <w:spacing w:before="117" w:line="218" w:lineRule="auto"/>
        <w:ind w:left="39" w:right="933" w:firstLine="199"/>
        <w:jc w:val="both"/>
        <w:rPr>
          <w:rFonts w:ascii="Arial"/>
          <w:b/>
        </w:rPr>
      </w:pPr>
      <w:r>
        <w:rPr>
          <w:color w:val="231F20"/>
        </w:rPr>
        <w:t>The 2002 Act makes provision for the contents of the articles of association of RTM companies, and in relation to membership, directors and voting. Before the right to manage has been acquired, membership of an RTM company is open only to qualifying tenants of flats in the premises,</w:t>
      </w:r>
      <w:r>
        <w:rPr>
          <w:rFonts w:ascii="Arial"/>
          <w:b/>
          <w:color w:val="231F20"/>
          <w:vertAlign w:val="superscript"/>
        </w:rPr>
        <w:t>1</w:t>
      </w:r>
      <w:r>
        <w:rPr>
          <w:rFonts w:ascii="Arial"/>
          <w:b/>
          <w:color w:val="231F20"/>
        </w:rPr>
        <w:t xml:space="preserve"> </w:t>
      </w:r>
      <w:r>
        <w:rPr>
          <w:color w:val="231F20"/>
        </w:rPr>
        <w:t xml:space="preserve">all of whom are entitled to seek membership of the company, so that the opportunity to participate in the </w:t>
      </w:r>
      <w:proofErr w:type="gramStart"/>
      <w:r>
        <w:rPr>
          <w:color w:val="231F20"/>
        </w:rPr>
        <w:t>manage-</w:t>
      </w:r>
      <w:proofErr w:type="spellStart"/>
      <w:r>
        <w:rPr>
          <w:color w:val="231F20"/>
        </w:rPr>
        <w:t>ment</w:t>
      </w:r>
      <w:proofErr w:type="spellEnd"/>
      <w:proofErr w:type="gramEnd"/>
      <w:r>
        <w:rPr>
          <w:color w:val="231F20"/>
        </w:rPr>
        <w:t xml:space="preserve"> of the premises is available to the qualifying tenant of each flat. Once the right to manage has been acquired landlords under leases of the whole or part of the premises are also entitled to become members.</w:t>
      </w:r>
      <w:r>
        <w:rPr>
          <w:rFonts w:ascii="Arial"/>
          <w:b/>
          <w:color w:val="231F20"/>
          <w:vertAlign w:val="superscript"/>
        </w:rPr>
        <w:t>2</w:t>
      </w:r>
    </w:p>
    <w:p w14:paraId="785561F1" w14:textId="77777777" w:rsidR="00180D28" w:rsidRDefault="002909AC">
      <w:pPr>
        <w:pStyle w:val="BodyText"/>
        <w:spacing w:before="46" w:line="218" w:lineRule="auto"/>
        <w:ind w:left="39" w:right="933" w:firstLine="199"/>
        <w:jc w:val="both"/>
        <w:rPr>
          <w:rFonts w:ascii="Arial" w:hAnsi="Arial"/>
          <w:b/>
        </w:rPr>
      </w:pPr>
      <w:r>
        <w:rPr>
          <w:color w:val="231F20"/>
        </w:rPr>
        <w:t>It has been suggested by the Upper Tribunal that an irregularity in a company’s membership (as where an original subscriber who is not a qualifying tenant remains on the register of members) will not prevent a company from being an RTM company if it would otherwise have that status.</w:t>
      </w:r>
      <w:r>
        <w:rPr>
          <w:rFonts w:ascii="Arial" w:hAnsi="Arial"/>
          <w:b/>
          <w:color w:val="231F20"/>
          <w:vertAlign w:val="superscript"/>
        </w:rPr>
        <w:t>3</w:t>
      </w:r>
      <w:r>
        <w:rPr>
          <w:rFonts w:ascii="Arial" w:hAnsi="Arial"/>
          <w:b/>
          <w:color w:val="231F20"/>
        </w:rPr>
        <w:t xml:space="preserve"> </w:t>
      </w:r>
      <w:r>
        <w:rPr>
          <w:color w:val="231F20"/>
        </w:rPr>
        <w:t>The 2002 Act also contemplates that an RTM company may have members who are not qualifying tenants of a flat in the premises, and provides that their participation in giving a claim</w:t>
      </w:r>
      <w:r>
        <w:rPr>
          <w:color w:val="231F20"/>
          <w:spacing w:val="-5"/>
        </w:rPr>
        <w:t xml:space="preserve"> </w:t>
      </w:r>
      <w:r>
        <w:rPr>
          <w:color w:val="231F20"/>
        </w:rPr>
        <w:t>notice</w:t>
      </w:r>
      <w:r>
        <w:rPr>
          <w:color w:val="231F20"/>
          <w:spacing w:val="-5"/>
        </w:rPr>
        <w:t xml:space="preserve"> </w:t>
      </w:r>
      <w:r>
        <w:rPr>
          <w:color w:val="231F20"/>
        </w:rPr>
        <w:t>does</w:t>
      </w:r>
      <w:r>
        <w:rPr>
          <w:color w:val="231F20"/>
          <w:spacing w:val="-5"/>
        </w:rPr>
        <w:t xml:space="preserve"> </w:t>
      </w:r>
      <w:r>
        <w:rPr>
          <w:color w:val="231F20"/>
        </w:rPr>
        <w:t>not</w:t>
      </w:r>
      <w:r>
        <w:rPr>
          <w:color w:val="231F20"/>
          <w:spacing w:val="-5"/>
        </w:rPr>
        <w:t xml:space="preserve"> </w:t>
      </w:r>
      <w:r>
        <w:rPr>
          <w:color w:val="231F20"/>
        </w:rPr>
        <w:t>invalidate</w:t>
      </w:r>
      <w:r>
        <w:rPr>
          <w:color w:val="231F20"/>
          <w:spacing w:val="-5"/>
        </w:rPr>
        <w:t xml:space="preserve"> </w:t>
      </w:r>
      <w:r>
        <w:rPr>
          <w:color w:val="231F20"/>
        </w:rPr>
        <w:t>the</w:t>
      </w:r>
      <w:r>
        <w:rPr>
          <w:color w:val="231F20"/>
          <w:spacing w:val="-5"/>
        </w:rPr>
        <w:t xml:space="preserve"> </w:t>
      </w:r>
      <w:r>
        <w:rPr>
          <w:color w:val="231F20"/>
        </w:rPr>
        <w:t>notice</w:t>
      </w:r>
      <w:r>
        <w:rPr>
          <w:color w:val="231F20"/>
          <w:spacing w:val="-5"/>
        </w:rPr>
        <w:t xml:space="preserve"> </w:t>
      </w:r>
      <w:r>
        <w:rPr>
          <w:color w:val="231F20"/>
        </w:rPr>
        <w:t>so</w:t>
      </w:r>
      <w:r>
        <w:rPr>
          <w:color w:val="231F20"/>
          <w:spacing w:val="-5"/>
        </w:rPr>
        <w:t xml:space="preserve"> </w:t>
      </w:r>
      <w:r>
        <w:rPr>
          <w:color w:val="231F20"/>
        </w:rPr>
        <w:t>long</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sufficient</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qualify-</w:t>
      </w:r>
      <w:proofErr w:type="spellStart"/>
      <w:r>
        <w:rPr>
          <w:color w:val="231F20"/>
        </w:rPr>
        <w:t>ing</w:t>
      </w:r>
      <w:proofErr w:type="spellEnd"/>
      <w:r>
        <w:rPr>
          <w:color w:val="231F20"/>
        </w:rPr>
        <w:t xml:space="preserve"> tenants were members when the notice was given.</w:t>
      </w:r>
      <w:r>
        <w:rPr>
          <w:rFonts w:ascii="Arial" w:hAnsi="Arial"/>
          <w:b/>
          <w:color w:val="231F20"/>
          <w:vertAlign w:val="superscript"/>
        </w:rPr>
        <w:t>4</w:t>
      </w:r>
    </w:p>
    <w:p w14:paraId="785561F2" w14:textId="77777777" w:rsidR="00180D28" w:rsidRDefault="002909AC">
      <w:pPr>
        <w:pStyle w:val="BodyText"/>
        <w:spacing w:before="36" w:line="218" w:lineRule="auto"/>
        <w:ind w:left="39" w:right="934" w:firstLine="199"/>
        <w:jc w:val="both"/>
      </w:pPr>
      <w:r>
        <w:rPr>
          <w:color w:val="231F20"/>
        </w:rPr>
        <w:t>A person is not a member of a company unless they have agreed to become a member and their name has been entered in the register of members.</w:t>
      </w:r>
      <w:r>
        <w:rPr>
          <w:rFonts w:ascii="Arial"/>
          <w:b/>
          <w:color w:val="231F20"/>
          <w:vertAlign w:val="superscript"/>
        </w:rPr>
        <w:t>5</w:t>
      </w:r>
      <w:r>
        <w:rPr>
          <w:rFonts w:ascii="Arial"/>
          <w:b/>
          <w:color w:val="231F20"/>
        </w:rPr>
        <w:t xml:space="preserve"> </w:t>
      </w:r>
      <w:r>
        <w:rPr>
          <w:color w:val="231F20"/>
        </w:rPr>
        <w:t>There is no requirement that the membership of an RTM company must comprise a certain proportion</w:t>
      </w:r>
      <w:r>
        <w:rPr>
          <w:color w:val="231F20"/>
          <w:spacing w:val="19"/>
        </w:rPr>
        <w:t xml:space="preserve"> </w:t>
      </w:r>
      <w:r>
        <w:rPr>
          <w:color w:val="231F20"/>
        </w:rPr>
        <w:t>of</w:t>
      </w:r>
      <w:r>
        <w:rPr>
          <w:color w:val="231F20"/>
          <w:spacing w:val="19"/>
        </w:rPr>
        <w:t xml:space="preserve"> </w:t>
      </w:r>
      <w:r>
        <w:rPr>
          <w:color w:val="231F20"/>
        </w:rPr>
        <w:t>qualifying</w:t>
      </w:r>
      <w:r>
        <w:rPr>
          <w:color w:val="231F20"/>
          <w:spacing w:val="19"/>
        </w:rPr>
        <w:t xml:space="preserve"> </w:t>
      </w:r>
      <w:r>
        <w:rPr>
          <w:color w:val="231F20"/>
        </w:rPr>
        <w:t>tenants,</w:t>
      </w:r>
      <w:r>
        <w:rPr>
          <w:color w:val="231F20"/>
          <w:spacing w:val="20"/>
        </w:rPr>
        <w:t xml:space="preserve"> </w:t>
      </w:r>
      <w:r>
        <w:rPr>
          <w:color w:val="231F20"/>
        </w:rPr>
        <w:t>but</w:t>
      </w:r>
      <w:r>
        <w:rPr>
          <w:color w:val="231F20"/>
          <w:spacing w:val="19"/>
        </w:rPr>
        <w:t xml:space="preserve"> </w:t>
      </w:r>
      <w:r>
        <w:rPr>
          <w:color w:val="231F20"/>
        </w:rPr>
        <w:t>the</w:t>
      </w:r>
      <w:r>
        <w:rPr>
          <w:color w:val="231F20"/>
          <w:spacing w:val="19"/>
        </w:rPr>
        <w:t xml:space="preserve"> </w:t>
      </w:r>
      <w:r>
        <w:rPr>
          <w:color w:val="231F20"/>
        </w:rPr>
        <w:t>company</w:t>
      </w:r>
      <w:r>
        <w:rPr>
          <w:color w:val="231F20"/>
          <w:spacing w:val="20"/>
        </w:rPr>
        <w:t xml:space="preserve"> </w:t>
      </w:r>
      <w:r>
        <w:rPr>
          <w:color w:val="231F20"/>
        </w:rPr>
        <w:t>will</w:t>
      </w:r>
      <w:r>
        <w:rPr>
          <w:color w:val="231F20"/>
          <w:spacing w:val="19"/>
        </w:rPr>
        <w:t xml:space="preserve"> </w:t>
      </w:r>
      <w:r>
        <w:rPr>
          <w:color w:val="231F20"/>
        </w:rPr>
        <w:t>be</w:t>
      </w:r>
      <w:r>
        <w:rPr>
          <w:color w:val="231F20"/>
          <w:spacing w:val="19"/>
        </w:rPr>
        <w:t xml:space="preserve"> </w:t>
      </w:r>
      <w:r>
        <w:rPr>
          <w:color w:val="231F20"/>
        </w:rPr>
        <w:t>unable</w:t>
      </w:r>
      <w:r>
        <w:rPr>
          <w:color w:val="231F20"/>
          <w:spacing w:val="19"/>
        </w:rPr>
        <w:t xml:space="preserve"> </w:t>
      </w:r>
      <w:r>
        <w:rPr>
          <w:color w:val="231F20"/>
        </w:rPr>
        <w:t>to</w:t>
      </w:r>
      <w:r>
        <w:rPr>
          <w:color w:val="231F20"/>
          <w:spacing w:val="20"/>
        </w:rPr>
        <w:t xml:space="preserve"> </w:t>
      </w:r>
      <w:r>
        <w:rPr>
          <w:color w:val="231F20"/>
        </w:rPr>
        <w:t>give</w:t>
      </w:r>
      <w:r>
        <w:rPr>
          <w:color w:val="231F20"/>
          <w:spacing w:val="19"/>
        </w:rPr>
        <w:t xml:space="preserve"> </w:t>
      </w:r>
      <w:r>
        <w:rPr>
          <w:color w:val="231F20"/>
        </w:rPr>
        <w:t>a</w:t>
      </w:r>
      <w:r>
        <w:rPr>
          <w:color w:val="231F20"/>
          <w:spacing w:val="19"/>
        </w:rPr>
        <w:t xml:space="preserve"> </w:t>
      </w:r>
      <w:r>
        <w:rPr>
          <w:color w:val="231F20"/>
          <w:spacing w:val="-2"/>
        </w:rPr>
        <w:t>claim</w:t>
      </w:r>
    </w:p>
    <w:p w14:paraId="785561F3" w14:textId="77777777" w:rsidR="00180D28" w:rsidRDefault="002909AC">
      <w:pPr>
        <w:pStyle w:val="BodyText"/>
        <w:spacing w:before="8"/>
        <w:rPr>
          <w:sz w:val="17"/>
        </w:rPr>
      </w:pPr>
      <w:r>
        <w:rPr>
          <w:noProof/>
          <w:sz w:val="17"/>
        </w:rPr>
        <mc:AlternateContent>
          <mc:Choice Requires="wps">
            <w:drawing>
              <wp:anchor distT="0" distB="0" distL="0" distR="0" simplePos="0" relativeHeight="487588864" behindDoc="1" locked="0" layoutInCell="1" allowOverlap="1" wp14:anchorId="785564D9" wp14:editId="785564DA">
                <wp:simplePos x="0" y="0"/>
                <wp:positionH relativeFrom="page">
                  <wp:posOffset>1168199</wp:posOffset>
                </wp:positionH>
                <wp:positionV relativeFrom="paragraph">
                  <wp:posOffset>150608</wp:posOffset>
                </wp:positionV>
                <wp:extent cx="912494"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71995E8" id="Graphic 13" o:spid="_x0000_s1026" style="position:absolute;margin-left:92pt;margin-top:11.85pt;width:71.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1F4" w14:textId="77777777" w:rsidR="00180D28" w:rsidRDefault="002909AC">
      <w:pPr>
        <w:spacing w:before="87" w:line="223" w:lineRule="auto"/>
        <w:ind w:left="39" w:right="933" w:firstLine="412"/>
        <w:jc w:val="both"/>
        <w:rPr>
          <w:sz w:val="16"/>
        </w:rPr>
      </w:pPr>
      <w:r>
        <w:rPr>
          <w:rFonts w:ascii="Arial"/>
          <w:b/>
          <w:color w:val="231F20"/>
          <w:sz w:val="16"/>
          <w:vertAlign w:val="superscript"/>
        </w:rPr>
        <w:t>3</w:t>
      </w:r>
      <w:r>
        <w:rPr>
          <w:rFonts w:ascii="Century Schoolbook"/>
          <w:i/>
          <w:color w:val="231F20"/>
          <w:sz w:val="16"/>
        </w:rPr>
        <w:t>Fencott</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Lyttleton</w:t>
      </w:r>
      <w:r>
        <w:rPr>
          <w:rFonts w:ascii="Century Schoolbook"/>
          <w:i/>
          <w:color w:val="231F20"/>
          <w:spacing w:val="-5"/>
          <w:sz w:val="16"/>
        </w:rPr>
        <w:t xml:space="preserve"> </w:t>
      </w:r>
      <w:r>
        <w:rPr>
          <w:rFonts w:ascii="Century Schoolbook"/>
          <w:i/>
          <w:color w:val="231F20"/>
          <w:sz w:val="16"/>
        </w:rPr>
        <w:t>Court</w:t>
      </w:r>
      <w:r>
        <w:rPr>
          <w:rFonts w:ascii="Century Schoolbook"/>
          <w:i/>
          <w:color w:val="231F20"/>
          <w:spacing w:val="-5"/>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[2014]</w:t>
      </w:r>
      <w:r>
        <w:rPr>
          <w:color w:val="231F20"/>
          <w:spacing w:val="-5"/>
          <w:sz w:val="16"/>
        </w:rPr>
        <w:t xml:space="preserve"> </w:t>
      </w:r>
      <w:r>
        <w:rPr>
          <w:color w:val="231F20"/>
          <w:sz w:val="16"/>
        </w:rPr>
        <w:t>UKUT</w:t>
      </w:r>
      <w:r>
        <w:rPr>
          <w:color w:val="231F20"/>
          <w:spacing w:val="-5"/>
          <w:sz w:val="16"/>
        </w:rPr>
        <w:t xml:space="preserve"> </w:t>
      </w:r>
      <w:r>
        <w:rPr>
          <w:color w:val="231F20"/>
          <w:sz w:val="16"/>
        </w:rPr>
        <w:t>27</w:t>
      </w:r>
      <w:r>
        <w:rPr>
          <w:color w:val="231F20"/>
          <w:spacing w:val="-5"/>
          <w:sz w:val="16"/>
        </w:rPr>
        <w:t xml:space="preserve"> </w:t>
      </w:r>
      <w:r>
        <w:rPr>
          <w:color w:val="231F20"/>
          <w:sz w:val="16"/>
        </w:rPr>
        <w:t>(LC).</w:t>
      </w:r>
      <w:r>
        <w:rPr>
          <w:color w:val="231F20"/>
          <w:spacing w:val="-5"/>
          <w:sz w:val="16"/>
        </w:rPr>
        <w:t xml:space="preserve"> </w:t>
      </w:r>
      <w:r>
        <w:rPr>
          <w:color w:val="231F20"/>
          <w:sz w:val="16"/>
        </w:rPr>
        <w:t>The</w:t>
      </w:r>
      <w:r>
        <w:rPr>
          <w:color w:val="231F20"/>
          <w:spacing w:val="-5"/>
          <w:sz w:val="16"/>
        </w:rPr>
        <w:t xml:space="preserve"> </w:t>
      </w:r>
      <w:r>
        <w:rPr>
          <w:color w:val="231F20"/>
          <w:sz w:val="16"/>
        </w:rPr>
        <w:t>effect</w:t>
      </w:r>
      <w:r>
        <w:rPr>
          <w:color w:val="231F20"/>
          <w:spacing w:val="-5"/>
          <w:sz w:val="16"/>
        </w:rPr>
        <w:t xml:space="preserve"> </w:t>
      </w:r>
      <w:r>
        <w:rPr>
          <w:color w:val="231F20"/>
          <w:sz w:val="16"/>
        </w:rPr>
        <w:t>of</w:t>
      </w:r>
      <w:r>
        <w:rPr>
          <w:color w:val="231F20"/>
          <w:spacing w:val="-5"/>
          <w:sz w:val="16"/>
        </w:rPr>
        <w:t xml:space="preserve"> </w:t>
      </w:r>
      <w:r>
        <w:rPr>
          <w:color w:val="231F20"/>
          <w:sz w:val="16"/>
        </w:rPr>
        <w:t>s.73(4)</w:t>
      </w:r>
      <w:r>
        <w:rPr>
          <w:color w:val="231F20"/>
          <w:spacing w:val="-5"/>
          <w:sz w:val="16"/>
        </w:rPr>
        <w:t xml:space="preserve"> </w:t>
      </w:r>
      <w:r>
        <w:rPr>
          <w:color w:val="231F20"/>
          <w:sz w:val="16"/>
        </w:rPr>
        <w:t>is</w:t>
      </w:r>
      <w:r>
        <w:rPr>
          <w:color w:val="231F20"/>
          <w:spacing w:val="-5"/>
          <w:sz w:val="16"/>
        </w:rPr>
        <w:t xml:space="preserve"> </w:t>
      </w:r>
      <w:r>
        <w:rPr>
          <w:color w:val="231F20"/>
          <w:sz w:val="16"/>
        </w:rPr>
        <w:t>reinforced by the further restriction in Sch.6 para.5(1)(a) that Ch.2 of the 2002</w:t>
      </w:r>
      <w:r>
        <w:rPr>
          <w:color w:val="231F20"/>
          <w:spacing w:val="-2"/>
          <w:sz w:val="16"/>
        </w:rPr>
        <w:t xml:space="preserve"> </w:t>
      </w:r>
      <w:r>
        <w:rPr>
          <w:color w:val="231F20"/>
          <w:sz w:val="16"/>
        </w:rPr>
        <w:t>Act does not apply to premises at any time if, at that time, the right to manage is already exercisable in relation to those premises.</w:t>
      </w:r>
    </w:p>
    <w:p w14:paraId="785561F5" w14:textId="77777777" w:rsidR="00180D28" w:rsidRDefault="002909AC">
      <w:pPr>
        <w:spacing w:before="51"/>
        <w:ind w:left="452"/>
        <w:rPr>
          <w:sz w:val="16"/>
        </w:rPr>
      </w:pPr>
      <w:r>
        <w:rPr>
          <w:rFonts w:ascii="Arial" w:hAnsi="Arial"/>
          <w:b/>
          <w:color w:val="231F20"/>
          <w:sz w:val="16"/>
          <w:vertAlign w:val="superscript"/>
        </w:rPr>
        <w:t>4</w:t>
      </w:r>
      <w:r>
        <w:rPr>
          <w:color w:val="231F20"/>
          <w:sz w:val="16"/>
        </w:rPr>
        <w:t>Section</w:t>
      </w:r>
      <w:r>
        <w:rPr>
          <w:color w:val="231F20"/>
          <w:spacing w:val="4"/>
          <w:sz w:val="16"/>
        </w:rPr>
        <w:t xml:space="preserve"> </w:t>
      </w:r>
      <w:r>
        <w:rPr>
          <w:color w:val="231F20"/>
          <w:sz w:val="16"/>
        </w:rPr>
        <w:t>73(3)</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2002</w:t>
      </w:r>
      <w:r>
        <w:rPr>
          <w:color w:val="231F20"/>
          <w:spacing w:val="-4"/>
          <w:sz w:val="16"/>
        </w:rPr>
        <w:t xml:space="preserve"> </w:t>
      </w:r>
      <w:r>
        <w:rPr>
          <w:color w:val="231F20"/>
          <w:sz w:val="16"/>
        </w:rPr>
        <w:t>Act.</w:t>
      </w:r>
      <w:r>
        <w:rPr>
          <w:color w:val="231F20"/>
          <w:spacing w:val="5"/>
          <w:sz w:val="16"/>
        </w:rPr>
        <w:t xml:space="preserve"> </w:t>
      </w:r>
      <w:r>
        <w:rPr>
          <w:color w:val="231F20"/>
          <w:sz w:val="16"/>
        </w:rPr>
        <w:t>For</w:t>
      </w:r>
      <w:r>
        <w:rPr>
          <w:color w:val="231F20"/>
          <w:spacing w:val="5"/>
          <w:sz w:val="16"/>
        </w:rPr>
        <w:t xml:space="preserve"> </w:t>
      </w:r>
      <w:r>
        <w:rPr>
          <w:color w:val="231F20"/>
          <w:sz w:val="16"/>
        </w:rPr>
        <w:t>commonhold</w:t>
      </w:r>
      <w:r>
        <w:rPr>
          <w:color w:val="231F20"/>
          <w:spacing w:val="4"/>
          <w:sz w:val="16"/>
        </w:rPr>
        <w:t xml:space="preserve"> </w:t>
      </w:r>
      <w:r>
        <w:rPr>
          <w:color w:val="231F20"/>
          <w:sz w:val="16"/>
        </w:rPr>
        <w:t>associations</w:t>
      </w:r>
      <w:r>
        <w:rPr>
          <w:color w:val="231F20"/>
          <w:spacing w:val="5"/>
          <w:sz w:val="16"/>
        </w:rPr>
        <w:t xml:space="preserve"> </w:t>
      </w:r>
      <w:r>
        <w:rPr>
          <w:color w:val="231F20"/>
          <w:sz w:val="16"/>
        </w:rPr>
        <w:t>see</w:t>
      </w:r>
      <w:r>
        <w:rPr>
          <w:color w:val="231F20"/>
          <w:spacing w:val="5"/>
          <w:sz w:val="16"/>
        </w:rPr>
        <w:t xml:space="preserve"> </w:t>
      </w:r>
      <w:r>
        <w:rPr>
          <w:color w:val="231F20"/>
          <w:sz w:val="16"/>
        </w:rPr>
        <w:t>§</w:t>
      </w:r>
      <w:r>
        <w:rPr>
          <w:color w:val="231F20"/>
          <w:spacing w:val="-4"/>
          <w:sz w:val="16"/>
        </w:rPr>
        <w:t xml:space="preserve"> </w:t>
      </w:r>
      <w:r>
        <w:rPr>
          <w:color w:val="231F20"/>
          <w:sz w:val="16"/>
        </w:rPr>
        <w:t>30:36</w:t>
      </w:r>
      <w:r>
        <w:rPr>
          <w:color w:val="231F20"/>
          <w:spacing w:val="5"/>
          <w:sz w:val="16"/>
        </w:rPr>
        <w:t xml:space="preserve"> </w:t>
      </w:r>
      <w:r>
        <w:rPr>
          <w:color w:val="231F20"/>
          <w:sz w:val="16"/>
        </w:rPr>
        <w:t>and</w:t>
      </w:r>
      <w:r>
        <w:rPr>
          <w:color w:val="231F20"/>
          <w:spacing w:val="5"/>
          <w:sz w:val="16"/>
        </w:rPr>
        <w:t xml:space="preserve"> </w:t>
      </w:r>
      <w:r>
        <w:rPr>
          <w:color w:val="231F20"/>
          <w:spacing w:val="-2"/>
          <w:sz w:val="16"/>
        </w:rPr>
        <w:t>following.</w:t>
      </w:r>
    </w:p>
    <w:p w14:paraId="785561F6" w14:textId="77777777" w:rsidR="00180D28" w:rsidRDefault="002909AC">
      <w:pPr>
        <w:spacing w:before="47"/>
        <w:ind w:left="452"/>
        <w:rPr>
          <w:sz w:val="16"/>
        </w:rPr>
      </w:pPr>
      <w:proofErr w:type="gramStart"/>
      <w:r>
        <w:rPr>
          <w:rFonts w:ascii="Arial"/>
          <w:b/>
          <w:color w:val="231F20"/>
          <w:sz w:val="16"/>
          <w:vertAlign w:val="superscript"/>
        </w:rPr>
        <w:t>5</w:t>
      </w:r>
      <w:r>
        <w:rPr>
          <w:color w:val="231F20"/>
          <w:sz w:val="16"/>
        </w:rPr>
        <w:t>Section</w:t>
      </w:r>
      <w:proofErr w:type="gramEnd"/>
      <w:r>
        <w:rPr>
          <w:color w:val="231F20"/>
          <w:spacing w:val="6"/>
          <w:sz w:val="16"/>
        </w:rPr>
        <w:t xml:space="preserve"> </w:t>
      </w:r>
      <w:r>
        <w:rPr>
          <w:color w:val="231F20"/>
          <w:sz w:val="16"/>
        </w:rPr>
        <w:t>73(5)</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1F7" w14:textId="77777777" w:rsidR="00180D28" w:rsidRDefault="002909AC">
      <w:pPr>
        <w:spacing w:before="59" w:line="223" w:lineRule="auto"/>
        <w:ind w:left="39" w:right="932" w:firstLine="412"/>
        <w:jc w:val="both"/>
        <w:rPr>
          <w:sz w:val="16"/>
        </w:rPr>
      </w:pPr>
      <w:r>
        <w:rPr>
          <w:rFonts w:ascii="Arial"/>
          <w:b/>
          <w:color w:val="231F20"/>
          <w:sz w:val="16"/>
          <w:vertAlign w:val="superscript"/>
        </w:rPr>
        <w:t>6</w:t>
      </w:r>
      <w:r>
        <w:rPr>
          <w:rFonts w:ascii="Century Schoolbook"/>
          <w:i/>
          <w:color w:val="231F20"/>
          <w:sz w:val="16"/>
        </w:rPr>
        <w:t xml:space="preserve">Triplerose Ltd v Ninety Broomfield Road RTM Co Ltd </w:t>
      </w:r>
      <w:r>
        <w:rPr>
          <w:color w:val="231F20"/>
          <w:sz w:val="16"/>
        </w:rPr>
        <w:t>[2015] EWCA Civ 282. Before this issue was resolved by the Court of Appeal, numerous companies sought the right to manage more than one self-contained building, and many obtained it without dispute or had it confirmed by tribunal decision; as a company whose object is to acquire the right to manage more than one building is not an RTM company, the status and rights of such companies may be in doubt.</w:t>
      </w:r>
    </w:p>
    <w:p w14:paraId="785561F8" w14:textId="77777777" w:rsidR="00180D28" w:rsidRDefault="002909AC">
      <w:pPr>
        <w:spacing w:before="52"/>
        <w:ind w:left="452"/>
        <w:rPr>
          <w:sz w:val="16"/>
        </w:rPr>
      </w:pPr>
      <w:r>
        <w:rPr>
          <w:rFonts w:ascii="Arial"/>
          <w:b/>
          <w:color w:val="231F20"/>
          <w:sz w:val="16"/>
          <w:vertAlign w:val="superscript"/>
        </w:rPr>
        <w:t>7</w:t>
      </w:r>
      <w:r>
        <w:rPr>
          <w:rFonts w:ascii="Century Schoolbook"/>
          <w:i/>
          <w:color w:val="231F20"/>
          <w:sz w:val="16"/>
        </w:rPr>
        <w:t>Assethold</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Eveline</w:t>
      </w:r>
      <w:r>
        <w:rPr>
          <w:rFonts w:ascii="Century Schoolbook"/>
          <w:i/>
          <w:color w:val="231F20"/>
          <w:spacing w:val="5"/>
          <w:sz w:val="16"/>
        </w:rPr>
        <w:t xml:space="preserve"> </w:t>
      </w:r>
      <w:r>
        <w:rPr>
          <w:rFonts w:ascii="Century Schoolbook"/>
          <w:i/>
          <w:color w:val="231F20"/>
          <w:sz w:val="16"/>
        </w:rPr>
        <w:t>Road</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[2024]</w:t>
      </w:r>
      <w:r>
        <w:rPr>
          <w:color w:val="231F20"/>
          <w:spacing w:val="5"/>
          <w:sz w:val="16"/>
        </w:rPr>
        <w:t xml:space="preserve"> </w:t>
      </w:r>
      <w:r>
        <w:rPr>
          <w:color w:val="231F20"/>
          <w:sz w:val="16"/>
        </w:rPr>
        <w:t>EWCA</w:t>
      </w:r>
      <w:r>
        <w:rPr>
          <w:color w:val="231F20"/>
          <w:spacing w:val="-4"/>
          <w:sz w:val="16"/>
        </w:rPr>
        <w:t xml:space="preserve"> </w:t>
      </w:r>
      <w:r>
        <w:rPr>
          <w:color w:val="231F20"/>
          <w:sz w:val="16"/>
        </w:rPr>
        <w:t>Civ</w:t>
      </w:r>
      <w:r>
        <w:rPr>
          <w:color w:val="231F20"/>
          <w:spacing w:val="5"/>
          <w:sz w:val="16"/>
        </w:rPr>
        <w:t xml:space="preserve"> </w:t>
      </w:r>
      <w:r>
        <w:rPr>
          <w:color w:val="231F20"/>
          <w:spacing w:val="-4"/>
          <w:sz w:val="16"/>
        </w:rPr>
        <w:t>187.</w:t>
      </w:r>
    </w:p>
    <w:p w14:paraId="785561F9"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31:4]</w:t>
      </w:r>
    </w:p>
    <w:p w14:paraId="785561FA" w14:textId="77777777" w:rsidR="00180D28" w:rsidRDefault="002909AC">
      <w:pPr>
        <w:spacing w:before="67"/>
        <w:ind w:left="45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74(1)(a)</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1FB" w14:textId="77777777" w:rsidR="00180D28" w:rsidRDefault="002909AC">
      <w:pPr>
        <w:spacing w:before="47"/>
        <w:ind w:left="452"/>
        <w:rPr>
          <w:sz w:val="16"/>
        </w:rPr>
      </w:pPr>
      <w:proofErr w:type="gramStart"/>
      <w:r>
        <w:rPr>
          <w:rFonts w:ascii="Arial"/>
          <w:b/>
          <w:color w:val="231F20"/>
          <w:sz w:val="16"/>
          <w:vertAlign w:val="superscript"/>
        </w:rPr>
        <w:t>2</w:t>
      </w:r>
      <w:r>
        <w:rPr>
          <w:color w:val="231F20"/>
          <w:sz w:val="16"/>
        </w:rPr>
        <w:t>Section</w:t>
      </w:r>
      <w:proofErr w:type="gramEnd"/>
      <w:r>
        <w:rPr>
          <w:color w:val="231F20"/>
          <w:spacing w:val="6"/>
          <w:sz w:val="16"/>
        </w:rPr>
        <w:t xml:space="preserve"> </w:t>
      </w:r>
      <w:r>
        <w:rPr>
          <w:color w:val="231F20"/>
          <w:sz w:val="16"/>
        </w:rPr>
        <w:t>74(1)(b)</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1FC" w14:textId="77777777" w:rsidR="00180D28" w:rsidRDefault="002909AC">
      <w:pPr>
        <w:spacing w:before="47"/>
        <w:ind w:left="452"/>
        <w:rPr>
          <w:sz w:val="16"/>
        </w:rPr>
      </w:pPr>
      <w:r>
        <w:rPr>
          <w:rFonts w:ascii="Arial"/>
          <w:b/>
          <w:color w:val="231F20"/>
          <w:sz w:val="16"/>
          <w:vertAlign w:val="superscript"/>
        </w:rPr>
        <w:t>3</w:t>
      </w:r>
      <w:r>
        <w:rPr>
          <w:rFonts w:ascii="Century Schoolbook"/>
          <w:i/>
          <w:color w:val="231F20"/>
          <w:sz w:val="16"/>
        </w:rPr>
        <w:t>Triplerose</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Mill</w:t>
      </w:r>
      <w:r>
        <w:rPr>
          <w:rFonts w:ascii="Century Schoolbook"/>
          <w:i/>
          <w:color w:val="231F20"/>
          <w:spacing w:val="3"/>
          <w:sz w:val="16"/>
        </w:rPr>
        <w:t xml:space="preserve"> </w:t>
      </w:r>
      <w:r>
        <w:rPr>
          <w:rFonts w:ascii="Century Schoolbook"/>
          <w:i/>
          <w:color w:val="231F20"/>
          <w:sz w:val="16"/>
        </w:rPr>
        <w:t>House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[2016]</w:t>
      </w:r>
      <w:r>
        <w:rPr>
          <w:color w:val="231F20"/>
          <w:spacing w:val="3"/>
          <w:sz w:val="16"/>
        </w:rPr>
        <w:t xml:space="preserve"> </w:t>
      </w:r>
      <w:r>
        <w:rPr>
          <w:color w:val="231F20"/>
          <w:sz w:val="16"/>
        </w:rPr>
        <w:t>UKUT</w:t>
      </w:r>
      <w:r>
        <w:rPr>
          <w:color w:val="231F20"/>
          <w:spacing w:val="4"/>
          <w:sz w:val="16"/>
        </w:rPr>
        <w:t xml:space="preserve"> </w:t>
      </w:r>
      <w:r>
        <w:rPr>
          <w:color w:val="231F20"/>
          <w:sz w:val="16"/>
        </w:rPr>
        <w:t>80</w:t>
      </w:r>
      <w:r>
        <w:rPr>
          <w:color w:val="231F20"/>
          <w:spacing w:val="3"/>
          <w:sz w:val="16"/>
        </w:rPr>
        <w:t xml:space="preserve"> </w:t>
      </w:r>
      <w:r>
        <w:rPr>
          <w:color w:val="231F20"/>
          <w:spacing w:val="-2"/>
          <w:sz w:val="16"/>
        </w:rPr>
        <w:t>(LC).</w:t>
      </w:r>
    </w:p>
    <w:p w14:paraId="785561FD" w14:textId="77777777" w:rsidR="00180D28" w:rsidRDefault="002909AC">
      <w:pPr>
        <w:spacing w:before="47"/>
        <w:ind w:left="452"/>
        <w:rPr>
          <w:sz w:val="16"/>
        </w:rPr>
      </w:pPr>
      <w:r>
        <w:rPr>
          <w:rFonts w:ascii="Arial"/>
          <w:b/>
          <w:color w:val="231F20"/>
          <w:sz w:val="16"/>
          <w:vertAlign w:val="superscript"/>
        </w:rPr>
        <w:t>4</w:t>
      </w:r>
      <w:r>
        <w:rPr>
          <w:color w:val="231F20"/>
          <w:sz w:val="16"/>
        </w:rPr>
        <w:t>Section</w:t>
      </w:r>
      <w:r>
        <w:rPr>
          <w:color w:val="231F20"/>
          <w:spacing w:val="6"/>
          <w:sz w:val="16"/>
        </w:rPr>
        <w:t xml:space="preserve"> </w:t>
      </w:r>
      <w:r>
        <w:rPr>
          <w:color w:val="231F20"/>
          <w:sz w:val="16"/>
        </w:rPr>
        <w:t>81(2)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1FE" w14:textId="77777777" w:rsidR="00180D28" w:rsidRDefault="002909AC">
      <w:pPr>
        <w:spacing w:before="58" w:line="223" w:lineRule="auto"/>
        <w:ind w:left="39" w:right="933" w:firstLine="412"/>
        <w:jc w:val="both"/>
        <w:rPr>
          <w:sz w:val="16"/>
        </w:rPr>
      </w:pPr>
      <w:r>
        <w:rPr>
          <w:rFonts w:ascii="Arial"/>
          <w:b/>
          <w:color w:val="231F20"/>
          <w:sz w:val="16"/>
          <w:vertAlign w:val="superscript"/>
        </w:rPr>
        <w:t>5</w:t>
      </w:r>
      <w:r>
        <w:rPr>
          <w:rFonts w:ascii="Century Schoolbook"/>
          <w:i/>
          <w:color w:val="231F20"/>
          <w:sz w:val="16"/>
        </w:rPr>
        <w:t xml:space="preserve">Southall Court Residents Ltd v Buy Your Freehold Ltd </w:t>
      </w:r>
      <w:r>
        <w:rPr>
          <w:color w:val="231F20"/>
          <w:sz w:val="16"/>
        </w:rPr>
        <w:t>LRX/124/2007 (Lands Tribunal); where</w:t>
      </w:r>
      <w:r>
        <w:rPr>
          <w:color w:val="231F20"/>
          <w:spacing w:val="80"/>
          <w:sz w:val="16"/>
        </w:rPr>
        <w:t xml:space="preserve"> </w:t>
      </w:r>
      <w:r>
        <w:rPr>
          <w:color w:val="231F20"/>
          <w:sz w:val="16"/>
        </w:rPr>
        <w:t>no</w:t>
      </w:r>
      <w:r>
        <w:rPr>
          <w:color w:val="231F20"/>
          <w:spacing w:val="-3"/>
          <w:sz w:val="16"/>
        </w:rPr>
        <w:t xml:space="preserve"> </w:t>
      </w:r>
      <w:r>
        <w:rPr>
          <w:color w:val="231F20"/>
          <w:sz w:val="16"/>
        </w:rPr>
        <w:t>register</w:t>
      </w:r>
      <w:r>
        <w:rPr>
          <w:color w:val="231F20"/>
          <w:spacing w:val="-3"/>
          <w:sz w:val="16"/>
        </w:rPr>
        <w:t xml:space="preserve"> </w:t>
      </w:r>
      <w:r>
        <w:rPr>
          <w:color w:val="231F20"/>
          <w:sz w:val="16"/>
        </w:rPr>
        <w:t>of</w:t>
      </w:r>
      <w:r>
        <w:rPr>
          <w:color w:val="231F20"/>
          <w:spacing w:val="-3"/>
          <w:sz w:val="16"/>
        </w:rPr>
        <w:t xml:space="preserve"> </w:t>
      </w:r>
      <w:r>
        <w:rPr>
          <w:color w:val="231F20"/>
          <w:sz w:val="16"/>
        </w:rPr>
        <w:t>members</w:t>
      </w:r>
      <w:r>
        <w:rPr>
          <w:color w:val="231F20"/>
          <w:spacing w:val="-3"/>
          <w:sz w:val="16"/>
        </w:rPr>
        <w:t xml:space="preserve"> </w:t>
      </w:r>
      <w:r>
        <w:rPr>
          <w:color w:val="231F20"/>
          <w:sz w:val="16"/>
        </w:rPr>
        <w:t>had</w:t>
      </w:r>
      <w:r>
        <w:rPr>
          <w:color w:val="231F20"/>
          <w:spacing w:val="-3"/>
          <w:sz w:val="16"/>
        </w:rPr>
        <w:t xml:space="preserve"> </w:t>
      </w:r>
      <w:r>
        <w:rPr>
          <w:color w:val="231F20"/>
          <w:sz w:val="16"/>
        </w:rPr>
        <w:t>been</w:t>
      </w:r>
      <w:r>
        <w:rPr>
          <w:color w:val="231F20"/>
          <w:spacing w:val="-3"/>
          <w:sz w:val="16"/>
        </w:rPr>
        <w:t xml:space="preserve"> </w:t>
      </w:r>
      <w:r>
        <w:rPr>
          <w:color w:val="231F20"/>
          <w:sz w:val="16"/>
        </w:rPr>
        <w:t>compiled</w:t>
      </w:r>
      <w:r>
        <w:rPr>
          <w:color w:val="231F20"/>
          <w:spacing w:val="-3"/>
          <w:sz w:val="16"/>
        </w:rPr>
        <w:t xml:space="preserve"> </w:t>
      </w:r>
      <w:r>
        <w:rPr>
          <w:color w:val="231F20"/>
          <w:sz w:val="16"/>
        </w:rPr>
        <w:t>the</w:t>
      </w:r>
      <w:r>
        <w:rPr>
          <w:color w:val="231F20"/>
          <w:spacing w:val="-3"/>
          <w:sz w:val="16"/>
        </w:rPr>
        <w:t xml:space="preserve"> </w:t>
      </w:r>
      <w:r>
        <w:rPr>
          <w:color w:val="231F20"/>
          <w:sz w:val="16"/>
        </w:rPr>
        <w:t>only</w:t>
      </w:r>
      <w:r>
        <w:rPr>
          <w:color w:val="231F20"/>
          <w:spacing w:val="-3"/>
          <w:sz w:val="16"/>
        </w:rPr>
        <w:t xml:space="preserve"> </w:t>
      </w:r>
      <w:r>
        <w:rPr>
          <w:color w:val="231F20"/>
          <w:sz w:val="16"/>
        </w:rPr>
        <w:t>members</w:t>
      </w:r>
      <w:r>
        <w:rPr>
          <w:color w:val="231F20"/>
          <w:spacing w:val="-3"/>
          <w:sz w:val="16"/>
        </w:rPr>
        <w:t xml:space="preserve"> </w:t>
      </w:r>
      <w:r>
        <w:rPr>
          <w:color w:val="231F20"/>
          <w:sz w:val="16"/>
        </w:rPr>
        <w:t>of</w:t>
      </w:r>
      <w:r>
        <w:rPr>
          <w:color w:val="231F20"/>
          <w:spacing w:val="-3"/>
          <w:sz w:val="16"/>
        </w:rPr>
        <w:t xml:space="preserve"> </w:t>
      </w:r>
      <w:r>
        <w:rPr>
          <w:color w:val="231F20"/>
          <w:sz w:val="16"/>
        </w:rPr>
        <w:t>the</w:t>
      </w:r>
      <w:r>
        <w:rPr>
          <w:color w:val="231F20"/>
          <w:spacing w:val="-3"/>
          <w:sz w:val="16"/>
        </w:rPr>
        <w:t xml:space="preserve"> </w:t>
      </w:r>
      <w:r>
        <w:rPr>
          <w:color w:val="231F20"/>
          <w:sz w:val="16"/>
        </w:rPr>
        <w:t>company</w:t>
      </w:r>
      <w:r>
        <w:rPr>
          <w:color w:val="231F20"/>
          <w:spacing w:val="-3"/>
          <w:sz w:val="16"/>
        </w:rPr>
        <w:t xml:space="preserve"> </w:t>
      </w:r>
      <w:r>
        <w:rPr>
          <w:color w:val="231F20"/>
          <w:sz w:val="16"/>
        </w:rPr>
        <w:t>were</w:t>
      </w:r>
      <w:r>
        <w:rPr>
          <w:color w:val="231F20"/>
          <w:spacing w:val="-3"/>
          <w:sz w:val="16"/>
        </w:rPr>
        <w:t xml:space="preserve"> </w:t>
      </w:r>
      <w:r>
        <w:rPr>
          <w:color w:val="231F20"/>
          <w:sz w:val="16"/>
        </w:rPr>
        <w:t>the</w:t>
      </w:r>
      <w:r>
        <w:rPr>
          <w:color w:val="231F20"/>
          <w:spacing w:val="-3"/>
          <w:sz w:val="16"/>
        </w:rPr>
        <w:t xml:space="preserve"> </w:t>
      </w:r>
      <w:r>
        <w:rPr>
          <w:color w:val="231F20"/>
          <w:sz w:val="16"/>
        </w:rPr>
        <w:t>original</w:t>
      </w:r>
      <w:r>
        <w:rPr>
          <w:color w:val="231F20"/>
          <w:spacing w:val="-3"/>
          <w:sz w:val="16"/>
        </w:rPr>
        <w:t xml:space="preserve"> </w:t>
      </w:r>
      <w:proofErr w:type="spellStart"/>
      <w:proofErr w:type="gramStart"/>
      <w:r>
        <w:rPr>
          <w:color w:val="231F20"/>
          <w:sz w:val="16"/>
        </w:rPr>
        <w:t>subscrib-ers</w:t>
      </w:r>
      <w:proofErr w:type="spellEnd"/>
      <w:proofErr w:type="gramEnd"/>
      <w:r>
        <w:rPr>
          <w:color w:val="231F20"/>
          <w:sz w:val="16"/>
        </w:rPr>
        <w:t>, and a claim notice was not valid.</w:t>
      </w:r>
    </w:p>
    <w:p w14:paraId="785561FF" w14:textId="77777777" w:rsidR="00180D28" w:rsidRDefault="00180D28">
      <w:pPr>
        <w:spacing w:line="223" w:lineRule="auto"/>
        <w:jc w:val="both"/>
        <w:rPr>
          <w:sz w:val="16"/>
        </w:rPr>
        <w:sectPr w:rsidR="00180D28">
          <w:pgSz w:w="12240" w:h="15840"/>
          <w:pgMar w:top="2080" w:right="1800" w:bottom="2080" w:left="1800" w:header="1889" w:footer="1895" w:gutter="0"/>
          <w:cols w:space="720"/>
        </w:sectPr>
      </w:pPr>
    </w:p>
    <w:p w14:paraId="78556200" w14:textId="77777777" w:rsidR="00180D28" w:rsidRDefault="002909AC">
      <w:pPr>
        <w:pStyle w:val="BodyText"/>
        <w:spacing w:before="209" w:line="228" w:lineRule="auto"/>
        <w:ind w:left="890" w:right="83"/>
        <w:jc w:val="both"/>
      </w:pPr>
      <w:r>
        <w:rPr>
          <w:color w:val="231F20"/>
        </w:rPr>
        <w:lastRenderedPageBreak/>
        <w:t>notice seeking to exercise the right until at least half of the qualifying tenants of flats in the premises are members.</w:t>
      </w:r>
      <w:r>
        <w:rPr>
          <w:rFonts w:ascii="Arial"/>
          <w:b/>
          <w:color w:val="231F20"/>
          <w:vertAlign w:val="superscript"/>
        </w:rPr>
        <w:t>6</w:t>
      </w:r>
      <w:r>
        <w:rPr>
          <w:rFonts w:ascii="Arial"/>
          <w:b/>
          <w:color w:val="231F20"/>
        </w:rPr>
        <w:t xml:space="preserve"> </w:t>
      </w:r>
      <w:r>
        <w:rPr>
          <w:color w:val="231F20"/>
        </w:rPr>
        <w:t>Nor is there a requirement that the directors of</w:t>
      </w:r>
      <w:r>
        <w:rPr>
          <w:color w:val="231F20"/>
          <w:spacing w:val="-5"/>
        </w:rPr>
        <w:t xml:space="preserve"> </w:t>
      </w:r>
      <w:r>
        <w:rPr>
          <w:color w:val="231F20"/>
        </w:rPr>
        <w:t>an</w:t>
      </w:r>
      <w:r>
        <w:rPr>
          <w:color w:val="231F20"/>
          <w:spacing w:val="-5"/>
        </w:rPr>
        <w:t xml:space="preserve"> </w:t>
      </w:r>
      <w:r>
        <w:rPr>
          <w:color w:val="231F20"/>
        </w:rPr>
        <w:t>RTM</w:t>
      </w:r>
      <w:r>
        <w:rPr>
          <w:color w:val="231F20"/>
          <w:spacing w:val="-4"/>
        </w:rPr>
        <w:t xml:space="preserve"> </w:t>
      </w:r>
      <w:r>
        <w:rPr>
          <w:color w:val="231F20"/>
        </w:rPr>
        <w:t>company</w:t>
      </w:r>
      <w:r>
        <w:rPr>
          <w:color w:val="231F20"/>
          <w:spacing w:val="-5"/>
        </w:rPr>
        <w:t xml:space="preserve"> </w:t>
      </w:r>
      <w:r>
        <w:rPr>
          <w:color w:val="231F20"/>
        </w:rPr>
        <w:t>must</w:t>
      </w:r>
      <w:r>
        <w:rPr>
          <w:color w:val="231F20"/>
          <w:spacing w:val="-5"/>
        </w:rPr>
        <w:t xml:space="preserve"> </w:t>
      </w:r>
      <w:r>
        <w:rPr>
          <w:color w:val="231F20"/>
        </w:rPr>
        <w:t>be</w:t>
      </w:r>
      <w:r>
        <w:rPr>
          <w:color w:val="231F20"/>
          <w:spacing w:val="-4"/>
        </w:rPr>
        <w:t xml:space="preserve"> </w:t>
      </w:r>
      <w:r>
        <w:rPr>
          <w:color w:val="231F20"/>
        </w:rPr>
        <w:t>either</w:t>
      </w:r>
      <w:r>
        <w:rPr>
          <w:color w:val="231F20"/>
          <w:spacing w:val="-5"/>
        </w:rPr>
        <w:t xml:space="preserve"> </w:t>
      </w:r>
      <w:r>
        <w:rPr>
          <w:color w:val="231F20"/>
        </w:rPr>
        <w:t>qualifying</w:t>
      </w:r>
      <w:r>
        <w:rPr>
          <w:color w:val="231F20"/>
          <w:spacing w:val="-5"/>
        </w:rPr>
        <w:t xml:space="preserve"> </w:t>
      </w:r>
      <w:r>
        <w:rPr>
          <w:color w:val="231F20"/>
        </w:rPr>
        <w:t>tenants</w:t>
      </w:r>
      <w:r>
        <w:rPr>
          <w:color w:val="231F20"/>
          <w:spacing w:val="-4"/>
        </w:rPr>
        <w:t xml:space="preserve"> </w:t>
      </w:r>
      <w:r>
        <w:rPr>
          <w:color w:val="231F20"/>
        </w:rPr>
        <w:t>or</w:t>
      </w:r>
      <w:r>
        <w:rPr>
          <w:color w:val="231F20"/>
          <w:spacing w:val="-5"/>
        </w:rPr>
        <w:t xml:space="preserve"> </w:t>
      </w:r>
      <w:r>
        <w:rPr>
          <w:color w:val="231F20"/>
        </w:rPr>
        <w:t>members</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spacing w:val="-2"/>
        </w:rPr>
        <w:t>company.</w:t>
      </w:r>
    </w:p>
    <w:p w14:paraId="78556201" w14:textId="77777777" w:rsidR="00180D28" w:rsidRDefault="002909AC">
      <w:pPr>
        <w:pStyle w:val="BodyText"/>
        <w:spacing w:before="71" w:line="218" w:lineRule="auto"/>
        <w:ind w:left="890" w:right="86" w:firstLine="199"/>
        <w:jc w:val="both"/>
        <w:rPr>
          <w:rFonts w:ascii="Arial"/>
          <w:b/>
        </w:rPr>
      </w:pPr>
      <w:r>
        <w:rPr>
          <w:color w:val="231F20"/>
        </w:rPr>
        <w:t xml:space="preserve">Where trustees are the qualifying </w:t>
      </w:r>
      <w:proofErr w:type="gramStart"/>
      <w:r>
        <w:rPr>
          <w:color w:val="231F20"/>
        </w:rPr>
        <w:t>tenant</w:t>
      </w:r>
      <w:proofErr w:type="gramEnd"/>
      <w:r>
        <w:rPr>
          <w:color w:val="231F20"/>
        </w:rPr>
        <w:t xml:space="preserve"> of a flat contained in any premises their powers include the power to be a member of an RTM company, unless the instrument regulating the trust contained an explicit direction to the contrary.</w:t>
      </w:r>
      <w:r>
        <w:rPr>
          <w:rFonts w:ascii="Arial"/>
          <w:b/>
          <w:color w:val="231F20"/>
          <w:vertAlign w:val="superscript"/>
        </w:rPr>
        <w:t>7</w:t>
      </w:r>
    </w:p>
    <w:p w14:paraId="78556202" w14:textId="77777777" w:rsidR="00180D28" w:rsidRDefault="002909AC">
      <w:pPr>
        <w:pStyle w:val="Heading1"/>
        <w:spacing w:before="224"/>
        <w:ind w:left="890"/>
        <w:jc w:val="both"/>
      </w:pPr>
      <w:r>
        <w:rPr>
          <w:color w:val="231F20"/>
        </w:rPr>
        <w:t>§</w:t>
      </w:r>
      <w:r>
        <w:rPr>
          <w:color w:val="231F20"/>
          <w:spacing w:val="-5"/>
        </w:rPr>
        <w:t xml:space="preserve"> </w:t>
      </w:r>
      <w:proofErr w:type="gramStart"/>
      <w:r>
        <w:rPr>
          <w:color w:val="231F20"/>
        </w:rPr>
        <w:t>31:5</w:t>
      </w:r>
      <w:r>
        <w:rPr>
          <w:color w:val="231F20"/>
          <w:spacing w:val="38"/>
        </w:rPr>
        <w:t xml:space="preserve">  </w:t>
      </w:r>
      <w:r>
        <w:rPr>
          <w:color w:val="231F20"/>
        </w:rPr>
        <w:t>Articles</w:t>
      </w:r>
      <w:proofErr w:type="gramEnd"/>
      <w:r>
        <w:rPr>
          <w:color w:val="231F20"/>
          <w:spacing w:val="7"/>
        </w:rPr>
        <w:t xml:space="preserve"> </w:t>
      </w:r>
      <w:r>
        <w:rPr>
          <w:color w:val="231F20"/>
        </w:rPr>
        <w:t>of</w:t>
      </w:r>
      <w:r>
        <w:rPr>
          <w:color w:val="231F20"/>
          <w:spacing w:val="6"/>
        </w:rPr>
        <w:t xml:space="preserve"> </w:t>
      </w:r>
      <w:r>
        <w:rPr>
          <w:color w:val="231F20"/>
          <w:spacing w:val="-2"/>
        </w:rPr>
        <w:t>association</w:t>
      </w:r>
    </w:p>
    <w:p w14:paraId="78556203" w14:textId="77777777" w:rsidR="00180D28" w:rsidRDefault="002909AC">
      <w:pPr>
        <w:pStyle w:val="BodyText"/>
        <w:spacing w:before="137" w:line="218" w:lineRule="auto"/>
        <w:ind w:left="890" w:right="83" w:firstLine="199"/>
        <w:jc w:val="both"/>
        <w:rPr>
          <w:rFonts w:ascii="Arial"/>
          <w:b/>
        </w:rPr>
      </w:pPr>
      <w:r>
        <w:rPr>
          <w:color w:val="231F20"/>
        </w:rPr>
        <w:t>The form and content of the articles of association of an RTM company are prescribed by regulation</w:t>
      </w:r>
      <w:proofErr w:type="gramStart"/>
      <w:r>
        <w:rPr>
          <w:color w:val="231F20"/>
        </w:rPr>
        <w:t>.</w:t>
      </w:r>
      <w:r>
        <w:rPr>
          <w:rFonts w:ascii="Arial"/>
          <w:b/>
          <w:color w:val="231F20"/>
          <w:vertAlign w:val="superscript"/>
        </w:rPr>
        <w:t>1</w:t>
      </w:r>
      <w:proofErr w:type="gramEnd"/>
      <w:r>
        <w:rPr>
          <w:rFonts w:ascii="Arial"/>
          <w:b/>
          <w:color w:val="231F20"/>
        </w:rPr>
        <w:t xml:space="preserve"> </w:t>
      </w:r>
      <w:r>
        <w:rPr>
          <w:color w:val="231F20"/>
        </w:rPr>
        <w:t xml:space="preserve">One of the objects of the company must be the </w:t>
      </w:r>
      <w:proofErr w:type="spellStart"/>
      <w:proofErr w:type="gramStart"/>
      <w:r>
        <w:rPr>
          <w:color w:val="231F20"/>
        </w:rPr>
        <w:t>acquisi-tion</w:t>
      </w:r>
      <w:proofErr w:type="spellEnd"/>
      <w:proofErr w:type="gramEnd"/>
      <w:r>
        <w:rPr>
          <w:color w:val="231F20"/>
        </w:rPr>
        <w:t xml:space="preserve"> and exercise of the right to manage the premises in relation to which the company is an RTM company.</w:t>
      </w:r>
      <w:r>
        <w:rPr>
          <w:rFonts w:ascii="Arial"/>
          <w:b/>
          <w:color w:val="231F20"/>
          <w:vertAlign w:val="superscript"/>
        </w:rPr>
        <w:t>2</w:t>
      </w:r>
    </w:p>
    <w:p w14:paraId="78556204" w14:textId="77777777" w:rsidR="00180D28" w:rsidRDefault="002909AC">
      <w:pPr>
        <w:pStyle w:val="BodyText"/>
        <w:spacing w:before="62" w:line="218" w:lineRule="auto"/>
        <w:ind w:left="890" w:right="83" w:firstLine="199"/>
        <w:jc w:val="both"/>
        <w:rPr>
          <w:rFonts w:ascii="Arial"/>
          <w:b/>
        </w:rPr>
      </w:pPr>
      <w:r>
        <w:rPr>
          <w:color w:val="231F20"/>
        </w:rPr>
        <w:t>The prescribed articles of association have effect for an RTM company whether or</w:t>
      </w:r>
      <w:r>
        <w:rPr>
          <w:color w:val="231F20"/>
          <w:spacing w:val="-6"/>
        </w:rPr>
        <w:t xml:space="preserve"> </w:t>
      </w:r>
      <w:r>
        <w:rPr>
          <w:color w:val="231F20"/>
        </w:rPr>
        <w:t>not</w:t>
      </w:r>
      <w:r>
        <w:rPr>
          <w:color w:val="231F20"/>
          <w:spacing w:val="-6"/>
        </w:rPr>
        <w:t xml:space="preserve"> </w:t>
      </w:r>
      <w:r>
        <w:rPr>
          <w:color w:val="231F20"/>
        </w:rPr>
        <w:t>they</w:t>
      </w:r>
      <w:r>
        <w:rPr>
          <w:color w:val="231F20"/>
          <w:spacing w:val="-6"/>
        </w:rPr>
        <w:t xml:space="preserve"> </w:t>
      </w:r>
      <w:r>
        <w:rPr>
          <w:color w:val="231F20"/>
        </w:rPr>
        <w:t>are</w:t>
      </w:r>
      <w:r>
        <w:rPr>
          <w:color w:val="231F20"/>
          <w:spacing w:val="-6"/>
        </w:rPr>
        <w:t xml:space="preserve"> </w:t>
      </w:r>
      <w:r>
        <w:rPr>
          <w:color w:val="231F20"/>
        </w:rPr>
        <w:t>adopted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company.</w:t>
      </w:r>
      <w:r>
        <w:rPr>
          <w:rFonts w:ascii="Arial"/>
          <w:b/>
          <w:color w:val="231F20"/>
          <w:vertAlign w:val="superscript"/>
        </w:rPr>
        <w:t>3</w:t>
      </w:r>
      <w:r>
        <w:rPr>
          <w:rFonts w:ascii="Arial"/>
          <w:b/>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event</w:t>
      </w:r>
      <w:r>
        <w:rPr>
          <w:color w:val="231F20"/>
          <w:spacing w:val="-6"/>
        </w:rPr>
        <w:t xml:space="preserve"> </w:t>
      </w:r>
      <w:r>
        <w:rPr>
          <w:color w:val="231F20"/>
        </w:rPr>
        <w:t>of</w:t>
      </w:r>
      <w:r>
        <w:rPr>
          <w:color w:val="231F20"/>
          <w:spacing w:val="-6"/>
        </w:rPr>
        <w:t xml:space="preserve"> </w:t>
      </w:r>
      <w:r>
        <w:rPr>
          <w:color w:val="231F20"/>
        </w:rPr>
        <w:t>any</w:t>
      </w:r>
      <w:r>
        <w:rPr>
          <w:color w:val="231F20"/>
          <w:spacing w:val="-6"/>
        </w:rPr>
        <w:t xml:space="preserve"> </w:t>
      </w:r>
      <w:r>
        <w:rPr>
          <w:color w:val="231F20"/>
        </w:rPr>
        <w:t>inconsistency</w:t>
      </w:r>
      <w:r>
        <w:rPr>
          <w:color w:val="231F20"/>
          <w:spacing w:val="-6"/>
        </w:rPr>
        <w:t xml:space="preserve"> </w:t>
      </w:r>
      <w:r>
        <w:rPr>
          <w:color w:val="231F20"/>
        </w:rPr>
        <w:t>between articles of association adopted by an RTM company and the prescribed articles of association, the adopted articles have no effect.</w:t>
      </w:r>
      <w:r>
        <w:rPr>
          <w:rFonts w:ascii="Arial"/>
          <w:b/>
          <w:color w:val="231F20"/>
          <w:vertAlign w:val="superscript"/>
        </w:rPr>
        <w:t>4</w:t>
      </w:r>
      <w:r>
        <w:rPr>
          <w:rFonts w:ascii="Arial"/>
          <w:b/>
          <w:color w:val="231F20"/>
        </w:rPr>
        <w:t xml:space="preserve"> </w:t>
      </w:r>
      <w:r>
        <w:rPr>
          <w:color w:val="231F20"/>
        </w:rPr>
        <w:t xml:space="preserve">The prescribed articles of </w:t>
      </w:r>
      <w:proofErr w:type="spellStart"/>
      <w:r>
        <w:rPr>
          <w:color w:val="231F20"/>
        </w:rPr>
        <w:t>associa-tion</w:t>
      </w:r>
      <w:proofErr w:type="spellEnd"/>
      <w:r>
        <w:rPr>
          <w:color w:val="231F20"/>
        </w:rPr>
        <w:t xml:space="preserve"> require that the name of the company be in the common form, identifying the company as an RTM company and referring to the name of the premises. It is therefore not possible for an RTM company to adopt a name inconsistent with the required form, as the inconsistent name will have no effect and the company will still be an RTM company.</w:t>
      </w:r>
      <w:r>
        <w:rPr>
          <w:rFonts w:ascii="Arial"/>
          <w:b/>
          <w:color w:val="231F20"/>
          <w:vertAlign w:val="superscript"/>
        </w:rPr>
        <w:t>5</w:t>
      </w:r>
    </w:p>
    <w:p w14:paraId="78556205" w14:textId="77777777" w:rsidR="00180D28" w:rsidRDefault="002909AC">
      <w:pPr>
        <w:pStyle w:val="BodyText"/>
        <w:spacing w:before="67" w:line="218" w:lineRule="auto"/>
        <w:ind w:left="890" w:right="83" w:firstLine="199"/>
        <w:jc w:val="both"/>
        <w:rPr>
          <w:rFonts w:ascii="Arial"/>
          <w:b/>
        </w:rPr>
      </w:pPr>
      <w:r>
        <w:rPr>
          <w:color w:val="231F20"/>
        </w:rPr>
        <w:t xml:space="preserve">A company may not be an RTM company in the abstract, but only in relation to specific premises to which Part I of the 2002 Act applies. The articles of </w:t>
      </w:r>
      <w:proofErr w:type="spellStart"/>
      <w:proofErr w:type="gramStart"/>
      <w:r>
        <w:rPr>
          <w:color w:val="231F20"/>
        </w:rPr>
        <w:t>associa-tion</w:t>
      </w:r>
      <w:proofErr w:type="spellEnd"/>
      <w:proofErr w:type="gramEnd"/>
      <w:r>
        <w:rPr>
          <w:color w:val="231F20"/>
        </w:rPr>
        <w:t xml:space="preserve"> specify the premises in respect of which the company intends to acquire and exercise the right to manage. If the premises specified in the articles are not premises to which Part I of the 2002 Act applies, for example because they are not a self-contained building, the company will not be an RTM company.</w:t>
      </w:r>
      <w:r>
        <w:rPr>
          <w:rFonts w:ascii="Arial"/>
          <w:b/>
          <w:color w:val="231F20"/>
          <w:vertAlign w:val="superscript"/>
        </w:rPr>
        <w:t>6</w:t>
      </w:r>
    </w:p>
    <w:p w14:paraId="78556206" w14:textId="77777777" w:rsidR="00180D28" w:rsidRDefault="002909AC">
      <w:pPr>
        <w:pStyle w:val="BodyText"/>
        <w:spacing w:before="64" w:line="218" w:lineRule="auto"/>
        <w:ind w:left="890" w:right="83" w:firstLine="199"/>
        <w:jc w:val="both"/>
      </w:pPr>
      <w:r>
        <w:rPr>
          <w:color w:val="231F20"/>
        </w:rPr>
        <w:t>The quorum in a general meeting of an RTM company is 20 per cent, or two members, whichever is the greater</w:t>
      </w:r>
      <w:proofErr w:type="gramStart"/>
      <w:r>
        <w:rPr>
          <w:color w:val="231F20"/>
        </w:rPr>
        <w:t>.</w:t>
      </w:r>
      <w:r>
        <w:rPr>
          <w:rFonts w:ascii="Arial"/>
          <w:b/>
          <w:color w:val="231F20"/>
          <w:vertAlign w:val="superscript"/>
        </w:rPr>
        <w:t>7</w:t>
      </w:r>
      <w:proofErr w:type="gramEnd"/>
      <w:r>
        <w:rPr>
          <w:rFonts w:ascii="Arial"/>
          <w:b/>
          <w:color w:val="231F20"/>
        </w:rPr>
        <w:t xml:space="preserve"> </w:t>
      </w:r>
      <w:r>
        <w:rPr>
          <w:color w:val="231F20"/>
        </w:rPr>
        <w:t>Joint tenants may all be members of the company,</w:t>
      </w:r>
      <w:r>
        <w:rPr>
          <w:color w:val="231F20"/>
          <w:spacing w:val="14"/>
        </w:rPr>
        <w:t xml:space="preserve"> </w:t>
      </w:r>
      <w:r>
        <w:rPr>
          <w:color w:val="231F20"/>
        </w:rPr>
        <w:t>but</w:t>
      </w:r>
      <w:r>
        <w:rPr>
          <w:color w:val="231F20"/>
          <w:spacing w:val="14"/>
        </w:rPr>
        <w:t xml:space="preserve"> </w:t>
      </w:r>
      <w:r>
        <w:rPr>
          <w:color w:val="231F20"/>
        </w:rPr>
        <w:t>only</w:t>
      </w:r>
      <w:r>
        <w:rPr>
          <w:color w:val="231F20"/>
          <w:spacing w:val="14"/>
        </w:rPr>
        <w:t xml:space="preserve"> </w:t>
      </w:r>
      <w:r>
        <w:rPr>
          <w:color w:val="231F20"/>
        </w:rPr>
        <w:t>one</w:t>
      </w:r>
      <w:r>
        <w:rPr>
          <w:color w:val="231F20"/>
          <w:spacing w:val="14"/>
        </w:rPr>
        <w:t xml:space="preserve"> </w:t>
      </w:r>
      <w:r>
        <w:rPr>
          <w:color w:val="231F20"/>
        </w:rPr>
        <w:t>vote</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cast</w:t>
      </w:r>
      <w:r>
        <w:rPr>
          <w:color w:val="231F20"/>
          <w:spacing w:val="14"/>
        </w:rPr>
        <w:t xml:space="preserve"> </w:t>
      </w:r>
      <w:r>
        <w:rPr>
          <w:color w:val="231F20"/>
        </w:rPr>
        <w:t>per</w:t>
      </w:r>
      <w:r>
        <w:rPr>
          <w:color w:val="231F20"/>
          <w:spacing w:val="14"/>
        </w:rPr>
        <w:t xml:space="preserve"> </w:t>
      </w:r>
      <w:r>
        <w:rPr>
          <w:color w:val="231F20"/>
        </w:rPr>
        <w:t>flat</w:t>
      </w:r>
      <w:proofErr w:type="gramStart"/>
      <w:r>
        <w:rPr>
          <w:color w:val="231F20"/>
        </w:rPr>
        <w:t>.</w:t>
      </w:r>
      <w:r>
        <w:rPr>
          <w:rFonts w:ascii="Arial"/>
          <w:b/>
          <w:color w:val="231F20"/>
          <w:vertAlign w:val="superscript"/>
        </w:rPr>
        <w:t>8</w:t>
      </w:r>
      <w:proofErr w:type="gramEnd"/>
      <w:r>
        <w:rPr>
          <w:rFonts w:ascii="Arial"/>
          <w:b/>
          <w:color w:val="231F20"/>
          <w:spacing w:val="14"/>
        </w:rPr>
        <w:t xml:space="preserve"> </w:t>
      </w:r>
      <w:r>
        <w:rPr>
          <w:color w:val="231F20"/>
        </w:rPr>
        <w:t>Day</w:t>
      </w:r>
      <w:r>
        <w:rPr>
          <w:color w:val="231F20"/>
          <w:spacing w:val="14"/>
        </w:rPr>
        <w:t xml:space="preserve"> </w:t>
      </w:r>
      <w:r>
        <w:rPr>
          <w:color w:val="231F20"/>
        </w:rPr>
        <w:t>to</w:t>
      </w:r>
      <w:r>
        <w:rPr>
          <w:color w:val="231F20"/>
          <w:spacing w:val="15"/>
        </w:rPr>
        <w:t xml:space="preserve"> </w:t>
      </w:r>
      <w:r>
        <w:rPr>
          <w:color w:val="231F20"/>
        </w:rPr>
        <w:t>day</w:t>
      </w:r>
      <w:r>
        <w:rPr>
          <w:color w:val="231F20"/>
          <w:spacing w:val="14"/>
        </w:rPr>
        <w:t xml:space="preserve"> </w:t>
      </w:r>
      <w:r>
        <w:rPr>
          <w:color w:val="231F20"/>
        </w:rPr>
        <w:t>decisions</w:t>
      </w:r>
      <w:r>
        <w:rPr>
          <w:color w:val="231F20"/>
          <w:spacing w:val="14"/>
        </w:rPr>
        <w:t xml:space="preserve"> </w:t>
      </w:r>
      <w:r>
        <w:rPr>
          <w:color w:val="231F20"/>
        </w:rPr>
        <w:t>are</w:t>
      </w:r>
      <w:r>
        <w:rPr>
          <w:color w:val="231F20"/>
          <w:spacing w:val="14"/>
        </w:rPr>
        <w:t xml:space="preserve"> </w:t>
      </w:r>
      <w:r>
        <w:rPr>
          <w:color w:val="231F20"/>
          <w:spacing w:val="-2"/>
        </w:rPr>
        <w:t>taken</w:t>
      </w:r>
    </w:p>
    <w:p w14:paraId="78556207" w14:textId="77777777" w:rsidR="00180D28" w:rsidRDefault="002909AC">
      <w:pPr>
        <w:pStyle w:val="BodyText"/>
        <w:spacing w:before="8"/>
        <w:rPr>
          <w:sz w:val="17"/>
        </w:rPr>
      </w:pPr>
      <w:r>
        <w:rPr>
          <w:noProof/>
          <w:sz w:val="17"/>
        </w:rPr>
        <mc:AlternateContent>
          <mc:Choice Requires="wps">
            <w:drawing>
              <wp:anchor distT="0" distB="0" distL="0" distR="0" simplePos="0" relativeHeight="487589376" behindDoc="1" locked="0" layoutInCell="1" allowOverlap="1" wp14:anchorId="785564DB" wp14:editId="785564DC">
                <wp:simplePos x="0" y="0"/>
                <wp:positionH relativeFrom="page">
                  <wp:posOffset>1708205</wp:posOffset>
                </wp:positionH>
                <wp:positionV relativeFrom="paragraph">
                  <wp:posOffset>150446</wp:posOffset>
                </wp:positionV>
                <wp:extent cx="912494"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2B6375" id="Graphic 14" o:spid="_x0000_s1026" style="position:absolute;margin-left:134.5pt;margin-top:11.85pt;width:71.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208" w14:textId="77777777" w:rsidR="00180D28" w:rsidRDefault="002909AC">
      <w:pPr>
        <w:spacing w:before="87" w:line="223" w:lineRule="auto"/>
        <w:ind w:left="890" w:right="83" w:firstLine="412"/>
        <w:jc w:val="both"/>
        <w:rPr>
          <w:sz w:val="16"/>
        </w:rPr>
      </w:pPr>
      <w:proofErr w:type="gramStart"/>
      <w:r>
        <w:rPr>
          <w:rFonts w:ascii="Arial"/>
          <w:b/>
          <w:color w:val="231F20"/>
          <w:sz w:val="16"/>
          <w:vertAlign w:val="superscript"/>
        </w:rPr>
        <w:t>6</w:t>
      </w:r>
      <w:r>
        <w:rPr>
          <w:color w:val="231F20"/>
          <w:sz w:val="16"/>
        </w:rPr>
        <w:t>Section</w:t>
      </w:r>
      <w:proofErr w:type="gramEnd"/>
      <w:r>
        <w:rPr>
          <w:color w:val="231F20"/>
          <w:sz w:val="16"/>
        </w:rPr>
        <w:t xml:space="preserve"> 79(5) of the 2002 Act. Where there are only two qualifying tenants of flats contained in the premises, both must be members of the company before a claim notice may be served: s.79(4) of the 2002 Act.</w:t>
      </w:r>
    </w:p>
    <w:p w14:paraId="78556209" w14:textId="77777777" w:rsidR="00180D28" w:rsidRDefault="002909AC">
      <w:pPr>
        <w:spacing w:before="51"/>
        <w:ind w:left="1302"/>
        <w:rPr>
          <w:sz w:val="16"/>
        </w:rPr>
      </w:pPr>
      <w:r>
        <w:rPr>
          <w:rFonts w:ascii="Arial"/>
          <w:b/>
          <w:color w:val="231F20"/>
          <w:sz w:val="16"/>
          <w:vertAlign w:val="superscript"/>
        </w:rPr>
        <w:t>7</w:t>
      </w:r>
      <w:r>
        <w:rPr>
          <w:color w:val="231F20"/>
          <w:sz w:val="16"/>
        </w:rPr>
        <w:t>Section</w:t>
      </w:r>
      <w:r>
        <w:rPr>
          <w:color w:val="231F20"/>
          <w:spacing w:val="6"/>
          <w:sz w:val="16"/>
        </w:rPr>
        <w:t xml:space="preserve"> </w:t>
      </w:r>
      <w:r>
        <w:rPr>
          <w:color w:val="231F20"/>
          <w:sz w:val="16"/>
        </w:rPr>
        <w:t>109</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0A"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w:t>
      </w:r>
    </w:p>
    <w:p w14:paraId="7855620B" w14:textId="77777777" w:rsidR="00180D28" w:rsidRDefault="002909AC">
      <w:pPr>
        <w:spacing w:before="79" w:line="223" w:lineRule="auto"/>
        <w:ind w:left="890" w:right="82" w:firstLine="412"/>
        <w:jc w:val="both"/>
        <w:rPr>
          <w:sz w:val="16"/>
        </w:rPr>
      </w:pPr>
      <w:r>
        <w:rPr>
          <w:rFonts w:ascii="Arial" w:hAnsi="Arial"/>
          <w:b/>
          <w:color w:val="231F20"/>
          <w:sz w:val="16"/>
          <w:vertAlign w:val="superscript"/>
        </w:rPr>
        <w:t>1</w:t>
      </w:r>
      <w:r>
        <w:rPr>
          <w:color w:val="231F20"/>
          <w:sz w:val="16"/>
        </w:rPr>
        <w:t>The RTM Companies (Model Articles) (England) Regulations 2009 (as amended by the RTM Companies (Model Articles) (England) (Amendment) Regulations 2025/130) and the RTM Companies (Model Articles) (Wales) Regulations 2011, each made under powers conferred by s.74(2) of the 2002 Act. The model articles which apply in default by reason of s.20 of the Companies Act 2006, have no application to RTM companies: s.74(7) of the 2002 Act. By reg.2(1) the articles must “take the form,</w:t>
      </w:r>
      <w:r>
        <w:rPr>
          <w:color w:val="231F20"/>
          <w:spacing w:val="80"/>
          <w:sz w:val="16"/>
        </w:rPr>
        <w:t xml:space="preserve"> </w:t>
      </w:r>
      <w:r>
        <w:rPr>
          <w:color w:val="231F20"/>
          <w:sz w:val="16"/>
        </w:rPr>
        <w:t>and include” the prescribed articles, so additions would appear to be permissible.</w:t>
      </w:r>
    </w:p>
    <w:p w14:paraId="7855620C" w14:textId="77777777" w:rsidR="00180D28" w:rsidRDefault="002909AC">
      <w:pPr>
        <w:spacing w:before="53"/>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73(2)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0D" w14:textId="77777777" w:rsidR="00180D28" w:rsidRDefault="002909AC">
      <w:pPr>
        <w:spacing w:before="47"/>
        <w:ind w:left="1302"/>
        <w:rPr>
          <w:sz w:val="16"/>
        </w:rPr>
      </w:pPr>
      <w:r>
        <w:rPr>
          <w:rFonts w:ascii="Arial"/>
          <w:b/>
          <w:color w:val="231F20"/>
          <w:sz w:val="16"/>
          <w:vertAlign w:val="superscript"/>
        </w:rPr>
        <w:t>3</w:t>
      </w:r>
      <w:r>
        <w:rPr>
          <w:color w:val="231F20"/>
          <w:sz w:val="16"/>
        </w:rPr>
        <w:t>Regulation</w:t>
      </w:r>
      <w:r>
        <w:rPr>
          <w:color w:val="231F20"/>
          <w:spacing w:val="3"/>
          <w:sz w:val="16"/>
        </w:rPr>
        <w:t xml:space="preserve"> </w:t>
      </w:r>
      <w:r>
        <w:rPr>
          <w:color w:val="231F20"/>
          <w:sz w:val="16"/>
        </w:rPr>
        <w:t>2(2)</w:t>
      </w:r>
      <w:r>
        <w:rPr>
          <w:color w:val="231F20"/>
          <w:spacing w:val="3"/>
          <w:sz w:val="16"/>
        </w:rPr>
        <w:t xml:space="preserve"> </w:t>
      </w:r>
      <w:r>
        <w:rPr>
          <w:color w:val="231F20"/>
          <w:sz w:val="16"/>
        </w:rPr>
        <w:t>of</w:t>
      </w:r>
      <w:r>
        <w:rPr>
          <w:color w:val="231F20"/>
          <w:spacing w:val="4"/>
          <w:sz w:val="16"/>
        </w:rPr>
        <w:t xml:space="preserve"> </w:t>
      </w:r>
      <w:r>
        <w:rPr>
          <w:color w:val="231F20"/>
          <w:sz w:val="16"/>
        </w:rPr>
        <w:t>the</w:t>
      </w:r>
      <w:r>
        <w:rPr>
          <w:color w:val="231F20"/>
          <w:spacing w:val="3"/>
          <w:sz w:val="16"/>
        </w:rPr>
        <w:t xml:space="preserve"> </w:t>
      </w:r>
      <w:r>
        <w:rPr>
          <w:color w:val="231F20"/>
          <w:sz w:val="16"/>
        </w:rPr>
        <w:t>RTM</w:t>
      </w:r>
      <w:r>
        <w:rPr>
          <w:color w:val="231F20"/>
          <w:spacing w:val="4"/>
          <w:sz w:val="16"/>
        </w:rPr>
        <w:t xml:space="preserve"> </w:t>
      </w:r>
      <w:r>
        <w:rPr>
          <w:color w:val="231F20"/>
          <w:sz w:val="16"/>
        </w:rPr>
        <w:t>Companies</w:t>
      </w:r>
      <w:r>
        <w:rPr>
          <w:color w:val="231F20"/>
          <w:spacing w:val="3"/>
          <w:sz w:val="16"/>
        </w:rPr>
        <w:t xml:space="preserve"> </w:t>
      </w:r>
      <w:r>
        <w:rPr>
          <w:color w:val="231F20"/>
          <w:sz w:val="16"/>
        </w:rPr>
        <w:t>(Model</w:t>
      </w:r>
      <w:r>
        <w:rPr>
          <w:color w:val="231F20"/>
          <w:spacing w:val="-4"/>
          <w:sz w:val="16"/>
        </w:rPr>
        <w:t xml:space="preserve"> </w:t>
      </w:r>
      <w:r>
        <w:rPr>
          <w:color w:val="231F20"/>
          <w:sz w:val="16"/>
        </w:rPr>
        <w:t>Articles)</w:t>
      </w:r>
      <w:r>
        <w:rPr>
          <w:color w:val="231F20"/>
          <w:spacing w:val="3"/>
          <w:sz w:val="16"/>
        </w:rPr>
        <w:t xml:space="preserve"> </w:t>
      </w:r>
      <w:r>
        <w:rPr>
          <w:color w:val="231F20"/>
          <w:sz w:val="16"/>
        </w:rPr>
        <w:t>(England)</w:t>
      </w:r>
      <w:r>
        <w:rPr>
          <w:color w:val="231F20"/>
          <w:spacing w:val="3"/>
          <w:sz w:val="16"/>
        </w:rPr>
        <w:t xml:space="preserve"> </w:t>
      </w:r>
      <w:r>
        <w:rPr>
          <w:color w:val="231F20"/>
          <w:sz w:val="16"/>
        </w:rPr>
        <w:t>Regulations</w:t>
      </w:r>
      <w:r>
        <w:rPr>
          <w:color w:val="231F20"/>
          <w:spacing w:val="4"/>
          <w:sz w:val="16"/>
        </w:rPr>
        <w:t xml:space="preserve"> </w:t>
      </w:r>
      <w:r>
        <w:rPr>
          <w:color w:val="231F20"/>
          <w:spacing w:val="-2"/>
          <w:sz w:val="16"/>
        </w:rPr>
        <w:t>2009.</w:t>
      </w:r>
    </w:p>
    <w:p w14:paraId="7855620E" w14:textId="77777777" w:rsidR="00180D28" w:rsidRDefault="002909AC">
      <w:pPr>
        <w:spacing w:before="47"/>
        <w:ind w:left="1302"/>
        <w:rPr>
          <w:sz w:val="16"/>
        </w:rPr>
      </w:pPr>
      <w:r>
        <w:rPr>
          <w:rFonts w:ascii="Arial"/>
          <w:b/>
          <w:color w:val="231F20"/>
          <w:sz w:val="16"/>
          <w:vertAlign w:val="superscript"/>
        </w:rPr>
        <w:t>4</w:t>
      </w:r>
      <w:r>
        <w:rPr>
          <w:color w:val="231F20"/>
          <w:sz w:val="16"/>
        </w:rPr>
        <w:t>Section</w:t>
      </w:r>
      <w:r>
        <w:rPr>
          <w:color w:val="231F20"/>
          <w:spacing w:val="6"/>
          <w:sz w:val="16"/>
        </w:rPr>
        <w:t xml:space="preserve"> </w:t>
      </w:r>
      <w:r>
        <w:rPr>
          <w:color w:val="231F20"/>
          <w:sz w:val="16"/>
        </w:rPr>
        <w:t>73(5)</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0F" w14:textId="77777777" w:rsidR="00180D28" w:rsidRDefault="002909AC">
      <w:pPr>
        <w:spacing w:before="47" w:line="297" w:lineRule="auto"/>
        <w:ind w:left="1302" w:right="301"/>
        <w:rPr>
          <w:sz w:val="16"/>
        </w:rPr>
      </w:pPr>
      <w:r>
        <w:rPr>
          <w:rFonts w:ascii="Arial"/>
          <w:b/>
          <w:color w:val="231F20"/>
          <w:sz w:val="16"/>
          <w:vertAlign w:val="superscript"/>
        </w:rPr>
        <w:t>5</w:t>
      </w:r>
      <w:r>
        <w:rPr>
          <w:rFonts w:ascii="Century Schoolbook"/>
          <w:i/>
          <w:color w:val="231F20"/>
          <w:sz w:val="16"/>
        </w:rPr>
        <w:t xml:space="preserve">Fairhold Mercury Ltd v HQ (Block 1) Action Management Co Ltd </w:t>
      </w:r>
      <w:r>
        <w:rPr>
          <w:color w:val="231F20"/>
          <w:sz w:val="16"/>
        </w:rPr>
        <w:t xml:space="preserve">[2013] UKUT 487 (LC). </w:t>
      </w:r>
      <w:r>
        <w:rPr>
          <w:rFonts w:ascii="Arial"/>
          <w:b/>
          <w:color w:val="231F20"/>
          <w:sz w:val="16"/>
          <w:vertAlign w:val="superscript"/>
        </w:rPr>
        <w:t>6</w:t>
      </w:r>
      <w:r>
        <w:rPr>
          <w:rFonts w:ascii="Century Schoolbook"/>
          <w:i/>
          <w:color w:val="231F20"/>
          <w:sz w:val="16"/>
        </w:rPr>
        <w:t xml:space="preserve">Avon Ground Rents Ltd v 51 Earls Court Square RTM Company Ltd </w:t>
      </w:r>
      <w:r>
        <w:rPr>
          <w:color w:val="231F20"/>
          <w:sz w:val="16"/>
        </w:rPr>
        <w:t xml:space="preserve">[2016] UKUT 22 (LC). </w:t>
      </w:r>
      <w:r>
        <w:rPr>
          <w:rFonts w:ascii="Arial"/>
          <w:b/>
          <w:color w:val="231F20"/>
          <w:sz w:val="16"/>
          <w:vertAlign w:val="superscript"/>
        </w:rPr>
        <w:t>7</w:t>
      </w:r>
      <w:r>
        <w:rPr>
          <w:color w:val="231F20"/>
          <w:sz w:val="16"/>
        </w:rPr>
        <w:t>Article 29 of the RTM Companies (Model Articles) (England) Regulations 2009.</w:t>
      </w:r>
    </w:p>
    <w:p w14:paraId="78556210" w14:textId="77777777" w:rsidR="00180D28" w:rsidRDefault="002909AC">
      <w:pPr>
        <w:spacing w:before="3"/>
        <w:ind w:left="1302"/>
        <w:rPr>
          <w:sz w:val="16"/>
        </w:rPr>
      </w:pPr>
      <w:r>
        <w:rPr>
          <w:rFonts w:ascii="Arial"/>
          <w:b/>
          <w:color w:val="231F20"/>
          <w:sz w:val="16"/>
          <w:vertAlign w:val="superscript"/>
        </w:rPr>
        <w:t>8</w:t>
      </w:r>
      <w:r>
        <w:rPr>
          <w:color w:val="231F20"/>
          <w:sz w:val="16"/>
        </w:rPr>
        <w:t>Article</w:t>
      </w:r>
      <w:r>
        <w:rPr>
          <w:color w:val="231F20"/>
          <w:spacing w:val="-1"/>
          <w:sz w:val="16"/>
        </w:rPr>
        <w:t xml:space="preserve"> </w:t>
      </w:r>
      <w:r>
        <w:rPr>
          <w:color w:val="231F20"/>
          <w:sz w:val="16"/>
        </w:rPr>
        <w:t>26 of</w:t>
      </w:r>
      <w:r>
        <w:rPr>
          <w:color w:val="231F20"/>
          <w:spacing w:val="-1"/>
          <w:sz w:val="16"/>
        </w:rPr>
        <w:t xml:space="preserve"> </w:t>
      </w:r>
      <w:r>
        <w:rPr>
          <w:color w:val="231F20"/>
          <w:sz w:val="16"/>
        </w:rPr>
        <w:t>the RTM Companies</w:t>
      </w:r>
      <w:r>
        <w:rPr>
          <w:color w:val="231F20"/>
          <w:spacing w:val="-1"/>
          <w:sz w:val="16"/>
        </w:rPr>
        <w:t xml:space="preserve"> </w:t>
      </w:r>
      <w:r>
        <w:rPr>
          <w:color w:val="231F20"/>
          <w:sz w:val="16"/>
        </w:rPr>
        <w:t>(Model</w:t>
      </w:r>
      <w:r>
        <w:rPr>
          <w:color w:val="231F20"/>
          <w:spacing w:val="-7"/>
          <w:sz w:val="16"/>
        </w:rPr>
        <w:t xml:space="preserve"> </w:t>
      </w:r>
      <w:r>
        <w:rPr>
          <w:color w:val="231F20"/>
          <w:sz w:val="16"/>
        </w:rPr>
        <w:t>Articles)</w:t>
      </w:r>
      <w:r>
        <w:rPr>
          <w:color w:val="231F20"/>
          <w:spacing w:val="-1"/>
          <w:sz w:val="16"/>
        </w:rPr>
        <w:t xml:space="preserve"> </w:t>
      </w:r>
      <w:r>
        <w:rPr>
          <w:color w:val="231F20"/>
          <w:sz w:val="16"/>
        </w:rPr>
        <w:t>(England) Regulations 2009.</w:t>
      </w:r>
      <w:r>
        <w:rPr>
          <w:color w:val="231F20"/>
          <w:spacing w:val="-1"/>
          <w:sz w:val="16"/>
        </w:rPr>
        <w:t xml:space="preserve"> </w:t>
      </w:r>
      <w:r>
        <w:rPr>
          <w:color w:val="231F20"/>
          <w:sz w:val="16"/>
        </w:rPr>
        <w:t xml:space="preserve">Reference </w:t>
      </w:r>
      <w:r>
        <w:rPr>
          <w:color w:val="231F20"/>
          <w:spacing w:val="-2"/>
          <w:sz w:val="16"/>
        </w:rPr>
        <w:t>should</w:t>
      </w:r>
    </w:p>
    <w:p w14:paraId="78556211" w14:textId="77777777" w:rsidR="00180D28" w:rsidRDefault="00180D28">
      <w:pPr>
        <w:rPr>
          <w:sz w:val="16"/>
        </w:rPr>
        <w:sectPr w:rsidR="00180D28">
          <w:pgSz w:w="12240" w:h="15840"/>
          <w:pgMar w:top="2080" w:right="1800" w:bottom="2100" w:left="1800" w:header="1889" w:footer="1911" w:gutter="0"/>
          <w:cols w:space="720"/>
        </w:sectPr>
      </w:pPr>
    </w:p>
    <w:p w14:paraId="78556212" w14:textId="77777777" w:rsidR="00180D28" w:rsidRDefault="002909AC">
      <w:pPr>
        <w:pStyle w:val="BodyText"/>
        <w:spacing w:before="217" w:line="218" w:lineRule="auto"/>
        <w:ind w:left="39" w:right="865"/>
        <w:rPr>
          <w:rFonts w:ascii="Arial"/>
          <w:b/>
        </w:rPr>
      </w:pPr>
      <w:r>
        <w:rPr>
          <w:color w:val="231F20"/>
        </w:rPr>
        <w:lastRenderedPageBreak/>
        <w:t>by</w:t>
      </w:r>
      <w:r>
        <w:rPr>
          <w:color w:val="231F20"/>
          <w:spacing w:val="26"/>
        </w:rPr>
        <w:t xml:space="preserve"> </w:t>
      </w:r>
      <w:r>
        <w:rPr>
          <w:color w:val="231F20"/>
        </w:rPr>
        <w:t>the</w:t>
      </w:r>
      <w:r>
        <w:rPr>
          <w:color w:val="231F20"/>
          <w:spacing w:val="26"/>
        </w:rPr>
        <w:t xml:space="preserve"> </w:t>
      </w:r>
      <w:r>
        <w:rPr>
          <w:color w:val="231F20"/>
        </w:rPr>
        <w:t>directors,</w:t>
      </w:r>
      <w:r>
        <w:rPr>
          <w:color w:val="231F20"/>
          <w:spacing w:val="26"/>
        </w:rPr>
        <w:t xml:space="preserve"> </w:t>
      </w:r>
      <w:r>
        <w:rPr>
          <w:color w:val="231F20"/>
        </w:rPr>
        <w:t>who</w:t>
      </w:r>
      <w:r>
        <w:rPr>
          <w:color w:val="231F20"/>
          <w:spacing w:val="26"/>
        </w:rPr>
        <w:t xml:space="preserve"> </w:t>
      </w:r>
      <w:r>
        <w:rPr>
          <w:color w:val="231F20"/>
        </w:rPr>
        <w:t>may</w:t>
      </w:r>
      <w:r>
        <w:rPr>
          <w:color w:val="231F20"/>
          <w:spacing w:val="26"/>
        </w:rPr>
        <w:t xml:space="preserve"> </w:t>
      </w:r>
      <w:r>
        <w:rPr>
          <w:color w:val="231F20"/>
        </w:rPr>
        <w:t>delegate</w:t>
      </w:r>
      <w:r>
        <w:rPr>
          <w:color w:val="231F20"/>
          <w:spacing w:val="26"/>
        </w:rPr>
        <w:t xml:space="preserve"> </w:t>
      </w:r>
      <w:r>
        <w:rPr>
          <w:color w:val="231F20"/>
        </w:rPr>
        <w:t>management</w:t>
      </w:r>
      <w:r>
        <w:rPr>
          <w:color w:val="231F20"/>
          <w:spacing w:val="26"/>
        </w:rPr>
        <w:t xml:space="preserve"> </w:t>
      </w:r>
      <w:r>
        <w:rPr>
          <w:color w:val="231F20"/>
        </w:rPr>
        <w:t>to</w:t>
      </w:r>
      <w:r>
        <w:rPr>
          <w:color w:val="231F20"/>
          <w:spacing w:val="26"/>
        </w:rPr>
        <w:t xml:space="preserve"> </w:t>
      </w:r>
      <w:r>
        <w:rPr>
          <w:color w:val="231F20"/>
        </w:rPr>
        <w:t>an</w:t>
      </w:r>
      <w:r>
        <w:rPr>
          <w:color w:val="231F20"/>
          <w:spacing w:val="26"/>
        </w:rPr>
        <w:t xml:space="preserve"> </w:t>
      </w:r>
      <w:r>
        <w:rPr>
          <w:color w:val="231F20"/>
        </w:rPr>
        <w:t>agent</w:t>
      </w:r>
      <w:r>
        <w:rPr>
          <w:color w:val="231F20"/>
          <w:spacing w:val="26"/>
        </w:rPr>
        <w:t xml:space="preserve"> </w:t>
      </w:r>
      <w:r>
        <w:rPr>
          <w:color w:val="231F20"/>
        </w:rPr>
        <w:t>and</w:t>
      </w:r>
      <w:r>
        <w:rPr>
          <w:color w:val="231F20"/>
          <w:spacing w:val="26"/>
        </w:rPr>
        <w:t xml:space="preserve"> </w:t>
      </w:r>
      <w:r>
        <w:rPr>
          <w:color w:val="231F20"/>
        </w:rPr>
        <w:t>whose</w:t>
      </w:r>
      <w:r>
        <w:rPr>
          <w:color w:val="231F20"/>
          <w:spacing w:val="26"/>
        </w:rPr>
        <w:t xml:space="preserve"> </w:t>
      </w:r>
      <w:r>
        <w:rPr>
          <w:color w:val="231F20"/>
        </w:rPr>
        <w:t>powers may be restricted only by a special resolution of the company.</w:t>
      </w:r>
      <w:r>
        <w:rPr>
          <w:rFonts w:ascii="Arial"/>
          <w:b/>
          <w:color w:val="231F20"/>
          <w:vertAlign w:val="superscript"/>
        </w:rPr>
        <w:t>9</w:t>
      </w:r>
    </w:p>
    <w:p w14:paraId="78556213" w14:textId="77777777" w:rsidR="00180D28" w:rsidRDefault="002909AC">
      <w:pPr>
        <w:pStyle w:val="Heading1"/>
        <w:numPr>
          <w:ilvl w:val="0"/>
          <w:numId w:val="8"/>
        </w:numPr>
        <w:tabs>
          <w:tab w:val="left" w:pos="559"/>
        </w:tabs>
        <w:spacing w:before="223"/>
        <w:ind w:left="559" w:hanging="520"/>
        <w:jc w:val="left"/>
      </w:pPr>
      <w:r>
        <w:rPr>
          <w:color w:val="231F20"/>
        </w:rPr>
        <w:t>PREMISES</w:t>
      </w:r>
      <w:r>
        <w:rPr>
          <w:color w:val="231F20"/>
          <w:spacing w:val="2"/>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RIGHT</w:t>
      </w:r>
      <w:r>
        <w:rPr>
          <w:color w:val="231F20"/>
          <w:spacing w:val="2"/>
        </w:rPr>
        <w:t xml:space="preserve"> </w:t>
      </w:r>
      <w:r>
        <w:rPr>
          <w:color w:val="231F20"/>
        </w:rPr>
        <w:t>TO</w:t>
      </w:r>
      <w:r>
        <w:rPr>
          <w:color w:val="231F20"/>
          <w:spacing w:val="2"/>
        </w:rPr>
        <w:t xml:space="preserve"> </w:t>
      </w:r>
      <w:r>
        <w:rPr>
          <w:color w:val="231F20"/>
        </w:rPr>
        <w:t>MANAGE</w:t>
      </w:r>
      <w:r>
        <w:rPr>
          <w:color w:val="231F20"/>
          <w:spacing w:val="-8"/>
        </w:rPr>
        <w:t xml:space="preserve"> </w:t>
      </w:r>
      <w:r>
        <w:rPr>
          <w:color w:val="231F20"/>
          <w:spacing w:val="-2"/>
        </w:rPr>
        <w:t>APPLIES</w:t>
      </w:r>
    </w:p>
    <w:p w14:paraId="78556214" w14:textId="77777777" w:rsidR="00180D28" w:rsidRDefault="002909AC">
      <w:pPr>
        <w:spacing w:before="99"/>
        <w:ind w:left="39"/>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5"/>
          <w:sz w:val="20"/>
        </w:rPr>
        <w:t xml:space="preserve"> </w:t>
      </w:r>
      <w:proofErr w:type="gramStart"/>
      <w:r>
        <w:rPr>
          <w:rFonts w:ascii="Century Schoolbook" w:hAnsi="Century Schoolbook"/>
          <w:b/>
          <w:color w:val="231F20"/>
          <w:sz w:val="20"/>
        </w:rPr>
        <w:t>31:6</w:t>
      </w:r>
      <w:r>
        <w:rPr>
          <w:rFonts w:ascii="Century Schoolbook" w:hAnsi="Century Schoolbook"/>
          <w:b/>
          <w:color w:val="231F20"/>
          <w:spacing w:val="36"/>
          <w:sz w:val="20"/>
        </w:rPr>
        <w:t xml:space="preserve">  </w:t>
      </w:r>
      <w:r>
        <w:rPr>
          <w:rFonts w:ascii="Century Schoolbook" w:hAnsi="Century Schoolbook"/>
          <w:b/>
          <w:color w:val="231F20"/>
          <w:sz w:val="20"/>
        </w:rPr>
        <w:t>Qualifying</w:t>
      </w:r>
      <w:proofErr w:type="gramEnd"/>
      <w:r>
        <w:rPr>
          <w:rFonts w:ascii="Century Schoolbook" w:hAnsi="Century Schoolbook"/>
          <w:b/>
          <w:color w:val="231F20"/>
          <w:spacing w:val="7"/>
          <w:sz w:val="20"/>
        </w:rPr>
        <w:t xml:space="preserve"> </w:t>
      </w:r>
      <w:r>
        <w:rPr>
          <w:rFonts w:ascii="Century Schoolbook" w:hAnsi="Century Schoolbook"/>
          <w:b/>
          <w:color w:val="231F20"/>
          <w:spacing w:val="-2"/>
          <w:sz w:val="20"/>
        </w:rPr>
        <w:t>conditions</w:t>
      </w:r>
    </w:p>
    <w:p w14:paraId="78556215" w14:textId="77777777" w:rsidR="00180D28" w:rsidRDefault="002909AC">
      <w:pPr>
        <w:pStyle w:val="BodyText"/>
        <w:spacing w:before="107" w:line="218" w:lineRule="auto"/>
        <w:ind w:left="39" w:right="865" w:firstLine="199"/>
      </w:pPr>
      <w:r>
        <w:rPr>
          <w:color w:val="231F20"/>
        </w:rPr>
        <w:t>The</w:t>
      </w:r>
      <w:r>
        <w:rPr>
          <w:color w:val="231F20"/>
          <w:spacing w:val="66"/>
        </w:rPr>
        <w:t xml:space="preserve"> </w:t>
      </w:r>
      <w:r>
        <w:rPr>
          <w:color w:val="231F20"/>
        </w:rPr>
        <w:t>right</w:t>
      </w:r>
      <w:r>
        <w:rPr>
          <w:color w:val="231F20"/>
          <w:spacing w:val="66"/>
        </w:rPr>
        <w:t xml:space="preserve"> </w:t>
      </w:r>
      <w:r>
        <w:rPr>
          <w:color w:val="231F20"/>
        </w:rPr>
        <w:t>to</w:t>
      </w:r>
      <w:r>
        <w:rPr>
          <w:color w:val="231F20"/>
          <w:spacing w:val="66"/>
        </w:rPr>
        <w:t xml:space="preserve"> </w:t>
      </w:r>
      <w:r>
        <w:rPr>
          <w:color w:val="231F20"/>
        </w:rPr>
        <w:t>manage</w:t>
      </w:r>
      <w:r>
        <w:rPr>
          <w:color w:val="231F20"/>
          <w:spacing w:val="66"/>
        </w:rPr>
        <w:t xml:space="preserve"> </w:t>
      </w:r>
      <w:r>
        <w:rPr>
          <w:color w:val="231F20"/>
        </w:rPr>
        <w:t>applies</w:t>
      </w:r>
      <w:r>
        <w:rPr>
          <w:color w:val="231F20"/>
          <w:spacing w:val="66"/>
        </w:rPr>
        <w:t xml:space="preserve"> </w:t>
      </w:r>
      <w:r>
        <w:rPr>
          <w:color w:val="231F20"/>
        </w:rPr>
        <w:t>only</w:t>
      </w:r>
      <w:r>
        <w:rPr>
          <w:color w:val="231F20"/>
          <w:spacing w:val="66"/>
        </w:rPr>
        <w:t xml:space="preserve"> </w:t>
      </w:r>
      <w:r>
        <w:rPr>
          <w:color w:val="231F20"/>
        </w:rPr>
        <w:t>to</w:t>
      </w:r>
      <w:r>
        <w:rPr>
          <w:color w:val="231F20"/>
          <w:spacing w:val="66"/>
        </w:rPr>
        <w:t xml:space="preserve"> </w:t>
      </w:r>
      <w:r>
        <w:rPr>
          <w:color w:val="231F20"/>
        </w:rPr>
        <w:t>premises</w:t>
      </w:r>
      <w:r>
        <w:rPr>
          <w:color w:val="231F20"/>
          <w:spacing w:val="66"/>
        </w:rPr>
        <w:t xml:space="preserve"> </w:t>
      </w:r>
      <w:r>
        <w:rPr>
          <w:color w:val="231F20"/>
        </w:rPr>
        <w:t>which</w:t>
      </w:r>
      <w:r>
        <w:rPr>
          <w:color w:val="231F20"/>
          <w:spacing w:val="66"/>
        </w:rPr>
        <w:t xml:space="preserve"> </w:t>
      </w:r>
      <w:r>
        <w:rPr>
          <w:color w:val="231F20"/>
        </w:rPr>
        <w:t>satisfy</w:t>
      </w:r>
      <w:r>
        <w:rPr>
          <w:color w:val="231F20"/>
          <w:spacing w:val="66"/>
        </w:rPr>
        <w:t xml:space="preserve"> </w:t>
      </w:r>
      <w:r>
        <w:rPr>
          <w:color w:val="231F20"/>
        </w:rPr>
        <w:t>the</w:t>
      </w:r>
      <w:r>
        <w:rPr>
          <w:color w:val="231F20"/>
          <w:spacing w:val="66"/>
        </w:rPr>
        <w:t xml:space="preserve"> </w:t>
      </w:r>
      <w:r>
        <w:rPr>
          <w:color w:val="231F20"/>
        </w:rPr>
        <w:t xml:space="preserve">following </w:t>
      </w:r>
      <w:r>
        <w:rPr>
          <w:color w:val="231F20"/>
          <w:spacing w:val="-2"/>
        </w:rPr>
        <w:t>conditions:</w:t>
      </w:r>
    </w:p>
    <w:p w14:paraId="78556216" w14:textId="77777777" w:rsidR="00180D28" w:rsidRDefault="002909AC">
      <w:pPr>
        <w:pStyle w:val="ListParagraph"/>
        <w:numPr>
          <w:ilvl w:val="1"/>
          <w:numId w:val="8"/>
        </w:numPr>
        <w:tabs>
          <w:tab w:val="left" w:pos="689"/>
        </w:tabs>
        <w:spacing w:before="61" w:line="218" w:lineRule="auto"/>
        <w:ind w:left="689" w:right="936"/>
        <w:rPr>
          <w:sz w:val="20"/>
        </w:rPr>
      </w:pPr>
      <w:r>
        <w:rPr>
          <w:color w:val="231F20"/>
          <w:sz w:val="20"/>
        </w:rPr>
        <w:t>they</w:t>
      </w:r>
      <w:r>
        <w:rPr>
          <w:color w:val="231F20"/>
          <w:spacing w:val="40"/>
          <w:sz w:val="20"/>
        </w:rPr>
        <w:t xml:space="preserve"> </w:t>
      </w:r>
      <w:r>
        <w:rPr>
          <w:color w:val="231F20"/>
          <w:sz w:val="20"/>
        </w:rPr>
        <w:t>consist</w:t>
      </w:r>
      <w:r>
        <w:rPr>
          <w:color w:val="231F20"/>
          <w:spacing w:val="40"/>
          <w:sz w:val="20"/>
        </w:rPr>
        <w:t xml:space="preserve"> </w:t>
      </w:r>
      <w:r>
        <w:rPr>
          <w:color w:val="231F20"/>
          <w:sz w:val="20"/>
        </w:rPr>
        <w:t>of</w:t>
      </w:r>
      <w:r>
        <w:rPr>
          <w:color w:val="231F20"/>
          <w:spacing w:val="40"/>
          <w:sz w:val="20"/>
        </w:rPr>
        <w:t xml:space="preserve"> </w:t>
      </w:r>
      <w:r>
        <w:rPr>
          <w:color w:val="231F20"/>
          <w:sz w:val="20"/>
        </w:rPr>
        <w:t>a</w:t>
      </w:r>
      <w:r>
        <w:rPr>
          <w:color w:val="231F20"/>
          <w:spacing w:val="40"/>
          <w:sz w:val="20"/>
        </w:rPr>
        <w:t xml:space="preserve"> </w:t>
      </w:r>
      <w:r>
        <w:rPr>
          <w:color w:val="231F20"/>
          <w:sz w:val="20"/>
        </w:rPr>
        <w:t>self-contained</w:t>
      </w:r>
      <w:r>
        <w:rPr>
          <w:color w:val="231F20"/>
          <w:spacing w:val="40"/>
          <w:sz w:val="20"/>
        </w:rPr>
        <w:t xml:space="preserve"> </w:t>
      </w:r>
      <w:r>
        <w:rPr>
          <w:color w:val="231F20"/>
          <w:sz w:val="20"/>
        </w:rPr>
        <w:t>building</w:t>
      </w:r>
      <w:r>
        <w:rPr>
          <w:color w:val="231F20"/>
          <w:spacing w:val="40"/>
          <w:sz w:val="20"/>
        </w:rPr>
        <w:t xml:space="preserve"> </w:t>
      </w:r>
      <w:r>
        <w:rPr>
          <w:color w:val="231F20"/>
          <w:sz w:val="20"/>
        </w:rPr>
        <w:t>or</w:t>
      </w:r>
      <w:r>
        <w:rPr>
          <w:color w:val="231F20"/>
          <w:spacing w:val="40"/>
          <w:sz w:val="20"/>
        </w:rPr>
        <w:t xml:space="preserve"> </w:t>
      </w:r>
      <w:r>
        <w:rPr>
          <w:color w:val="231F20"/>
          <w:sz w:val="20"/>
        </w:rPr>
        <w:t>part</w:t>
      </w:r>
      <w:r>
        <w:rPr>
          <w:color w:val="231F20"/>
          <w:spacing w:val="40"/>
          <w:sz w:val="20"/>
        </w:rPr>
        <w:t xml:space="preserve"> </w:t>
      </w:r>
      <w:r>
        <w:rPr>
          <w:color w:val="231F20"/>
          <w:sz w:val="20"/>
        </w:rPr>
        <w:t>of</w:t>
      </w:r>
      <w:r>
        <w:rPr>
          <w:color w:val="231F20"/>
          <w:spacing w:val="40"/>
          <w:sz w:val="20"/>
        </w:rPr>
        <w:t xml:space="preserve"> </w:t>
      </w:r>
      <w:r>
        <w:rPr>
          <w:color w:val="231F20"/>
          <w:sz w:val="20"/>
        </w:rPr>
        <w:t>a</w:t>
      </w:r>
      <w:r>
        <w:rPr>
          <w:color w:val="231F20"/>
          <w:spacing w:val="40"/>
          <w:sz w:val="20"/>
        </w:rPr>
        <w:t xml:space="preserve"> </w:t>
      </w:r>
      <w:r>
        <w:rPr>
          <w:color w:val="231F20"/>
          <w:sz w:val="20"/>
        </w:rPr>
        <w:t>building,</w:t>
      </w:r>
      <w:r>
        <w:rPr>
          <w:color w:val="231F20"/>
          <w:spacing w:val="40"/>
          <w:sz w:val="20"/>
        </w:rPr>
        <w:t xml:space="preserve"> </w:t>
      </w:r>
      <w:r>
        <w:rPr>
          <w:color w:val="231F20"/>
          <w:sz w:val="20"/>
        </w:rPr>
        <w:t>with</w:t>
      </w:r>
      <w:r>
        <w:rPr>
          <w:color w:val="231F20"/>
          <w:spacing w:val="40"/>
          <w:sz w:val="20"/>
        </w:rPr>
        <w:t xml:space="preserve"> </w:t>
      </w:r>
      <w:r>
        <w:rPr>
          <w:color w:val="231F20"/>
          <w:sz w:val="20"/>
        </w:rPr>
        <w:t xml:space="preserve">or without appurtenant </w:t>
      </w:r>
      <w:proofErr w:type="gramStart"/>
      <w:r>
        <w:rPr>
          <w:color w:val="231F20"/>
          <w:sz w:val="20"/>
        </w:rPr>
        <w:t>property;</w:t>
      </w:r>
      <w:proofErr w:type="gramEnd"/>
    </w:p>
    <w:p w14:paraId="78556217" w14:textId="77777777" w:rsidR="00180D28" w:rsidRDefault="002909AC">
      <w:pPr>
        <w:pStyle w:val="ListParagraph"/>
        <w:numPr>
          <w:ilvl w:val="1"/>
          <w:numId w:val="8"/>
        </w:numPr>
        <w:tabs>
          <w:tab w:val="left" w:pos="689"/>
        </w:tabs>
        <w:spacing w:before="4" w:line="240" w:lineRule="exact"/>
        <w:ind w:left="689" w:hanging="450"/>
        <w:rPr>
          <w:sz w:val="20"/>
        </w:rPr>
      </w:pPr>
      <w:r>
        <w:rPr>
          <w:color w:val="231F20"/>
          <w:sz w:val="20"/>
        </w:rPr>
        <w:t>they</w:t>
      </w:r>
      <w:r>
        <w:rPr>
          <w:color w:val="231F20"/>
          <w:spacing w:val="4"/>
          <w:sz w:val="20"/>
        </w:rPr>
        <w:t xml:space="preserve"> </w:t>
      </w:r>
      <w:r>
        <w:rPr>
          <w:color w:val="231F20"/>
          <w:sz w:val="20"/>
        </w:rPr>
        <w:t>contain</w:t>
      </w:r>
      <w:r>
        <w:rPr>
          <w:color w:val="231F20"/>
          <w:spacing w:val="4"/>
          <w:sz w:val="20"/>
        </w:rPr>
        <w:t xml:space="preserve"> </w:t>
      </w:r>
      <w:r>
        <w:rPr>
          <w:color w:val="231F20"/>
          <w:sz w:val="20"/>
        </w:rPr>
        <w:t>two</w:t>
      </w:r>
      <w:r>
        <w:rPr>
          <w:color w:val="231F20"/>
          <w:spacing w:val="5"/>
          <w:sz w:val="20"/>
        </w:rPr>
        <w:t xml:space="preserve"> </w:t>
      </w:r>
      <w:r>
        <w:rPr>
          <w:color w:val="231F20"/>
          <w:sz w:val="20"/>
        </w:rPr>
        <w:t>or</w:t>
      </w:r>
      <w:r>
        <w:rPr>
          <w:color w:val="231F20"/>
          <w:spacing w:val="4"/>
          <w:sz w:val="20"/>
        </w:rPr>
        <w:t xml:space="preserve"> </w:t>
      </w:r>
      <w:r>
        <w:rPr>
          <w:color w:val="231F20"/>
          <w:sz w:val="20"/>
        </w:rPr>
        <w:t>more</w:t>
      </w:r>
      <w:r>
        <w:rPr>
          <w:color w:val="231F20"/>
          <w:spacing w:val="4"/>
          <w:sz w:val="20"/>
        </w:rPr>
        <w:t xml:space="preserve"> </w:t>
      </w:r>
      <w:r>
        <w:rPr>
          <w:color w:val="231F20"/>
          <w:sz w:val="20"/>
        </w:rPr>
        <w:t>flats</w:t>
      </w:r>
      <w:r>
        <w:rPr>
          <w:color w:val="231F20"/>
          <w:spacing w:val="5"/>
          <w:sz w:val="20"/>
        </w:rPr>
        <w:t xml:space="preserve"> </w:t>
      </w:r>
      <w:r>
        <w:rPr>
          <w:color w:val="231F20"/>
          <w:sz w:val="20"/>
        </w:rPr>
        <w:t>held</w:t>
      </w:r>
      <w:r>
        <w:rPr>
          <w:color w:val="231F20"/>
          <w:spacing w:val="4"/>
          <w:sz w:val="20"/>
        </w:rPr>
        <w:t xml:space="preserve"> </w:t>
      </w:r>
      <w:r>
        <w:rPr>
          <w:color w:val="231F20"/>
          <w:sz w:val="20"/>
        </w:rPr>
        <w:t>by</w:t>
      </w:r>
      <w:r>
        <w:rPr>
          <w:color w:val="231F20"/>
          <w:spacing w:val="4"/>
          <w:sz w:val="20"/>
        </w:rPr>
        <w:t xml:space="preserve"> </w:t>
      </w:r>
      <w:r>
        <w:rPr>
          <w:color w:val="231F20"/>
          <w:sz w:val="20"/>
        </w:rPr>
        <w:t>qualifying</w:t>
      </w:r>
      <w:r>
        <w:rPr>
          <w:color w:val="231F20"/>
          <w:spacing w:val="5"/>
          <w:sz w:val="20"/>
        </w:rPr>
        <w:t xml:space="preserve"> </w:t>
      </w:r>
      <w:r>
        <w:rPr>
          <w:color w:val="231F20"/>
          <w:sz w:val="20"/>
        </w:rPr>
        <w:t>tenants;</w:t>
      </w:r>
      <w:r>
        <w:rPr>
          <w:color w:val="231F20"/>
          <w:spacing w:val="4"/>
          <w:sz w:val="20"/>
        </w:rPr>
        <w:t xml:space="preserve"> </w:t>
      </w:r>
      <w:r>
        <w:rPr>
          <w:color w:val="231F20"/>
          <w:spacing w:val="-5"/>
          <w:sz w:val="20"/>
        </w:rPr>
        <w:t>and</w:t>
      </w:r>
    </w:p>
    <w:p w14:paraId="78556218" w14:textId="77777777" w:rsidR="00180D28" w:rsidRDefault="002909AC">
      <w:pPr>
        <w:pStyle w:val="ListParagraph"/>
        <w:numPr>
          <w:ilvl w:val="1"/>
          <w:numId w:val="8"/>
        </w:numPr>
        <w:tabs>
          <w:tab w:val="left" w:pos="689"/>
        </w:tabs>
        <w:spacing w:before="17" w:line="218" w:lineRule="auto"/>
        <w:ind w:left="689" w:right="934"/>
        <w:rPr>
          <w:rFonts w:ascii="Arial"/>
          <w:b/>
          <w:sz w:val="20"/>
        </w:rPr>
      </w:pPr>
      <w:proofErr w:type="gramStart"/>
      <w:r>
        <w:rPr>
          <w:color w:val="231F20"/>
          <w:sz w:val="20"/>
        </w:rPr>
        <w:t>the</w:t>
      </w:r>
      <w:proofErr w:type="gramEnd"/>
      <w:r>
        <w:rPr>
          <w:color w:val="231F20"/>
          <w:sz w:val="20"/>
        </w:rPr>
        <w:t xml:space="preserve"> total number of flats held by such tenants is not less than two-thirds of the total number of flats contained in the premises.</w:t>
      </w:r>
      <w:r>
        <w:rPr>
          <w:rFonts w:ascii="Arial"/>
          <w:b/>
          <w:color w:val="231F20"/>
          <w:sz w:val="20"/>
          <w:vertAlign w:val="superscript"/>
        </w:rPr>
        <w:t>1</w:t>
      </w:r>
    </w:p>
    <w:p w14:paraId="78556219" w14:textId="77777777" w:rsidR="00180D28" w:rsidRDefault="002909AC">
      <w:pPr>
        <w:pStyle w:val="BodyText"/>
        <w:spacing w:before="111" w:line="218" w:lineRule="auto"/>
        <w:ind w:left="39" w:right="934" w:firstLine="199"/>
        <w:jc w:val="both"/>
      </w:pPr>
      <w:r>
        <w:rPr>
          <w:color w:val="231F20"/>
        </w:rPr>
        <w:t xml:space="preserve">As Ch.1 of Pt 2 of the 2002 Act applies only to premises which satisfy these conditions, in principle it ought not to be possible for the right to manage to be acquired where the conditions are not met. In practice, however, if a notice </w:t>
      </w:r>
      <w:proofErr w:type="gramStart"/>
      <w:r>
        <w:rPr>
          <w:color w:val="231F20"/>
        </w:rPr>
        <w:t>claim-</w:t>
      </w:r>
      <w:proofErr w:type="spellStart"/>
      <w:r>
        <w:rPr>
          <w:color w:val="231F20"/>
        </w:rPr>
        <w:t>ing</w:t>
      </w:r>
      <w:proofErr w:type="spellEnd"/>
      <w:proofErr w:type="gramEnd"/>
      <w:r>
        <w:rPr>
          <w:color w:val="231F20"/>
        </w:rPr>
        <w:t xml:space="preserve"> the right is not challenged by a valid counter-notice, the Act contains no mechanism for determining whether the qualifying conditions have been met and the right has been acquired. As the acquisition of the right has significant consequences for the rights of third parties, it seems doubtful that it can be acquired by consent, error or oversight where the qualifying conditions are not met, even if an effective counter-notice has not been given.</w:t>
      </w:r>
      <w:r>
        <w:rPr>
          <w:rFonts w:ascii="Arial"/>
          <w:b/>
          <w:color w:val="231F20"/>
          <w:vertAlign w:val="superscript"/>
        </w:rPr>
        <w:t>2</w:t>
      </w:r>
      <w:r>
        <w:rPr>
          <w:rFonts w:ascii="Arial"/>
          <w:b/>
          <w:color w:val="231F20"/>
        </w:rPr>
        <w:t xml:space="preserve"> </w:t>
      </w:r>
      <w:r>
        <w:rPr>
          <w:color w:val="231F20"/>
        </w:rPr>
        <w:t xml:space="preserve">In such a case it may be necessary to seek a declaration to determine whether the right has been </w:t>
      </w:r>
      <w:proofErr w:type="spellStart"/>
      <w:r>
        <w:rPr>
          <w:color w:val="231F20"/>
        </w:rPr>
        <w:t>suc-cessfully</w:t>
      </w:r>
      <w:proofErr w:type="spellEnd"/>
      <w:r>
        <w:rPr>
          <w:color w:val="231F20"/>
        </w:rPr>
        <w:t xml:space="preserve"> acquired.</w:t>
      </w:r>
    </w:p>
    <w:p w14:paraId="7855621A" w14:textId="77777777" w:rsidR="00180D28" w:rsidRDefault="002909AC">
      <w:pPr>
        <w:pStyle w:val="BodyText"/>
        <w:spacing w:before="30"/>
        <w:ind w:left="239"/>
        <w:jc w:val="both"/>
        <w:rPr>
          <w:rFonts w:ascii="Arial"/>
          <w:b/>
        </w:rPr>
      </w:pPr>
      <w:r>
        <w:rPr>
          <w:color w:val="231F20"/>
        </w:rPr>
        <w:t>The</w:t>
      </w:r>
      <w:r>
        <w:rPr>
          <w:color w:val="231F20"/>
          <w:spacing w:val="-11"/>
        </w:rPr>
        <w:t xml:space="preserve"> </w:t>
      </w:r>
      <w:r>
        <w:rPr>
          <w:color w:val="231F20"/>
        </w:rPr>
        <w:t>right</w:t>
      </w:r>
      <w:r>
        <w:rPr>
          <w:color w:val="231F20"/>
          <w:spacing w:val="-10"/>
        </w:rPr>
        <w:t xml:space="preserve"> </w:t>
      </w:r>
      <w:r>
        <w:rPr>
          <w:color w:val="231F20"/>
        </w:rPr>
        <w:t>to</w:t>
      </w:r>
      <w:r>
        <w:rPr>
          <w:color w:val="231F20"/>
          <w:spacing w:val="-10"/>
        </w:rPr>
        <w:t xml:space="preserve"> </w:t>
      </w:r>
      <w:r>
        <w:rPr>
          <w:color w:val="231F20"/>
        </w:rPr>
        <w:t>manage</w:t>
      </w:r>
      <w:r>
        <w:rPr>
          <w:color w:val="231F20"/>
          <w:spacing w:val="-10"/>
        </w:rPr>
        <w:t xml:space="preserve"> </w:t>
      </w:r>
      <w:r>
        <w:rPr>
          <w:color w:val="231F20"/>
        </w:rPr>
        <w:t>is</w:t>
      </w:r>
      <w:r>
        <w:rPr>
          <w:color w:val="231F20"/>
          <w:spacing w:val="-11"/>
        </w:rPr>
        <w:t xml:space="preserve"> </w:t>
      </w:r>
      <w:r>
        <w:rPr>
          <w:color w:val="231F20"/>
        </w:rPr>
        <w:t>applicable</w:t>
      </w:r>
      <w:r>
        <w:rPr>
          <w:color w:val="231F20"/>
          <w:spacing w:val="-10"/>
        </w:rPr>
        <w:t xml:space="preserve"> </w:t>
      </w:r>
      <w:r>
        <w:rPr>
          <w:color w:val="231F20"/>
        </w:rPr>
        <w:t>to</w:t>
      </w:r>
      <w:r>
        <w:rPr>
          <w:color w:val="231F20"/>
          <w:spacing w:val="-10"/>
        </w:rPr>
        <w:t xml:space="preserve"> </w:t>
      </w:r>
      <w:r>
        <w:rPr>
          <w:color w:val="231F20"/>
        </w:rPr>
        <w:t>premises</w:t>
      </w:r>
      <w:r>
        <w:rPr>
          <w:color w:val="231F20"/>
          <w:spacing w:val="-10"/>
        </w:rPr>
        <w:t xml:space="preserve"> </w:t>
      </w:r>
      <w:r>
        <w:rPr>
          <w:color w:val="231F20"/>
        </w:rPr>
        <w:t>in</w:t>
      </w:r>
      <w:r>
        <w:rPr>
          <w:color w:val="231F20"/>
          <w:spacing w:val="-11"/>
        </w:rPr>
        <w:t xml:space="preserve"> </w:t>
      </w:r>
      <w:r>
        <w:rPr>
          <w:color w:val="231F20"/>
        </w:rPr>
        <w:t>which</w:t>
      </w:r>
      <w:r>
        <w:rPr>
          <w:color w:val="231F20"/>
          <w:spacing w:val="-10"/>
        </w:rPr>
        <w:t xml:space="preserve"> </w:t>
      </w:r>
      <w:r>
        <w:rPr>
          <w:color w:val="231F20"/>
        </w:rPr>
        <w:t>there</w:t>
      </w:r>
      <w:r>
        <w:rPr>
          <w:color w:val="231F20"/>
          <w:spacing w:val="-10"/>
        </w:rPr>
        <w:t xml:space="preserve"> </w:t>
      </w:r>
      <w:r>
        <w:rPr>
          <w:color w:val="231F20"/>
        </w:rPr>
        <w:t>is</w:t>
      </w:r>
      <w:r>
        <w:rPr>
          <w:color w:val="231F20"/>
          <w:spacing w:val="-10"/>
        </w:rPr>
        <w:t xml:space="preserve"> </w:t>
      </w:r>
      <w:r>
        <w:rPr>
          <w:color w:val="231F20"/>
        </w:rPr>
        <w:t>a</w:t>
      </w:r>
      <w:r>
        <w:rPr>
          <w:color w:val="231F20"/>
          <w:spacing w:val="-11"/>
        </w:rPr>
        <w:t xml:space="preserve"> </w:t>
      </w:r>
      <w:r>
        <w:rPr>
          <w:color w:val="231F20"/>
        </w:rPr>
        <w:t>Crown</w:t>
      </w:r>
      <w:r>
        <w:rPr>
          <w:color w:val="231F20"/>
          <w:spacing w:val="-10"/>
        </w:rPr>
        <w:t xml:space="preserve"> </w:t>
      </w:r>
      <w:r>
        <w:rPr>
          <w:color w:val="231F20"/>
          <w:spacing w:val="-2"/>
        </w:rPr>
        <w:t>interest.</w:t>
      </w:r>
      <w:r>
        <w:rPr>
          <w:rFonts w:ascii="Arial"/>
          <w:b/>
          <w:color w:val="231F20"/>
          <w:spacing w:val="-2"/>
          <w:vertAlign w:val="superscript"/>
        </w:rPr>
        <w:t>3</w:t>
      </w:r>
    </w:p>
    <w:p w14:paraId="7855621B" w14:textId="77777777" w:rsidR="00180D28" w:rsidRDefault="002909AC">
      <w:pPr>
        <w:pStyle w:val="Heading1"/>
        <w:spacing w:before="219"/>
        <w:ind w:left="39"/>
      </w:pPr>
      <w:r>
        <w:rPr>
          <w:color w:val="231F20"/>
        </w:rPr>
        <w:t>§</w:t>
      </w:r>
      <w:r>
        <w:rPr>
          <w:color w:val="231F20"/>
          <w:spacing w:val="-6"/>
        </w:rPr>
        <w:t xml:space="preserve"> </w:t>
      </w:r>
      <w:proofErr w:type="gramStart"/>
      <w:r>
        <w:rPr>
          <w:color w:val="231F20"/>
        </w:rPr>
        <w:t>31:7</w:t>
      </w:r>
      <w:r>
        <w:rPr>
          <w:color w:val="231F20"/>
          <w:spacing w:val="36"/>
        </w:rPr>
        <w:t xml:space="preserve">  </w:t>
      </w:r>
      <w:r>
        <w:rPr>
          <w:color w:val="231F20"/>
        </w:rPr>
        <w:t>A</w:t>
      </w:r>
      <w:proofErr w:type="gramEnd"/>
      <w:r>
        <w:rPr>
          <w:color w:val="231F20"/>
          <w:spacing w:val="-4"/>
        </w:rPr>
        <w:t xml:space="preserve"> </w:t>
      </w:r>
      <w:r>
        <w:rPr>
          <w:color w:val="231F20"/>
        </w:rPr>
        <w:t>self-contained</w:t>
      </w:r>
      <w:r>
        <w:rPr>
          <w:color w:val="231F20"/>
          <w:spacing w:val="5"/>
        </w:rPr>
        <w:t xml:space="preserve"> </w:t>
      </w:r>
      <w:r>
        <w:rPr>
          <w:color w:val="231F20"/>
          <w:spacing w:val="-2"/>
        </w:rPr>
        <w:t>building</w:t>
      </w:r>
    </w:p>
    <w:p w14:paraId="7855621C" w14:textId="77777777" w:rsidR="00180D28" w:rsidRDefault="002909AC">
      <w:pPr>
        <w:pStyle w:val="BodyText"/>
        <w:spacing w:before="86" w:line="218" w:lineRule="auto"/>
        <w:ind w:left="39" w:right="933" w:firstLine="199"/>
        <w:jc w:val="both"/>
        <w:rPr>
          <w:rFonts w:ascii="Arial"/>
          <w:b/>
        </w:rPr>
      </w:pPr>
      <w:r>
        <w:rPr>
          <w:color w:val="231F20"/>
        </w:rPr>
        <w:t>The right to manage is exercisable in relation to a self-contained building or a self-contained part of a building, with or without appurtenant property.</w:t>
      </w:r>
      <w:r>
        <w:rPr>
          <w:rFonts w:ascii="Arial"/>
          <w:b/>
          <w:color w:val="231F20"/>
          <w:vertAlign w:val="superscript"/>
        </w:rPr>
        <w:t>1</w:t>
      </w:r>
      <w:r>
        <w:rPr>
          <w:rFonts w:ascii="Arial"/>
          <w:b/>
          <w:color w:val="231F20"/>
        </w:rPr>
        <w:t xml:space="preserve"> </w:t>
      </w:r>
      <w:r>
        <w:rPr>
          <w:color w:val="231F20"/>
        </w:rPr>
        <w:t>The right may not be exercised by a single RTM company in respect of more than one self-contained building or part of a building.</w:t>
      </w:r>
      <w:r>
        <w:rPr>
          <w:rFonts w:ascii="Arial"/>
          <w:b/>
          <w:color w:val="231F20"/>
          <w:vertAlign w:val="superscript"/>
        </w:rPr>
        <w:t>2</w:t>
      </w:r>
    </w:p>
    <w:p w14:paraId="7855621D" w14:textId="77777777" w:rsidR="00180D28" w:rsidRDefault="002909AC">
      <w:pPr>
        <w:pStyle w:val="BodyText"/>
        <w:spacing w:before="7"/>
        <w:rPr>
          <w:rFonts w:ascii="Arial"/>
          <w:b/>
          <w:sz w:val="18"/>
        </w:rPr>
      </w:pPr>
      <w:r>
        <w:rPr>
          <w:rFonts w:ascii="Arial"/>
          <w:b/>
          <w:noProof/>
          <w:sz w:val="18"/>
        </w:rPr>
        <mc:AlternateContent>
          <mc:Choice Requires="wps">
            <w:drawing>
              <wp:anchor distT="0" distB="0" distL="0" distR="0" simplePos="0" relativeHeight="487589888" behindDoc="1" locked="0" layoutInCell="1" allowOverlap="1" wp14:anchorId="785564DD" wp14:editId="785564DE">
                <wp:simplePos x="0" y="0"/>
                <wp:positionH relativeFrom="page">
                  <wp:posOffset>1168199</wp:posOffset>
                </wp:positionH>
                <wp:positionV relativeFrom="paragraph">
                  <wp:posOffset>151164</wp:posOffset>
                </wp:positionV>
                <wp:extent cx="912494"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A55A7A5" id="Graphic 22" o:spid="_x0000_s1026" style="position:absolute;margin-left:92pt;margin-top:11.9pt;width:71.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21E" w14:textId="77777777" w:rsidR="00180D28" w:rsidRDefault="002909AC">
      <w:pPr>
        <w:spacing w:before="67" w:line="223" w:lineRule="auto"/>
        <w:ind w:left="39" w:right="865"/>
        <w:rPr>
          <w:sz w:val="16"/>
        </w:rPr>
      </w:pPr>
      <w:r>
        <w:rPr>
          <w:color w:val="231F20"/>
          <w:sz w:val="16"/>
        </w:rPr>
        <w:t xml:space="preserve">be made to art.33 for the complex voting provisions which apply where an RTM company has landlord </w:t>
      </w:r>
      <w:r>
        <w:rPr>
          <w:color w:val="231F20"/>
          <w:spacing w:val="-2"/>
          <w:sz w:val="16"/>
        </w:rPr>
        <w:t>members.</w:t>
      </w:r>
    </w:p>
    <w:p w14:paraId="7855621F" w14:textId="77777777" w:rsidR="00180D28" w:rsidRDefault="002909AC">
      <w:pPr>
        <w:spacing w:before="51"/>
        <w:ind w:left="452"/>
        <w:rPr>
          <w:sz w:val="16"/>
        </w:rPr>
      </w:pPr>
      <w:r>
        <w:rPr>
          <w:rFonts w:ascii="Arial"/>
          <w:b/>
          <w:color w:val="231F20"/>
          <w:sz w:val="16"/>
          <w:vertAlign w:val="superscript"/>
        </w:rPr>
        <w:t>9</w:t>
      </w:r>
      <w:r>
        <w:rPr>
          <w:color w:val="231F20"/>
          <w:sz w:val="16"/>
        </w:rPr>
        <w:t>Articles</w:t>
      </w:r>
      <w:r>
        <w:rPr>
          <w:color w:val="231F20"/>
          <w:spacing w:val="4"/>
          <w:sz w:val="16"/>
        </w:rPr>
        <w:t xml:space="preserve"> </w:t>
      </w:r>
      <w:r>
        <w:rPr>
          <w:color w:val="231F20"/>
          <w:sz w:val="16"/>
        </w:rPr>
        <w:t>5,</w:t>
      </w:r>
      <w:r>
        <w:rPr>
          <w:color w:val="231F20"/>
          <w:spacing w:val="4"/>
          <w:sz w:val="16"/>
        </w:rPr>
        <w:t xml:space="preserve"> </w:t>
      </w:r>
      <w:r>
        <w:rPr>
          <w:color w:val="231F20"/>
          <w:sz w:val="16"/>
        </w:rPr>
        <w:t>8</w:t>
      </w:r>
      <w:r>
        <w:rPr>
          <w:color w:val="231F20"/>
          <w:spacing w:val="5"/>
          <w:sz w:val="16"/>
        </w:rPr>
        <w:t xml:space="preserve"> </w:t>
      </w:r>
      <w:r>
        <w:rPr>
          <w:color w:val="231F20"/>
          <w:sz w:val="16"/>
        </w:rPr>
        <w:t>and</w:t>
      </w:r>
      <w:r>
        <w:rPr>
          <w:color w:val="231F20"/>
          <w:spacing w:val="4"/>
          <w:sz w:val="16"/>
        </w:rPr>
        <w:t xml:space="preserve"> </w:t>
      </w:r>
      <w:r>
        <w:rPr>
          <w:color w:val="231F20"/>
          <w:sz w:val="16"/>
        </w:rPr>
        <w:t>9</w:t>
      </w:r>
      <w:r>
        <w:rPr>
          <w:color w:val="231F20"/>
          <w:spacing w:val="5"/>
          <w:sz w:val="16"/>
        </w:rPr>
        <w:t xml:space="preserve"> </w:t>
      </w:r>
      <w:r>
        <w:rPr>
          <w:color w:val="231F20"/>
          <w:sz w:val="16"/>
        </w:rPr>
        <w:t>of</w:t>
      </w:r>
      <w:r>
        <w:rPr>
          <w:color w:val="231F20"/>
          <w:spacing w:val="4"/>
          <w:sz w:val="16"/>
        </w:rPr>
        <w:t xml:space="preserve"> </w:t>
      </w:r>
      <w:r>
        <w:rPr>
          <w:color w:val="231F20"/>
          <w:sz w:val="16"/>
        </w:rPr>
        <w:t>the</w:t>
      </w:r>
      <w:r>
        <w:rPr>
          <w:color w:val="231F20"/>
          <w:spacing w:val="5"/>
          <w:sz w:val="16"/>
        </w:rPr>
        <w:t xml:space="preserve"> </w:t>
      </w:r>
      <w:r>
        <w:rPr>
          <w:color w:val="231F20"/>
          <w:sz w:val="16"/>
        </w:rPr>
        <w:t>RTM</w:t>
      </w:r>
      <w:r>
        <w:rPr>
          <w:color w:val="231F20"/>
          <w:spacing w:val="4"/>
          <w:sz w:val="16"/>
        </w:rPr>
        <w:t xml:space="preserve"> </w:t>
      </w:r>
      <w:r>
        <w:rPr>
          <w:color w:val="231F20"/>
          <w:sz w:val="16"/>
        </w:rPr>
        <w:t>Companies</w:t>
      </w:r>
      <w:r>
        <w:rPr>
          <w:color w:val="231F20"/>
          <w:spacing w:val="5"/>
          <w:sz w:val="16"/>
        </w:rPr>
        <w:t xml:space="preserve"> </w:t>
      </w:r>
      <w:r>
        <w:rPr>
          <w:color w:val="231F20"/>
          <w:sz w:val="16"/>
        </w:rPr>
        <w:t>(Model</w:t>
      </w:r>
      <w:r>
        <w:rPr>
          <w:color w:val="231F20"/>
          <w:spacing w:val="-4"/>
          <w:sz w:val="16"/>
        </w:rPr>
        <w:t xml:space="preserve"> </w:t>
      </w:r>
      <w:r>
        <w:rPr>
          <w:color w:val="231F20"/>
          <w:sz w:val="16"/>
        </w:rPr>
        <w:t>Articles)</w:t>
      </w:r>
      <w:r>
        <w:rPr>
          <w:color w:val="231F20"/>
          <w:spacing w:val="4"/>
          <w:sz w:val="16"/>
        </w:rPr>
        <w:t xml:space="preserve"> </w:t>
      </w:r>
      <w:r>
        <w:rPr>
          <w:color w:val="231F20"/>
          <w:sz w:val="16"/>
        </w:rPr>
        <w:t>(England)</w:t>
      </w:r>
      <w:r>
        <w:rPr>
          <w:color w:val="231F20"/>
          <w:spacing w:val="5"/>
          <w:sz w:val="16"/>
        </w:rPr>
        <w:t xml:space="preserve"> </w:t>
      </w:r>
      <w:r>
        <w:rPr>
          <w:color w:val="231F20"/>
          <w:sz w:val="16"/>
        </w:rPr>
        <w:t>Regulations</w:t>
      </w:r>
      <w:r>
        <w:rPr>
          <w:color w:val="231F20"/>
          <w:spacing w:val="4"/>
          <w:sz w:val="16"/>
        </w:rPr>
        <w:t xml:space="preserve"> </w:t>
      </w:r>
      <w:r>
        <w:rPr>
          <w:color w:val="231F20"/>
          <w:spacing w:val="-2"/>
          <w:sz w:val="16"/>
        </w:rPr>
        <w:t>2009.</w:t>
      </w:r>
    </w:p>
    <w:p w14:paraId="78556220"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31:6]</w:t>
      </w:r>
    </w:p>
    <w:p w14:paraId="78556221" w14:textId="77777777" w:rsidR="00180D28" w:rsidRDefault="002909AC">
      <w:pPr>
        <w:spacing w:before="67"/>
        <w:ind w:left="45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72(1)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22" w14:textId="77777777" w:rsidR="00180D28" w:rsidRDefault="002909AC">
      <w:pPr>
        <w:spacing w:before="58" w:line="223" w:lineRule="auto"/>
        <w:ind w:left="39" w:right="932" w:firstLine="412"/>
        <w:jc w:val="both"/>
        <w:rPr>
          <w:sz w:val="16"/>
        </w:rPr>
      </w:pPr>
      <w:proofErr w:type="gramStart"/>
      <w:r>
        <w:rPr>
          <w:rFonts w:ascii="Arial"/>
          <w:b/>
          <w:color w:val="231F20"/>
          <w:sz w:val="16"/>
          <w:vertAlign w:val="superscript"/>
        </w:rPr>
        <w:t>2</w:t>
      </w:r>
      <w:r>
        <w:rPr>
          <w:rFonts w:ascii="Century Schoolbook"/>
          <w:i/>
          <w:color w:val="231F20"/>
          <w:sz w:val="16"/>
        </w:rPr>
        <w:t>St</w:t>
      </w:r>
      <w:proofErr w:type="gramEnd"/>
      <w:r>
        <w:rPr>
          <w:rFonts w:ascii="Century Schoolbook"/>
          <w:i/>
          <w:color w:val="231F20"/>
          <w:sz w:val="16"/>
        </w:rPr>
        <w:t xml:space="preserve">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 xml:space="preserve">[2014] UKUT 541 (LC); </w:t>
      </w:r>
      <w:r>
        <w:rPr>
          <w:rFonts w:ascii="Century Schoolbook"/>
          <w:i/>
          <w:color w:val="231F20"/>
          <w:sz w:val="16"/>
        </w:rPr>
        <w:t>Alleyn Court</w:t>
      </w:r>
      <w:r>
        <w:rPr>
          <w:rFonts w:ascii="Century Schoolbook"/>
          <w:i/>
          <w:color w:val="231F20"/>
          <w:spacing w:val="40"/>
          <w:sz w:val="16"/>
        </w:rPr>
        <w:t xml:space="preserve"> </w:t>
      </w:r>
      <w:r>
        <w:rPr>
          <w:rFonts w:ascii="Century Schoolbook"/>
          <w:i/>
          <w:color w:val="231F20"/>
          <w:sz w:val="16"/>
        </w:rPr>
        <w:t xml:space="preserve">RTM Co Ltd v Abou-Hamdan </w:t>
      </w:r>
      <w:r>
        <w:rPr>
          <w:color w:val="231F20"/>
          <w:sz w:val="16"/>
        </w:rPr>
        <w:t>[2012] UKUT 74 (LC). In a case where the qualifying conditions are not met, so that Ch.1 of Pt.2 of the 2002</w:t>
      </w:r>
      <w:r>
        <w:rPr>
          <w:color w:val="231F20"/>
          <w:spacing w:val="-8"/>
          <w:sz w:val="16"/>
        </w:rPr>
        <w:t xml:space="preserve"> </w:t>
      </w:r>
      <w:r>
        <w:rPr>
          <w:color w:val="231F20"/>
          <w:sz w:val="16"/>
        </w:rPr>
        <w:t xml:space="preserve">Act does not apply to the premises, the appropriate tribunal would appear to lack jurisdiction to </w:t>
      </w:r>
      <w:proofErr w:type="gramStart"/>
      <w:r>
        <w:rPr>
          <w:color w:val="231F20"/>
          <w:sz w:val="16"/>
        </w:rPr>
        <w:t>make a determination</w:t>
      </w:r>
      <w:proofErr w:type="gramEnd"/>
      <w:r>
        <w:rPr>
          <w:color w:val="231F20"/>
          <w:sz w:val="16"/>
        </w:rPr>
        <w:t xml:space="preserve"> under s.84(3) that an RTM company was entitled</w:t>
      </w:r>
      <w:r>
        <w:rPr>
          <w:color w:val="231F20"/>
          <w:spacing w:val="40"/>
          <w:sz w:val="16"/>
        </w:rPr>
        <w:t xml:space="preserve"> </w:t>
      </w:r>
      <w:r>
        <w:rPr>
          <w:color w:val="231F20"/>
          <w:sz w:val="16"/>
        </w:rPr>
        <w:t>to acquire the right. For an analogous situation under the Landlord and Tenant</w:t>
      </w:r>
      <w:r>
        <w:rPr>
          <w:color w:val="231F20"/>
          <w:spacing w:val="-5"/>
          <w:sz w:val="16"/>
        </w:rPr>
        <w:t xml:space="preserve"> </w:t>
      </w:r>
      <w:r>
        <w:rPr>
          <w:color w:val="231F20"/>
          <w:sz w:val="16"/>
        </w:rPr>
        <w:t xml:space="preserve">Act 1954, see </w:t>
      </w:r>
      <w:r>
        <w:rPr>
          <w:rFonts w:ascii="Century Schoolbook"/>
          <w:i/>
          <w:color w:val="231F20"/>
          <w:sz w:val="16"/>
        </w:rPr>
        <w:t>Nicholls</w:t>
      </w:r>
      <w:r>
        <w:rPr>
          <w:rFonts w:ascii="Century Schoolbook"/>
          <w:i/>
          <w:color w:val="231F20"/>
          <w:spacing w:val="40"/>
          <w:sz w:val="16"/>
        </w:rPr>
        <w:t xml:space="preserve"> </w:t>
      </w:r>
      <w:r>
        <w:rPr>
          <w:rFonts w:ascii="Century Schoolbook"/>
          <w:i/>
          <w:color w:val="231F20"/>
          <w:sz w:val="16"/>
        </w:rPr>
        <w:t xml:space="preserve">v Kinsey </w:t>
      </w:r>
      <w:r>
        <w:rPr>
          <w:color w:val="231F20"/>
          <w:sz w:val="16"/>
        </w:rPr>
        <w:t>[1994] QB 600; [1994] 2 W.L.R. 622, CA.</w:t>
      </w:r>
    </w:p>
    <w:p w14:paraId="78556223" w14:textId="77777777" w:rsidR="00180D28" w:rsidRDefault="002909AC">
      <w:pPr>
        <w:spacing w:before="64" w:line="223" w:lineRule="auto"/>
        <w:ind w:left="39" w:right="933" w:firstLine="412"/>
        <w:jc w:val="both"/>
        <w:rPr>
          <w:sz w:val="16"/>
        </w:rPr>
      </w:pPr>
      <w:r>
        <w:rPr>
          <w:rFonts w:ascii="Arial"/>
          <w:b/>
          <w:color w:val="231F20"/>
          <w:sz w:val="16"/>
          <w:vertAlign w:val="superscript"/>
        </w:rPr>
        <w:t>3</w:t>
      </w:r>
      <w:r>
        <w:rPr>
          <w:color w:val="231F20"/>
          <w:sz w:val="16"/>
        </w:rPr>
        <w:t>Section 108 of the 2002 Act: there is a Crown interest in premises if they are comprised in the Crown Estate, the Duchy of Lancaster, the Duchy of Cornwall or belong to, or are held on behalf of, a government department: s.108(2).</w:t>
      </w:r>
    </w:p>
    <w:p w14:paraId="78556224" w14:textId="77777777" w:rsidR="00180D28" w:rsidRDefault="002909AC">
      <w:pPr>
        <w:spacing w:before="71"/>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31:7]</w:t>
      </w:r>
    </w:p>
    <w:p w14:paraId="78556225" w14:textId="77777777" w:rsidR="00180D28" w:rsidRDefault="002909AC">
      <w:pPr>
        <w:spacing w:before="67"/>
        <w:ind w:left="452"/>
        <w:rPr>
          <w:sz w:val="16"/>
        </w:rPr>
      </w:pPr>
      <w:r>
        <w:rPr>
          <w:rFonts w:ascii="Arial" w:hAnsi="Arial"/>
          <w:b/>
          <w:color w:val="231F20"/>
          <w:sz w:val="16"/>
          <w:vertAlign w:val="superscript"/>
        </w:rPr>
        <w:t>1</w:t>
      </w:r>
      <w:r>
        <w:rPr>
          <w:color w:val="231F20"/>
          <w:sz w:val="16"/>
        </w:rPr>
        <w:t>Section</w:t>
      </w:r>
      <w:r>
        <w:rPr>
          <w:color w:val="231F20"/>
          <w:spacing w:val="4"/>
          <w:sz w:val="16"/>
        </w:rPr>
        <w:t xml:space="preserve"> </w:t>
      </w:r>
      <w:r>
        <w:rPr>
          <w:color w:val="231F20"/>
          <w:sz w:val="16"/>
        </w:rPr>
        <w:t>72(1)</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2002</w:t>
      </w:r>
      <w:r>
        <w:rPr>
          <w:color w:val="231F20"/>
          <w:spacing w:val="-3"/>
          <w:sz w:val="16"/>
        </w:rPr>
        <w:t xml:space="preserve"> </w:t>
      </w:r>
      <w:r>
        <w:rPr>
          <w:color w:val="231F20"/>
          <w:sz w:val="16"/>
        </w:rPr>
        <w:t>Act;</w:t>
      </w:r>
      <w:r>
        <w:rPr>
          <w:color w:val="231F20"/>
          <w:spacing w:val="5"/>
          <w:sz w:val="16"/>
        </w:rPr>
        <w:t xml:space="preserve"> </w:t>
      </w:r>
      <w:r>
        <w:rPr>
          <w:color w:val="231F20"/>
          <w:sz w:val="16"/>
        </w:rPr>
        <w:t>for</w:t>
      </w:r>
      <w:r>
        <w:rPr>
          <w:color w:val="231F20"/>
          <w:spacing w:val="4"/>
          <w:sz w:val="16"/>
        </w:rPr>
        <w:t xml:space="preserve"> </w:t>
      </w:r>
      <w:r>
        <w:rPr>
          <w:color w:val="231F20"/>
          <w:sz w:val="16"/>
        </w:rPr>
        <w:t>the</w:t>
      </w:r>
      <w:r>
        <w:rPr>
          <w:color w:val="231F20"/>
          <w:spacing w:val="5"/>
          <w:sz w:val="16"/>
        </w:rPr>
        <w:t xml:space="preserve"> </w:t>
      </w:r>
      <w:r>
        <w:rPr>
          <w:color w:val="231F20"/>
          <w:sz w:val="16"/>
        </w:rPr>
        <w:t>meaning</w:t>
      </w:r>
      <w:r>
        <w:rPr>
          <w:color w:val="231F20"/>
          <w:spacing w:val="5"/>
          <w:sz w:val="16"/>
        </w:rPr>
        <w:t xml:space="preserve"> </w:t>
      </w:r>
      <w:r>
        <w:rPr>
          <w:color w:val="231F20"/>
          <w:sz w:val="16"/>
        </w:rPr>
        <w:t>of</w:t>
      </w:r>
      <w:r>
        <w:rPr>
          <w:color w:val="231F20"/>
          <w:spacing w:val="5"/>
          <w:sz w:val="16"/>
        </w:rPr>
        <w:t xml:space="preserve"> </w:t>
      </w:r>
      <w:r>
        <w:rPr>
          <w:color w:val="231F20"/>
          <w:sz w:val="16"/>
        </w:rPr>
        <w:t>“appurtenant</w:t>
      </w:r>
      <w:r>
        <w:rPr>
          <w:color w:val="231F20"/>
          <w:spacing w:val="5"/>
          <w:sz w:val="16"/>
        </w:rPr>
        <w:t xml:space="preserve"> </w:t>
      </w:r>
      <w:r>
        <w:rPr>
          <w:color w:val="231F20"/>
          <w:sz w:val="16"/>
        </w:rPr>
        <w:t>property”</w:t>
      </w:r>
      <w:r>
        <w:rPr>
          <w:color w:val="231F20"/>
          <w:spacing w:val="5"/>
          <w:sz w:val="16"/>
        </w:rPr>
        <w:t xml:space="preserve"> </w:t>
      </w:r>
      <w:r>
        <w:rPr>
          <w:color w:val="231F20"/>
          <w:sz w:val="16"/>
        </w:rPr>
        <w:t>see</w:t>
      </w:r>
      <w:r>
        <w:rPr>
          <w:color w:val="231F20"/>
          <w:spacing w:val="5"/>
          <w:sz w:val="16"/>
        </w:rPr>
        <w:t xml:space="preserve"> </w:t>
      </w:r>
      <w:r>
        <w:rPr>
          <w:color w:val="231F20"/>
          <w:sz w:val="16"/>
        </w:rPr>
        <w:t>§</w:t>
      </w:r>
      <w:r>
        <w:rPr>
          <w:color w:val="231F20"/>
          <w:spacing w:val="-4"/>
          <w:sz w:val="16"/>
        </w:rPr>
        <w:t xml:space="preserve"> </w:t>
      </w:r>
      <w:r>
        <w:rPr>
          <w:color w:val="231F20"/>
          <w:spacing w:val="-2"/>
          <w:sz w:val="16"/>
        </w:rPr>
        <w:t>31:9.</w:t>
      </w:r>
    </w:p>
    <w:p w14:paraId="78556226" w14:textId="77777777" w:rsidR="00180D28" w:rsidRDefault="002909AC">
      <w:pPr>
        <w:spacing w:before="47"/>
        <w:ind w:left="452"/>
        <w:rPr>
          <w:sz w:val="16"/>
        </w:rPr>
      </w:pPr>
      <w:r>
        <w:rPr>
          <w:rFonts w:ascii="Arial"/>
          <w:b/>
          <w:color w:val="231F20"/>
          <w:sz w:val="16"/>
          <w:vertAlign w:val="superscript"/>
        </w:rPr>
        <w:t>2</w:t>
      </w:r>
      <w:r>
        <w:rPr>
          <w:rFonts w:ascii="Century Schoolbook"/>
          <w:i/>
          <w:color w:val="231F20"/>
          <w:sz w:val="16"/>
        </w:rPr>
        <w:t>Triplerose</w:t>
      </w:r>
      <w:r>
        <w:rPr>
          <w:rFonts w:ascii="Century Schoolbook"/>
          <w:i/>
          <w:color w:val="231F20"/>
          <w:spacing w:val="2"/>
          <w:sz w:val="16"/>
        </w:rPr>
        <w:t xml:space="preserve"> </w:t>
      </w:r>
      <w:r>
        <w:rPr>
          <w:rFonts w:ascii="Century Schoolbook"/>
          <w:i/>
          <w:color w:val="231F20"/>
          <w:sz w:val="16"/>
        </w:rPr>
        <w:t>Ltd</w:t>
      </w:r>
      <w:r>
        <w:rPr>
          <w:rFonts w:ascii="Century Schoolbook"/>
          <w:i/>
          <w:color w:val="231F20"/>
          <w:spacing w:val="2"/>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Ninety</w:t>
      </w:r>
      <w:r>
        <w:rPr>
          <w:rFonts w:ascii="Century Schoolbook"/>
          <w:i/>
          <w:color w:val="231F20"/>
          <w:spacing w:val="2"/>
          <w:sz w:val="16"/>
        </w:rPr>
        <w:t xml:space="preserve"> </w:t>
      </w:r>
      <w:r>
        <w:rPr>
          <w:rFonts w:ascii="Century Schoolbook"/>
          <w:i/>
          <w:color w:val="231F20"/>
          <w:sz w:val="16"/>
        </w:rPr>
        <w:t>Broomfield</w:t>
      </w:r>
      <w:r>
        <w:rPr>
          <w:rFonts w:ascii="Century Schoolbook"/>
          <w:i/>
          <w:color w:val="231F20"/>
          <w:spacing w:val="3"/>
          <w:sz w:val="16"/>
        </w:rPr>
        <w:t xml:space="preserve"> </w:t>
      </w:r>
      <w:r>
        <w:rPr>
          <w:rFonts w:ascii="Century Schoolbook"/>
          <w:i/>
          <w:color w:val="231F20"/>
          <w:sz w:val="16"/>
        </w:rPr>
        <w:t>Road</w:t>
      </w:r>
      <w:r>
        <w:rPr>
          <w:rFonts w:ascii="Century Schoolbook"/>
          <w:i/>
          <w:color w:val="231F20"/>
          <w:spacing w:val="2"/>
          <w:sz w:val="16"/>
        </w:rPr>
        <w:t xml:space="preserve"> </w:t>
      </w:r>
      <w:r>
        <w:rPr>
          <w:rFonts w:ascii="Century Schoolbook"/>
          <w:i/>
          <w:color w:val="231F20"/>
          <w:sz w:val="16"/>
        </w:rPr>
        <w:t>RTM</w:t>
      </w:r>
      <w:r>
        <w:rPr>
          <w:rFonts w:ascii="Century Schoolbook"/>
          <w:i/>
          <w:color w:val="231F20"/>
          <w:spacing w:val="2"/>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2"/>
          <w:sz w:val="16"/>
        </w:rPr>
        <w:t xml:space="preserve"> </w:t>
      </w:r>
      <w:r>
        <w:rPr>
          <w:color w:val="231F20"/>
          <w:sz w:val="16"/>
        </w:rPr>
        <w:t>[2015]</w:t>
      </w:r>
      <w:r>
        <w:rPr>
          <w:color w:val="231F20"/>
          <w:spacing w:val="3"/>
          <w:sz w:val="16"/>
        </w:rPr>
        <w:t xml:space="preserve"> </w:t>
      </w:r>
      <w:r>
        <w:rPr>
          <w:color w:val="231F20"/>
          <w:sz w:val="16"/>
        </w:rPr>
        <w:t>EWCA</w:t>
      </w:r>
      <w:r>
        <w:rPr>
          <w:color w:val="231F20"/>
          <w:spacing w:val="-6"/>
          <w:sz w:val="16"/>
        </w:rPr>
        <w:t xml:space="preserve"> </w:t>
      </w:r>
      <w:r>
        <w:rPr>
          <w:color w:val="231F20"/>
          <w:sz w:val="16"/>
        </w:rPr>
        <w:t>Civ</w:t>
      </w:r>
      <w:r>
        <w:rPr>
          <w:color w:val="231F20"/>
          <w:spacing w:val="3"/>
          <w:sz w:val="16"/>
        </w:rPr>
        <w:t xml:space="preserve"> </w:t>
      </w:r>
      <w:r>
        <w:rPr>
          <w:color w:val="231F20"/>
          <w:spacing w:val="-4"/>
          <w:sz w:val="16"/>
        </w:rPr>
        <w:t>282.</w:t>
      </w:r>
    </w:p>
    <w:p w14:paraId="78556227" w14:textId="77777777" w:rsidR="00180D28" w:rsidRDefault="00180D28">
      <w:pPr>
        <w:rPr>
          <w:sz w:val="16"/>
        </w:rPr>
        <w:sectPr w:rsidR="00180D28">
          <w:headerReference w:type="even" r:id="rId16"/>
          <w:headerReference w:type="default" r:id="rId17"/>
          <w:footerReference w:type="even" r:id="rId18"/>
          <w:footerReference w:type="default" r:id="rId19"/>
          <w:pgSz w:w="12240" w:h="15840"/>
          <w:pgMar w:top="2080" w:right="1800" w:bottom="2080" w:left="1800" w:header="1889" w:footer="1895" w:gutter="0"/>
          <w:pgNumType w:start="6"/>
          <w:cols w:space="720"/>
        </w:sectPr>
      </w:pPr>
    </w:p>
    <w:p w14:paraId="78556228" w14:textId="77777777" w:rsidR="00180D28" w:rsidRDefault="002909AC">
      <w:pPr>
        <w:pStyle w:val="BodyText"/>
        <w:spacing w:before="209" w:line="228" w:lineRule="auto"/>
        <w:ind w:left="890" w:right="83" w:firstLine="199"/>
        <w:jc w:val="both"/>
        <w:rPr>
          <w:rFonts w:ascii="Arial"/>
          <w:b/>
        </w:rPr>
      </w:pPr>
      <w:r>
        <w:rPr>
          <w:color w:val="231F20"/>
        </w:rPr>
        <w:lastRenderedPageBreak/>
        <w:t>A building is a self-contained building if it is structurally detached.</w:t>
      </w:r>
      <w:r>
        <w:rPr>
          <w:rFonts w:ascii="Arial"/>
          <w:b/>
          <w:color w:val="231F20"/>
          <w:vertAlign w:val="superscript"/>
        </w:rPr>
        <w:t>3</w:t>
      </w:r>
      <w:r>
        <w:rPr>
          <w:rFonts w:ascii="Arial"/>
          <w:b/>
          <w:color w:val="231F20"/>
        </w:rPr>
        <w:t xml:space="preserve"> </w:t>
      </w:r>
      <w:r>
        <w:rPr>
          <w:color w:val="231F20"/>
        </w:rPr>
        <w:t xml:space="preserve">This </w:t>
      </w:r>
      <w:proofErr w:type="spellStart"/>
      <w:r>
        <w:rPr>
          <w:color w:val="231F20"/>
        </w:rPr>
        <w:t>condi-tion</w:t>
      </w:r>
      <w:proofErr w:type="spellEnd"/>
      <w:r>
        <w:rPr>
          <w:color w:val="231F20"/>
        </w:rPr>
        <w:t xml:space="preserve"> has been interpreted by the Upper Tribunal as requiring that there should be no structural attachment (as opposed to any non-structural attachment) between the building and some other structure. A building may therefore be structurally detached even though it touches or is attached to another building.</w:t>
      </w:r>
      <w:r>
        <w:rPr>
          <w:rFonts w:ascii="Arial"/>
          <w:b/>
          <w:color w:val="231F20"/>
          <w:vertAlign w:val="superscript"/>
        </w:rPr>
        <w:t>4</w:t>
      </w:r>
    </w:p>
    <w:p w14:paraId="78556229" w14:textId="77777777" w:rsidR="00180D28" w:rsidRDefault="002909AC">
      <w:pPr>
        <w:pStyle w:val="BodyText"/>
        <w:spacing w:before="76" w:line="228" w:lineRule="auto"/>
        <w:ind w:left="890" w:right="83" w:firstLine="199"/>
        <w:jc w:val="both"/>
        <w:rPr>
          <w:rFonts w:ascii="Arial"/>
          <w:b/>
        </w:rPr>
      </w:pPr>
      <w:proofErr w:type="gramStart"/>
      <w:r>
        <w:rPr>
          <w:color w:val="231F20"/>
        </w:rPr>
        <w:t>In order to</w:t>
      </w:r>
      <w:proofErr w:type="gramEnd"/>
      <w:r>
        <w:rPr>
          <w:color w:val="231F20"/>
        </w:rPr>
        <w:t xml:space="preserve"> determine whether premises are a building which is structurally detached, it is first necessary to identify the premises to which the claim relates before considering whether those premises are self-contained in the sense that</w:t>
      </w:r>
      <w:r>
        <w:rPr>
          <w:color w:val="231F20"/>
          <w:spacing w:val="40"/>
        </w:rPr>
        <w:t xml:space="preserve"> </w:t>
      </w:r>
      <w:r>
        <w:rPr>
          <w:color w:val="231F20"/>
        </w:rPr>
        <w:t xml:space="preserve">they are structurally detached. The identification of </w:t>
      </w:r>
      <w:proofErr w:type="gramStart"/>
      <w:r>
        <w:rPr>
          <w:color w:val="231F20"/>
        </w:rPr>
        <w:t>other</w:t>
      </w:r>
      <w:proofErr w:type="gramEnd"/>
      <w:r>
        <w:rPr>
          <w:color w:val="231F20"/>
        </w:rPr>
        <w:t xml:space="preserve"> property which is ap-</w:t>
      </w:r>
      <w:proofErr w:type="spellStart"/>
      <w:r>
        <w:rPr>
          <w:color w:val="231F20"/>
        </w:rPr>
        <w:t>purtenant</w:t>
      </w:r>
      <w:proofErr w:type="spellEnd"/>
      <w:r>
        <w:rPr>
          <w:color w:val="231F20"/>
        </w:rPr>
        <w:t xml:space="preserve"> to the self-contained building or part of a building is a separate exercise which will not arise if the principal subject matter of the claim is not self-</w:t>
      </w:r>
      <w:r>
        <w:rPr>
          <w:color w:val="231F20"/>
          <w:spacing w:val="-2"/>
        </w:rPr>
        <w:t>contained.</w:t>
      </w:r>
      <w:r>
        <w:rPr>
          <w:rFonts w:ascii="Arial"/>
          <w:b/>
          <w:color w:val="231F20"/>
          <w:spacing w:val="-2"/>
          <w:vertAlign w:val="superscript"/>
        </w:rPr>
        <w:t>5</w:t>
      </w:r>
    </w:p>
    <w:p w14:paraId="7855622A" w14:textId="77777777" w:rsidR="00180D28" w:rsidRDefault="002909AC">
      <w:pPr>
        <w:pStyle w:val="BodyText"/>
        <w:spacing w:before="77" w:line="228" w:lineRule="auto"/>
        <w:ind w:left="890" w:right="83" w:firstLine="199"/>
        <w:jc w:val="both"/>
        <w:rPr>
          <w:rFonts w:ascii="Arial" w:hAnsi="Arial"/>
          <w:b/>
        </w:rPr>
      </w:pPr>
      <w:r>
        <w:rPr>
          <w:color w:val="231F20"/>
        </w:rPr>
        <w:t>Whether premises satisfy the definition of “self-contained building or part of a building” is a purely physical test.</w:t>
      </w:r>
      <w:r>
        <w:rPr>
          <w:rFonts w:ascii="Arial" w:hAnsi="Arial"/>
          <w:b/>
          <w:color w:val="231F20"/>
          <w:vertAlign w:val="superscript"/>
        </w:rPr>
        <w:t>6</w:t>
      </w:r>
      <w:r>
        <w:rPr>
          <w:rFonts w:ascii="Arial" w:hAnsi="Arial"/>
          <w:b/>
          <w:color w:val="231F20"/>
        </w:rPr>
        <w:t xml:space="preserve"> </w:t>
      </w:r>
      <w:r>
        <w:rPr>
          <w:color w:val="231F20"/>
        </w:rPr>
        <w:t>Whether it is satisfied depends on the nature and degree of the connection between the premises and any other structure. In</w:t>
      </w:r>
      <w:r>
        <w:rPr>
          <w:color w:val="231F20"/>
          <w:spacing w:val="80"/>
        </w:rPr>
        <w:t xml:space="preserve"> </w:t>
      </w:r>
      <w:r>
        <w:rPr>
          <w:color w:val="231F20"/>
        </w:rPr>
        <w:t>one case a building was held to be structurally detached and therefore self-contained when it was connected to neighbouring premises only by weathering features introduced to cover gaps between the two buildings which would otherwise have permitted water ingress; there was no attachment of a structural nature between the two buildings.</w:t>
      </w:r>
      <w:r>
        <w:rPr>
          <w:rFonts w:ascii="Arial" w:hAnsi="Arial"/>
          <w:b/>
          <w:color w:val="231F20"/>
          <w:vertAlign w:val="superscript"/>
        </w:rPr>
        <w:t>7</w:t>
      </w:r>
      <w:r>
        <w:rPr>
          <w:rFonts w:ascii="Arial" w:hAnsi="Arial"/>
          <w:b/>
          <w:color w:val="231F20"/>
        </w:rPr>
        <w:t xml:space="preserve"> </w:t>
      </w:r>
      <w:r>
        <w:rPr>
          <w:color w:val="231F20"/>
        </w:rPr>
        <w:t>The question is not limited to consideration of the built structure above ground level.</w:t>
      </w:r>
      <w:r>
        <w:rPr>
          <w:rFonts w:ascii="Arial" w:hAnsi="Arial"/>
          <w:b/>
          <w:color w:val="231F20"/>
          <w:vertAlign w:val="superscript"/>
        </w:rPr>
        <w:t>8</w:t>
      </w:r>
      <w:r>
        <w:rPr>
          <w:rFonts w:ascii="Arial" w:hAnsi="Arial"/>
          <w:b/>
          <w:color w:val="231F20"/>
        </w:rPr>
        <w:t xml:space="preserve"> </w:t>
      </w:r>
      <w:r>
        <w:rPr>
          <w:color w:val="231F20"/>
        </w:rPr>
        <w:t>In another, a complex modern building which shared an underground carpark and a concrete foundation raft with an adjoining building was held not to be self-contained.</w:t>
      </w:r>
      <w:r>
        <w:rPr>
          <w:rFonts w:ascii="Arial" w:hAnsi="Arial"/>
          <w:b/>
          <w:color w:val="231F20"/>
          <w:vertAlign w:val="superscript"/>
        </w:rPr>
        <w:t>9</w:t>
      </w:r>
      <w:r>
        <w:rPr>
          <w:rFonts w:ascii="Arial" w:hAnsi="Arial"/>
          <w:b/>
          <w:color w:val="231F20"/>
        </w:rPr>
        <w:t xml:space="preserve"> </w:t>
      </w:r>
      <w:r>
        <w:rPr>
          <w:color w:val="231F20"/>
        </w:rPr>
        <w:t>In a third case the fact that the floor slab of the building was shared with an adjoining building, and that the wall between them was a party wall, was sufficient to support the conclusion that the building was not structurally detached.</w:t>
      </w:r>
      <w:r>
        <w:rPr>
          <w:rFonts w:ascii="Arial" w:hAnsi="Arial"/>
          <w:b/>
          <w:color w:val="231F20"/>
          <w:vertAlign w:val="superscript"/>
        </w:rPr>
        <w:t>10</w:t>
      </w:r>
    </w:p>
    <w:p w14:paraId="7855622B" w14:textId="77777777" w:rsidR="00180D28" w:rsidRDefault="002909AC">
      <w:pPr>
        <w:pStyle w:val="BodyText"/>
        <w:spacing w:before="5"/>
        <w:rPr>
          <w:rFonts w:ascii="Arial"/>
          <w:b/>
          <w:sz w:val="19"/>
        </w:rPr>
      </w:pPr>
      <w:r>
        <w:rPr>
          <w:rFonts w:ascii="Arial"/>
          <w:b/>
          <w:noProof/>
          <w:sz w:val="19"/>
        </w:rPr>
        <mc:AlternateContent>
          <mc:Choice Requires="wps">
            <w:drawing>
              <wp:anchor distT="0" distB="0" distL="0" distR="0" simplePos="0" relativeHeight="487590400" behindDoc="1" locked="0" layoutInCell="1" allowOverlap="1" wp14:anchorId="785564DF" wp14:editId="785564E0">
                <wp:simplePos x="0" y="0"/>
                <wp:positionH relativeFrom="page">
                  <wp:posOffset>1708205</wp:posOffset>
                </wp:positionH>
                <wp:positionV relativeFrom="paragraph">
                  <wp:posOffset>157329</wp:posOffset>
                </wp:positionV>
                <wp:extent cx="912494"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662622B" id="Graphic 23" o:spid="_x0000_s1026" style="position:absolute;margin-left:134.5pt;margin-top:12.4pt;width:71.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" path="m,l912373,e" filled="f" strokecolor="#231f20" strokeweight=".17597mm">
                <v:path arrowok="t"/>
                <w10:wrap type="topAndBottom" anchorx="page"/>
              </v:shape>
            </w:pict>
          </mc:Fallback>
        </mc:AlternateContent>
      </w:r>
    </w:p>
    <w:p w14:paraId="7855622C" w14:textId="77777777" w:rsidR="00180D28" w:rsidRDefault="002909AC">
      <w:pPr>
        <w:spacing w:before="87" w:line="223" w:lineRule="auto"/>
        <w:ind w:left="890" w:right="82" w:firstLine="412"/>
        <w:jc w:val="both"/>
        <w:rPr>
          <w:sz w:val="16"/>
        </w:rPr>
      </w:pPr>
      <w:r>
        <w:rPr>
          <w:rFonts w:ascii="Arial" w:hAnsi="Arial"/>
          <w:b/>
          <w:color w:val="231F20"/>
          <w:sz w:val="16"/>
          <w:vertAlign w:val="superscript"/>
        </w:rPr>
        <w:t>3</w:t>
      </w:r>
      <w:r>
        <w:rPr>
          <w:color w:val="231F20"/>
          <w:sz w:val="16"/>
        </w:rPr>
        <w:t xml:space="preserve">Section 72(2); neither “building” nor “structurally detached” is defined, and it has therefore been said that each should be given its ordinary meaning: </w:t>
      </w:r>
      <w:r>
        <w:rPr>
          <w:rFonts w:ascii="Century Schoolbook" w:hAnsi="Century Schoolbook"/>
          <w:i/>
          <w:color w:val="231F20"/>
          <w:sz w:val="16"/>
        </w:rPr>
        <w:t xml:space="preserve">Albion Residential Ltd v Albion Riverside Residents RTM Company Ltd </w:t>
      </w:r>
      <w:r>
        <w:rPr>
          <w:color w:val="231F20"/>
          <w:sz w:val="16"/>
        </w:rPr>
        <w:t xml:space="preserve">[2014] UKUT 6 (LC). In the context of s.2 of the Leasehold Reform Act 1967 the expression “structurally detached” was said by Lord Wilberforce to mean “detached from any structure”: </w:t>
      </w:r>
      <w:r>
        <w:rPr>
          <w:rFonts w:ascii="Century Schoolbook" w:hAnsi="Century Schoolbook"/>
          <w:i/>
          <w:color w:val="231F20"/>
          <w:sz w:val="16"/>
        </w:rPr>
        <w:t xml:space="preserve">Parsons v Gage (Trustees of Henry Smith’s Charity) </w:t>
      </w:r>
      <w:r>
        <w:rPr>
          <w:color w:val="231F20"/>
          <w:sz w:val="16"/>
        </w:rPr>
        <w:t xml:space="preserve">[1974] 1 W.L.R. 435. In </w:t>
      </w:r>
      <w:r>
        <w:rPr>
          <w:rFonts w:ascii="Century Schoolbook" w:hAnsi="Century Schoolbook"/>
          <w:i/>
          <w:color w:val="231F20"/>
          <w:sz w:val="16"/>
        </w:rPr>
        <w:t>No.1 Deansgate (Residential)</w:t>
      </w:r>
      <w:r>
        <w:rPr>
          <w:rFonts w:ascii="Century Schoolbook" w:hAnsi="Century Schoolbook"/>
          <w:i/>
          <w:color w:val="231F20"/>
          <w:spacing w:val="-1"/>
          <w:sz w:val="16"/>
        </w:rPr>
        <w:t xml:space="preserve"> </w:t>
      </w:r>
      <w:r>
        <w:rPr>
          <w:rFonts w:ascii="Century Schoolbook" w:hAnsi="Century Schoolbook"/>
          <w:i/>
          <w:color w:val="231F20"/>
          <w:sz w:val="16"/>
        </w:rPr>
        <w:t>Ltd</w:t>
      </w:r>
      <w:r>
        <w:rPr>
          <w:rFonts w:ascii="Century Schoolbook" w:hAnsi="Century Schoolbook"/>
          <w:i/>
          <w:color w:val="231F20"/>
          <w:spacing w:val="-1"/>
          <w:sz w:val="16"/>
        </w:rPr>
        <w:t xml:space="preserve"> </w:t>
      </w:r>
      <w:r>
        <w:rPr>
          <w:rFonts w:ascii="Century Schoolbook" w:hAnsi="Century Schoolbook"/>
          <w:i/>
          <w:color w:val="231F20"/>
          <w:sz w:val="16"/>
        </w:rPr>
        <w:t>v</w:t>
      </w:r>
      <w:r>
        <w:rPr>
          <w:rFonts w:ascii="Century Schoolbook" w:hAnsi="Century Schoolbook"/>
          <w:i/>
          <w:color w:val="231F20"/>
          <w:spacing w:val="-1"/>
          <w:sz w:val="16"/>
        </w:rPr>
        <w:t xml:space="preserve"> </w:t>
      </w:r>
      <w:r>
        <w:rPr>
          <w:rFonts w:ascii="Century Schoolbook" w:hAnsi="Century Schoolbook"/>
          <w:i/>
          <w:color w:val="231F20"/>
          <w:sz w:val="16"/>
        </w:rPr>
        <w:t>No.1</w:t>
      </w:r>
      <w:r>
        <w:rPr>
          <w:rFonts w:ascii="Century Schoolbook" w:hAnsi="Century Schoolbook"/>
          <w:i/>
          <w:color w:val="231F20"/>
          <w:spacing w:val="-1"/>
          <w:sz w:val="16"/>
        </w:rPr>
        <w:t xml:space="preserve"> </w:t>
      </w:r>
      <w:r>
        <w:rPr>
          <w:rFonts w:ascii="Century Schoolbook" w:hAnsi="Century Schoolbook"/>
          <w:i/>
          <w:color w:val="231F20"/>
          <w:sz w:val="16"/>
        </w:rPr>
        <w:t>Deansgate</w:t>
      </w:r>
      <w:r>
        <w:rPr>
          <w:rFonts w:ascii="Century Schoolbook" w:hAnsi="Century Schoolbook"/>
          <w:i/>
          <w:color w:val="231F20"/>
          <w:spacing w:val="-1"/>
          <w:sz w:val="16"/>
        </w:rPr>
        <w:t xml:space="preserve"> </w:t>
      </w:r>
      <w:r>
        <w:rPr>
          <w:rFonts w:ascii="Century Schoolbook" w:hAnsi="Century Schoolbook"/>
          <w:i/>
          <w:color w:val="231F20"/>
          <w:sz w:val="16"/>
        </w:rPr>
        <w:t>RTM</w:t>
      </w:r>
      <w:r>
        <w:rPr>
          <w:rFonts w:ascii="Century Schoolbook" w:hAnsi="Century Schoolbook"/>
          <w:i/>
          <w:color w:val="231F20"/>
          <w:spacing w:val="-1"/>
          <w:sz w:val="16"/>
        </w:rPr>
        <w:t xml:space="preserve"> </w:t>
      </w:r>
      <w:r>
        <w:rPr>
          <w:rFonts w:ascii="Century Schoolbook" w:hAnsi="Century Schoolbook"/>
          <w:i/>
          <w:color w:val="231F20"/>
          <w:sz w:val="16"/>
        </w:rPr>
        <w:t>Ltd</w:t>
      </w:r>
      <w:r>
        <w:rPr>
          <w:rFonts w:ascii="Century Schoolbook" w:hAnsi="Century Schoolbook"/>
          <w:i/>
          <w:color w:val="231F20"/>
          <w:spacing w:val="-1"/>
          <w:sz w:val="16"/>
        </w:rPr>
        <w:t xml:space="preserve"> </w:t>
      </w:r>
      <w:r>
        <w:rPr>
          <w:color w:val="231F20"/>
          <w:sz w:val="16"/>
        </w:rPr>
        <w:t>[2013]</w:t>
      </w:r>
      <w:r>
        <w:rPr>
          <w:color w:val="231F20"/>
          <w:spacing w:val="-1"/>
          <w:sz w:val="16"/>
        </w:rPr>
        <w:t xml:space="preserve"> </w:t>
      </w:r>
      <w:r>
        <w:rPr>
          <w:color w:val="231F20"/>
          <w:sz w:val="16"/>
        </w:rPr>
        <w:t>UKUT</w:t>
      </w:r>
      <w:r>
        <w:rPr>
          <w:color w:val="231F20"/>
          <w:spacing w:val="-1"/>
          <w:sz w:val="16"/>
        </w:rPr>
        <w:t xml:space="preserve"> </w:t>
      </w:r>
      <w:r>
        <w:rPr>
          <w:color w:val="231F20"/>
          <w:sz w:val="16"/>
        </w:rPr>
        <w:t>580</w:t>
      </w:r>
      <w:r>
        <w:rPr>
          <w:color w:val="231F20"/>
          <w:spacing w:val="-1"/>
          <w:sz w:val="16"/>
        </w:rPr>
        <w:t xml:space="preserve"> </w:t>
      </w:r>
      <w:r>
        <w:rPr>
          <w:color w:val="231F20"/>
          <w:sz w:val="16"/>
        </w:rPr>
        <w:t>(LC)</w:t>
      </w:r>
      <w:r>
        <w:rPr>
          <w:color w:val="231F20"/>
          <w:spacing w:val="-1"/>
          <w:sz w:val="16"/>
        </w:rPr>
        <w:t xml:space="preserve"> </w:t>
      </w:r>
      <w:r>
        <w:rPr>
          <w:color w:val="231F20"/>
          <w:sz w:val="16"/>
        </w:rPr>
        <w:t>the</w:t>
      </w:r>
      <w:r>
        <w:rPr>
          <w:color w:val="231F20"/>
          <w:spacing w:val="-1"/>
          <w:sz w:val="16"/>
        </w:rPr>
        <w:t xml:space="preserve"> </w:t>
      </w:r>
      <w:r>
        <w:rPr>
          <w:color w:val="231F20"/>
          <w:sz w:val="16"/>
        </w:rPr>
        <w:t>Upper</w:t>
      </w:r>
      <w:r>
        <w:rPr>
          <w:color w:val="231F20"/>
          <w:spacing w:val="-1"/>
          <w:sz w:val="16"/>
        </w:rPr>
        <w:t xml:space="preserve"> </w:t>
      </w:r>
      <w:r>
        <w:rPr>
          <w:color w:val="231F20"/>
          <w:sz w:val="16"/>
        </w:rPr>
        <w:t>Tribunal</w:t>
      </w:r>
      <w:r>
        <w:rPr>
          <w:color w:val="231F20"/>
          <w:spacing w:val="-1"/>
          <w:sz w:val="16"/>
        </w:rPr>
        <w:t xml:space="preserve"> </w:t>
      </w:r>
      <w:r>
        <w:rPr>
          <w:color w:val="231F20"/>
          <w:sz w:val="16"/>
        </w:rPr>
        <w:t>declined</w:t>
      </w:r>
      <w:r>
        <w:rPr>
          <w:color w:val="231F20"/>
          <w:spacing w:val="-1"/>
          <w:sz w:val="16"/>
        </w:rPr>
        <w:t xml:space="preserve"> </w:t>
      </w:r>
      <w:r>
        <w:rPr>
          <w:color w:val="231F20"/>
          <w:sz w:val="16"/>
        </w:rPr>
        <w:t>to</w:t>
      </w:r>
      <w:r>
        <w:rPr>
          <w:color w:val="231F20"/>
          <w:spacing w:val="-1"/>
          <w:sz w:val="16"/>
        </w:rPr>
        <w:t xml:space="preserve"> </w:t>
      </w:r>
      <w:proofErr w:type="gramStart"/>
      <w:r>
        <w:rPr>
          <w:color w:val="231F20"/>
          <w:sz w:val="16"/>
        </w:rPr>
        <w:t>ap-ply</w:t>
      </w:r>
      <w:proofErr w:type="gramEnd"/>
      <w:r>
        <w:rPr>
          <w:color w:val="231F20"/>
          <w:sz w:val="16"/>
        </w:rPr>
        <w:t xml:space="preserve"> this approach literally.</w:t>
      </w:r>
    </w:p>
    <w:p w14:paraId="7855622D" w14:textId="77777777" w:rsidR="00180D28" w:rsidRDefault="002909AC">
      <w:pPr>
        <w:spacing w:before="65" w:line="223" w:lineRule="auto"/>
        <w:ind w:left="890" w:right="82" w:firstLine="412"/>
        <w:jc w:val="both"/>
        <w:rPr>
          <w:sz w:val="16"/>
        </w:rPr>
      </w:pPr>
      <w:r>
        <w:rPr>
          <w:rFonts w:ascii="Arial"/>
          <w:b/>
          <w:color w:val="231F20"/>
          <w:sz w:val="16"/>
          <w:vertAlign w:val="superscript"/>
        </w:rPr>
        <w:t>4</w:t>
      </w:r>
      <w:r>
        <w:rPr>
          <w:rFonts w:ascii="Century Schoolbook"/>
          <w:i/>
          <w:color w:val="231F20"/>
          <w:sz w:val="16"/>
        </w:rPr>
        <w:t xml:space="preserve">No.1 Deansgate (Residential) Ltd v No.1 Deansgate RTM Ltd </w:t>
      </w:r>
      <w:r>
        <w:rPr>
          <w:color w:val="231F20"/>
          <w:sz w:val="16"/>
        </w:rPr>
        <w:t xml:space="preserve">[2013] UKUT 580 (LC); </w:t>
      </w:r>
      <w:r>
        <w:rPr>
          <w:rFonts w:ascii="Century Schoolbook"/>
          <w:i/>
          <w:color w:val="231F20"/>
          <w:sz w:val="16"/>
        </w:rPr>
        <w:t xml:space="preserve">CQN RTM Co Ltd v Broad Quay North Block Freehold Ltd </w:t>
      </w:r>
      <w:r>
        <w:rPr>
          <w:color w:val="231F20"/>
          <w:sz w:val="16"/>
        </w:rPr>
        <w:t>[2018] UKUT 183 (LC) in which the principles to be derived from decisions of the Upper Tribunal are summarised.</w:t>
      </w:r>
    </w:p>
    <w:p w14:paraId="7855622E" w14:textId="77777777" w:rsidR="00180D28" w:rsidRDefault="002909AC">
      <w:pPr>
        <w:spacing w:before="51" w:line="186" w:lineRule="exact"/>
        <w:ind w:left="1302"/>
        <w:rPr>
          <w:sz w:val="16"/>
        </w:rPr>
      </w:pPr>
      <w:r>
        <w:rPr>
          <w:rFonts w:ascii="Arial"/>
          <w:b/>
          <w:color w:val="231F20"/>
          <w:sz w:val="16"/>
          <w:vertAlign w:val="superscript"/>
        </w:rPr>
        <w:t>5</w:t>
      </w:r>
      <w:r>
        <w:rPr>
          <w:rFonts w:ascii="Century Schoolbook"/>
          <w:i/>
          <w:color w:val="231F20"/>
          <w:sz w:val="16"/>
        </w:rPr>
        <w:t>Albion</w:t>
      </w:r>
      <w:r>
        <w:rPr>
          <w:rFonts w:ascii="Century Schoolbook"/>
          <w:i/>
          <w:color w:val="231F20"/>
          <w:spacing w:val="15"/>
          <w:sz w:val="16"/>
        </w:rPr>
        <w:t xml:space="preserve"> </w:t>
      </w:r>
      <w:r>
        <w:rPr>
          <w:rFonts w:ascii="Century Schoolbook"/>
          <w:i/>
          <w:color w:val="231F20"/>
          <w:sz w:val="16"/>
        </w:rPr>
        <w:t>Residential</w:t>
      </w:r>
      <w:r>
        <w:rPr>
          <w:rFonts w:ascii="Century Schoolbook"/>
          <w:i/>
          <w:color w:val="231F20"/>
          <w:spacing w:val="16"/>
          <w:sz w:val="16"/>
        </w:rPr>
        <w:t xml:space="preserve"> </w:t>
      </w:r>
      <w:r>
        <w:rPr>
          <w:rFonts w:ascii="Century Schoolbook"/>
          <w:i/>
          <w:color w:val="231F20"/>
          <w:sz w:val="16"/>
        </w:rPr>
        <w:t>Ltd</w:t>
      </w:r>
      <w:r>
        <w:rPr>
          <w:rFonts w:ascii="Century Schoolbook"/>
          <w:i/>
          <w:color w:val="231F20"/>
          <w:spacing w:val="16"/>
          <w:sz w:val="16"/>
        </w:rPr>
        <w:t xml:space="preserve"> </w:t>
      </w:r>
      <w:r>
        <w:rPr>
          <w:rFonts w:ascii="Century Schoolbook"/>
          <w:i/>
          <w:color w:val="231F20"/>
          <w:sz w:val="16"/>
        </w:rPr>
        <w:t>v</w:t>
      </w:r>
      <w:r>
        <w:rPr>
          <w:rFonts w:ascii="Century Schoolbook"/>
          <w:i/>
          <w:color w:val="231F20"/>
          <w:spacing w:val="16"/>
          <w:sz w:val="16"/>
        </w:rPr>
        <w:t xml:space="preserve"> </w:t>
      </w:r>
      <w:r>
        <w:rPr>
          <w:rFonts w:ascii="Century Schoolbook"/>
          <w:i/>
          <w:color w:val="231F20"/>
          <w:sz w:val="16"/>
        </w:rPr>
        <w:t>Albion</w:t>
      </w:r>
      <w:r>
        <w:rPr>
          <w:rFonts w:ascii="Century Schoolbook"/>
          <w:i/>
          <w:color w:val="231F20"/>
          <w:spacing w:val="16"/>
          <w:sz w:val="16"/>
        </w:rPr>
        <w:t xml:space="preserve"> </w:t>
      </w:r>
      <w:r>
        <w:rPr>
          <w:rFonts w:ascii="Century Schoolbook"/>
          <w:i/>
          <w:color w:val="231F20"/>
          <w:sz w:val="16"/>
        </w:rPr>
        <w:t>Riverside</w:t>
      </w:r>
      <w:r>
        <w:rPr>
          <w:rFonts w:ascii="Century Schoolbook"/>
          <w:i/>
          <w:color w:val="231F20"/>
          <w:spacing w:val="16"/>
          <w:sz w:val="16"/>
        </w:rPr>
        <w:t xml:space="preserve"> </w:t>
      </w:r>
      <w:r>
        <w:rPr>
          <w:rFonts w:ascii="Century Schoolbook"/>
          <w:i/>
          <w:color w:val="231F20"/>
          <w:sz w:val="16"/>
        </w:rPr>
        <w:t>Residents</w:t>
      </w:r>
      <w:r>
        <w:rPr>
          <w:rFonts w:ascii="Century Schoolbook"/>
          <w:i/>
          <w:color w:val="231F20"/>
          <w:spacing w:val="16"/>
          <w:sz w:val="16"/>
        </w:rPr>
        <w:t xml:space="preserve"> </w:t>
      </w:r>
      <w:r>
        <w:rPr>
          <w:rFonts w:ascii="Century Schoolbook"/>
          <w:i/>
          <w:color w:val="231F20"/>
          <w:sz w:val="16"/>
        </w:rPr>
        <w:t>RTM</w:t>
      </w:r>
      <w:r>
        <w:rPr>
          <w:rFonts w:ascii="Century Schoolbook"/>
          <w:i/>
          <w:color w:val="231F20"/>
          <w:spacing w:val="16"/>
          <w:sz w:val="16"/>
        </w:rPr>
        <w:t xml:space="preserve"> </w:t>
      </w:r>
      <w:r>
        <w:rPr>
          <w:rFonts w:ascii="Century Schoolbook"/>
          <w:i/>
          <w:color w:val="231F20"/>
          <w:sz w:val="16"/>
        </w:rPr>
        <w:t>Company</w:t>
      </w:r>
      <w:r>
        <w:rPr>
          <w:rFonts w:ascii="Century Schoolbook"/>
          <w:i/>
          <w:color w:val="231F20"/>
          <w:spacing w:val="16"/>
          <w:sz w:val="16"/>
        </w:rPr>
        <w:t xml:space="preserve"> </w:t>
      </w:r>
      <w:r>
        <w:rPr>
          <w:rFonts w:ascii="Century Schoolbook"/>
          <w:i/>
          <w:color w:val="231F20"/>
          <w:sz w:val="16"/>
        </w:rPr>
        <w:t>Ltd</w:t>
      </w:r>
      <w:r>
        <w:rPr>
          <w:rFonts w:ascii="Century Schoolbook"/>
          <w:i/>
          <w:color w:val="231F20"/>
          <w:spacing w:val="16"/>
          <w:sz w:val="16"/>
        </w:rPr>
        <w:t xml:space="preserve"> </w:t>
      </w:r>
      <w:r>
        <w:rPr>
          <w:color w:val="231F20"/>
          <w:sz w:val="16"/>
        </w:rPr>
        <w:t>[2014]</w:t>
      </w:r>
      <w:r>
        <w:rPr>
          <w:color w:val="231F20"/>
          <w:spacing w:val="16"/>
          <w:sz w:val="16"/>
        </w:rPr>
        <w:t xml:space="preserve"> </w:t>
      </w:r>
      <w:r>
        <w:rPr>
          <w:color w:val="231F20"/>
          <w:sz w:val="16"/>
        </w:rPr>
        <w:t>UKUT</w:t>
      </w:r>
      <w:r>
        <w:rPr>
          <w:color w:val="231F20"/>
          <w:spacing w:val="16"/>
          <w:sz w:val="16"/>
        </w:rPr>
        <w:t xml:space="preserve"> </w:t>
      </w:r>
      <w:r>
        <w:rPr>
          <w:color w:val="231F20"/>
          <w:sz w:val="16"/>
        </w:rPr>
        <w:t>6</w:t>
      </w:r>
      <w:r>
        <w:rPr>
          <w:color w:val="231F20"/>
          <w:spacing w:val="16"/>
          <w:sz w:val="16"/>
        </w:rPr>
        <w:t xml:space="preserve"> </w:t>
      </w:r>
      <w:r>
        <w:rPr>
          <w:color w:val="231F20"/>
          <w:spacing w:val="-2"/>
          <w:sz w:val="16"/>
        </w:rPr>
        <w:t>(LC</w:t>
      </w:r>
      <w:proofErr w:type="gramStart"/>
      <w:r>
        <w:rPr>
          <w:color w:val="231F20"/>
          <w:spacing w:val="-2"/>
          <w:sz w:val="16"/>
        </w:rPr>
        <w:t>);</w:t>
      </w:r>
      <w:proofErr w:type="gramEnd"/>
    </w:p>
    <w:p w14:paraId="7855622F" w14:textId="77777777" w:rsidR="00180D28" w:rsidRDefault="002909AC">
      <w:pPr>
        <w:spacing w:line="186" w:lineRule="exact"/>
        <w:ind w:left="890"/>
        <w:rPr>
          <w:sz w:val="16"/>
        </w:rPr>
      </w:pPr>
      <w:r>
        <w:rPr>
          <w:rFonts w:ascii="Century Schoolbook"/>
          <w:i/>
          <w:color w:val="231F20"/>
          <w:sz w:val="16"/>
        </w:rPr>
        <w:t>GUV</w:t>
      </w:r>
      <w:r>
        <w:rPr>
          <w:rFonts w:ascii="Century Schoolbook"/>
          <w:i/>
          <w:color w:val="231F20"/>
          <w:spacing w:val="4"/>
          <w:sz w:val="16"/>
        </w:rPr>
        <w:t xml:space="preserve"> </w:t>
      </w:r>
      <w:r>
        <w:rPr>
          <w:rFonts w:ascii="Century Schoolbook"/>
          <w:i/>
          <w:color w:val="231F20"/>
          <w:sz w:val="16"/>
        </w:rPr>
        <w:t>Harborough</w:t>
      </w:r>
      <w:r>
        <w:rPr>
          <w:rFonts w:ascii="Century Schoolbook"/>
          <w:i/>
          <w:color w:val="231F20"/>
          <w:spacing w:val="4"/>
          <w:sz w:val="16"/>
        </w:rPr>
        <w:t xml:space="preserve"> </w:t>
      </w:r>
      <w:r>
        <w:rPr>
          <w:rFonts w:ascii="Century Schoolbook"/>
          <w:i/>
          <w:color w:val="231F20"/>
          <w:sz w:val="16"/>
        </w:rPr>
        <w:t>&amp;</w:t>
      </w:r>
      <w:r>
        <w:rPr>
          <w:rFonts w:ascii="Century Schoolbook"/>
          <w:i/>
          <w:color w:val="231F20"/>
          <w:spacing w:val="4"/>
          <w:sz w:val="16"/>
        </w:rPr>
        <w:t xml:space="preserve"> </w:t>
      </w:r>
      <w:r>
        <w:rPr>
          <w:rFonts w:ascii="Century Schoolbook"/>
          <w:i/>
          <w:color w:val="231F20"/>
          <w:sz w:val="16"/>
        </w:rPr>
        <w:t>Saltley</w:t>
      </w:r>
      <w:r>
        <w:rPr>
          <w:rFonts w:ascii="Century Schoolbook"/>
          <w:i/>
          <w:color w:val="231F20"/>
          <w:spacing w:val="4"/>
          <w:sz w:val="16"/>
        </w:rPr>
        <w:t xml:space="preserve"> </w:t>
      </w:r>
      <w:r>
        <w:rPr>
          <w:rFonts w:ascii="Century Schoolbook"/>
          <w:i/>
          <w:color w:val="231F20"/>
          <w:sz w:val="16"/>
        </w:rPr>
        <w:t>House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Adriatic</w:t>
      </w:r>
      <w:r>
        <w:rPr>
          <w:rFonts w:ascii="Century Schoolbook"/>
          <w:i/>
          <w:color w:val="231F20"/>
          <w:spacing w:val="4"/>
          <w:sz w:val="16"/>
        </w:rPr>
        <w:t xml:space="preserve"> </w:t>
      </w:r>
      <w:r>
        <w:rPr>
          <w:rFonts w:ascii="Century Schoolbook"/>
          <w:i/>
          <w:color w:val="231F20"/>
          <w:sz w:val="16"/>
        </w:rPr>
        <w:t>Land</w:t>
      </w:r>
      <w:r>
        <w:rPr>
          <w:rFonts w:ascii="Century Schoolbook"/>
          <w:i/>
          <w:color w:val="231F20"/>
          <w:spacing w:val="4"/>
          <w:sz w:val="16"/>
        </w:rPr>
        <w:t xml:space="preserve"> </w:t>
      </w:r>
      <w:r>
        <w:rPr>
          <w:rFonts w:ascii="Century Schoolbook"/>
          <w:i/>
          <w:color w:val="231F20"/>
          <w:sz w:val="16"/>
        </w:rPr>
        <w:t>3</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[2024]</w:t>
      </w:r>
      <w:r>
        <w:rPr>
          <w:color w:val="231F20"/>
          <w:spacing w:val="4"/>
          <w:sz w:val="16"/>
        </w:rPr>
        <w:t xml:space="preserve"> </w:t>
      </w:r>
      <w:r>
        <w:rPr>
          <w:color w:val="231F20"/>
          <w:sz w:val="16"/>
        </w:rPr>
        <w:t>UKUT</w:t>
      </w:r>
      <w:r>
        <w:rPr>
          <w:color w:val="231F20"/>
          <w:spacing w:val="4"/>
          <w:sz w:val="16"/>
        </w:rPr>
        <w:t xml:space="preserve"> </w:t>
      </w:r>
      <w:r>
        <w:rPr>
          <w:color w:val="231F20"/>
          <w:sz w:val="16"/>
        </w:rPr>
        <w:t>109</w:t>
      </w:r>
      <w:r>
        <w:rPr>
          <w:color w:val="231F20"/>
          <w:spacing w:val="4"/>
          <w:sz w:val="16"/>
        </w:rPr>
        <w:t xml:space="preserve"> </w:t>
      </w:r>
      <w:r>
        <w:rPr>
          <w:color w:val="231F20"/>
          <w:spacing w:val="-2"/>
          <w:sz w:val="16"/>
        </w:rPr>
        <w:t>(LC).</w:t>
      </w:r>
    </w:p>
    <w:p w14:paraId="78556230" w14:textId="546242B9" w:rsidR="00180D28" w:rsidRDefault="002909AC">
      <w:pPr>
        <w:spacing w:before="47"/>
        <w:ind w:left="1302"/>
        <w:rPr>
          <w:sz w:val="16"/>
        </w:rPr>
      </w:pPr>
      <w:r>
        <w:rPr>
          <w:rFonts w:ascii="Arial"/>
          <w:b/>
          <w:color w:val="231F20"/>
          <w:sz w:val="16"/>
          <w:vertAlign w:val="superscript"/>
        </w:rPr>
        <w:t>6</w:t>
      </w:r>
      <w:r>
        <w:rPr>
          <w:rFonts w:ascii="Century Schoolbook"/>
          <w:i/>
          <w:color w:val="231F20"/>
          <w:sz w:val="16"/>
        </w:rPr>
        <w:t>Assethold</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Eveline</w:t>
      </w:r>
      <w:r>
        <w:rPr>
          <w:rFonts w:ascii="Century Schoolbook"/>
          <w:i/>
          <w:color w:val="231F20"/>
          <w:spacing w:val="5"/>
          <w:sz w:val="16"/>
        </w:rPr>
        <w:t xml:space="preserve"> </w:t>
      </w:r>
      <w:r>
        <w:rPr>
          <w:rFonts w:ascii="Century Schoolbook"/>
          <w:i/>
          <w:color w:val="231F20"/>
          <w:sz w:val="16"/>
        </w:rPr>
        <w:t>Road</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[2024]</w:t>
      </w:r>
      <w:r>
        <w:rPr>
          <w:color w:val="231F20"/>
          <w:spacing w:val="5"/>
          <w:sz w:val="16"/>
        </w:rPr>
        <w:t xml:space="preserve"> </w:t>
      </w:r>
      <w:r>
        <w:rPr>
          <w:color w:val="231F20"/>
          <w:sz w:val="16"/>
        </w:rPr>
        <w:t>EWCA</w:t>
      </w:r>
      <w:r>
        <w:rPr>
          <w:color w:val="231F20"/>
          <w:spacing w:val="-4"/>
          <w:sz w:val="16"/>
        </w:rPr>
        <w:t xml:space="preserve"> </w:t>
      </w:r>
      <w:r>
        <w:rPr>
          <w:color w:val="231F20"/>
          <w:sz w:val="16"/>
        </w:rPr>
        <w:t>Civ</w:t>
      </w:r>
      <w:r>
        <w:rPr>
          <w:color w:val="231F20"/>
          <w:spacing w:val="5"/>
          <w:sz w:val="16"/>
        </w:rPr>
        <w:t xml:space="preserve"> </w:t>
      </w:r>
      <w:r>
        <w:rPr>
          <w:color w:val="231F20"/>
          <w:spacing w:val="-4"/>
          <w:sz w:val="16"/>
        </w:rPr>
        <w:t>187.</w:t>
      </w:r>
      <w:ins w:id="0" w:author="Rodger QC, Martin" w:date="2026-07-03T15:50:00Z" w16du:dateUtc="2026-07-03T14:50:00Z">
        <w:r w:rsidR="00AC57D2" w:rsidRPr="00AC57D2">
          <w:rPr>
            <w:rFonts w:ascii="Source Sans Pro" w:hAnsi="Source Sans Pro"/>
            <w:color w:val="3D3D3D"/>
            <w:sz w:val="23"/>
            <w:szCs w:val="23"/>
            <w:shd w:val="clear" w:color="auto" w:fill="FAFAFA"/>
          </w:rPr>
          <w:t xml:space="preserve"> </w:t>
        </w:r>
      </w:ins>
      <w:ins w:id="1" w:author="Rodger QC, Martin" w:date="2026-07-03T15:50:00Z">
        <w:r w:rsidR="00AC57D2" w:rsidRPr="00AC57D2">
          <w:rPr>
            <w:color w:val="231F20"/>
            <w:spacing w:val="-4"/>
            <w:sz w:val="16"/>
          </w:rPr>
          <w:t>Third party rights to use facilities situated within a building, such as rights to park and use leisure facilities, did not prevent the building from qualifying as a self-contained building</w:t>
        </w:r>
      </w:ins>
      <w:ins w:id="2" w:author="Rodger QC, Martin" w:date="2026-07-03T15:50:00Z" w16du:dateUtc="2026-07-03T14:50:00Z">
        <w:r w:rsidR="00AC57D2">
          <w:rPr>
            <w:color w:val="231F20"/>
            <w:spacing w:val="-4"/>
            <w:sz w:val="16"/>
          </w:rPr>
          <w:t xml:space="preserve">: </w:t>
        </w:r>
        <w:r w:rsidR="00AC57D2">
          <w:rPr>
            <w:i/>
            <w:iCs/>
            <w:color w:val="231F20"/>
            <w:spacing w:val="-4"/>
            <w:sz w:val="16"/>
          </w:rPr>
          <w:t xml:space="preserve">Adriatic Land 3 Ltd v Skyline Central One RTM Co Ltd </w:t>
        </w:r>
        <w:r w:rsidR="00AC57D2">
          <w:rPr>
            <w:color w:val="231F20"/>
            <w:spacing w:val="-4"/>
            <w:sz w:val="16"/>
          </w:rPr>
          <w:t xml:space="preserve">[2026] </w:t>
        </w:r>
      </w:ins>
      <w:ins w:id="3" w:author="Rodger QC, Martin" w:date="2026-07-03T15:51:00Z" w16du:dateUtc="2026-07-03T14:51:00Z">
        <w:r w:rsidR="00AC57D2">
          <w:rPr>
            <w:color w:val="231F20"/>
            <w:spacing w:val="-4"/>
            <w:sz w:val="16"/>
          </w:rPr>
          <w:t>UKUT 210 (LC).</w:t>
        </w:r>
      </w:ins>
      <w:ins w:id="4" w:author="Rodger QC, Martin" w:date="2026-07-03T15:50:00Z" w16du:dateUtc="2026-07-03T14:50:00Z">
        <w:r w:rsidR="00AC57D2">
          <w:rPr>
            <w:i/>
            <w:iCs/>
            <w:color w:val="231F20"/>
            <w:spacing w:val="-4"/>
            <w:sz w:val="16"/>
          </w:rPr>
          <w:t xml:space="preserve"> </w:t>
        </w:r>
      </w:ins>
      <w:ins w:id="5" w:author="Rodger QC, Martin" w:date="2026-07-03T15:50:00Z">
        <w:r w:rsidR="00AC57D2" w:rsidRPr="00AC57D2">
          <w:rPr>
            <w:color w:val="231F20"/>
            <w:spacing w:val="-4"/>
            <w:sz w:val="16"/>
          </w:rPr>
          <w:t> </w:t>
        </w:r>
      </w:ins>
    </w:p>
    <w:p w14:paraId="78556231" w14:textId="77777777" w:rsidR="00180D28" w:rsidRDefault="002909AC">
      <w:pPr>
        <w:spacing w:before="47"/>
        <w:ind w:left="1302"/>
        <w:rPr>
          <w:sz w:val="16"/>
        </w:rPr>
      </w:pPr>
      <w:r>
        <w:rPr>
          <w:rFonts w:ascii="Arial"/>
          <w:b/>
          <w:color w:val="231F20"/>
          <w:sz w:val="16"/>
          <w:vertAlign w:val="superscript"/>
        </w:rPr>
        <w:t>7</w:t>
      </w:r>
      <w:r>
        <w:rPr>
          <w:rFonts w:ascii="Century Schoolbook"/>
          <w:i/>
          <w:color w:val="231F20"/>
          <w:sz w:val="16"/>
        </w:rPr>
        <w:t>No.1</w:t>
      </w:r>
      <w:r>
        <w:rPr>
          <w:rFonts w:ascii="Century Schoolbook"/>
          <w:i/>
          <w:color w:val="231F20"/>
          <w:spacing w:val="2"/>
          <w:sz w:val="16"/>
        </w:rPr>
        <w:t xml:space="preserve"> </w:t>
      </w:r>
      <w:r>
        <w:rPr>
          <w:rFonts w:ascii="Century Schoolbook"/>
          <w:i/>
          <w:color w:val="231F20"/>
          <w:sz w:val="16"/>
        </w:rPr>
        <w:t>Deansgate</w:t>
      </w:r>
      <w:r>
        <w:rPr>
          <w:rFonts w:ascii="Century Schoolbook"/>
          <w:i/>
          <w:color w:val="231F20"/>
          <w:spacing w:val="4"/>
          <w:sz w:val="16"/>
        </w:rPr>
        <w:t xml:space="preserve"> </w:t>
      </w:r>
      <w:r>
        <w:rPr>
          <w:rFonts w:ascii="Century Schoolbook"/>
          <w:i/>
          <w:color w:val="231F20"/>
          <w:sz w:val="16"/>
        </w:rPr>
        <w:t>(Residential)</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No.1</w:t>
      </w:r>
      <w:r>
        <w:rPr>
          <w:rFonts w:ascii="Century Schoolbook"/>
          <w:i/>
          <w:color w:val="231F20"/>
          <w:spacing w:val="4"/>
          <w:sz w:val="16"/>
        </w:rPr>
        <w:t xml:space="preserve"> </w:t>
      </w:r>
      <w:r>
        <w:rPr>
          <w:rFonts w:ascii="Century Schoolbook"/>
          <w:i/>
          <w:color w:val="231F20"/>
          <w:sz w:val="16"/>
        </w:rPr>
        <w:t>Deansgate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[2013]</w:t>
      </w:r>
      <w:r>
        <w:rPr>
          <w:color w:val="231F20"/>
          <w:spacing w:val="4"/>
          <w:sz w:val="16"/>
        </w:rPr>
        <w:t xml:space="preserve"> </w:t>
      </w:r>
      <w:r>
        <w:rPr>
          <w:color w:val="231F20"/>
          <w:sz w:val="16"/>
        </w:rPr>
        <w:t>UKUT</w:t>
      </w:r>
      <w:r>
        <w:rPr>
          <w:color w:val="231F20"/>
          <w:spacing w:val="4"/>
          <w:sz w:val="16"/>
        </w:rPr>
        <w:t xml:space="preserve"> </w:t>
      </w:r>
      <w:r>
        <w:rPr>
          <w:color w:val="231F20"/>
          <w:sz w:val="16"/>
        </w:rPr>
        <w:t>580</w:t>
      </w:r>
      <w:r>
        <w:rPr>
          <w:color w:val="231F20"/>
          <w:spacing w:val="4"/>
          <w:sz w:val="16"/>
        </w:rPr>
        <w:t xml:space="preserve"> </w:t>
      </w:r>
      <w:r>
        <w:rPr>
          <w:color w:val="231F20"/>
          <w:spacing w:val="-2"/>
          <w:sz w:val="16"/>
        </w:rPr>
        <w:t>(LC).</w:t>
      </w:r>
    </w:p>
    <w:p w14:paraId="78556232" w14:textId="77777777" w:rsidR="00180D28" w:rsidRDefault="002909AC">
      <w:pPr>
        <w:spacing w:before="58" w:line="223" w:lineRule="auto"/>
        <w:ind w:left="890" w:right="83" w:firstLine="412"/>
        <w:jc w:val="both"/>
        <w:rPr>
          <w:sz w:val="16"/>
        </w:rPr>
      </w:pPr>
      <w:r>
        <w:rPr>
          <w:rFonts w:ascii="Arial"/>
          <w:b/>
          <w:color w:val="231F20"/>
          <w:sz w:val="16"/>
          <w:vertAlign w:val="superscript"/>
        </w:rPr>
        <w:t>8</w:t>
      </w:r>
      <w:r>
        <w:rPr>
          <w:rFonts w:ascii="Century Schoolbook"/>
          <w:i/>
          <w:color w:val="231F20"/>
          <w:sz w:val="16"/>
        </w:rPr>
        <w:t xml:space="preserve">Consensus Business Group (Ground Rents) Ltd v Palgrave Gardens Freehold Co Ltd </w:t>
      </w:r>
      <w:r>
        <w:rPr>
          <w:color w:val="231F20"/>
          <w:sz w:val="16"/>
        </w:rPr>
        <w:t xml:space="preserve">[2020] EWHC 920 (Ch), following </w:t>
      </w:r>
      <w:r>
        <w:rPr>
          <w:rFonts w:ascii="Century Schoolbook"/>
          <w:i/>
          <w:color w:val="231F20"/>
          <w:sz w:val="16"/>
        </w:rPr>
        <w:t xml:space="preserve">LM Homes Ltd v Queen Court Freehold Co Ltd </w:t>
      </w:r>
      <w:r>
        <w:rPr>
          <w:color w:val="231F20"/>
          <w:sz w:val="16"/>
        </w:rPr>
        <w:t>[2020] EWCA</w:t>
      </w:r>
      <w:r>
        <w:rPr>
          <w:color w:val="231F20"/>
          <w:spacing w:val="-3"/>
          <w:sz w:val="16"/>
        </w:rPr>
        <w:t xml:space="preserve"> </w:t>
      </w:r>
      <w:r>
        <w:rPr>
          <w:color w:val="231F20"/>
          <w:sz w:val="16"/>
        </w:rPr>
        <w:t>Civ 371, both decisions under the Leasehold Reform, Housing and Urban Development Act 1993. Five residential blocks connected at basement level by a continuous concrete slab were found (despite the presence of movement joints in the slab) to be a self-contained building for the purpose of the 1993 Act.</w:t>
      </w:r>
    </w:p>
    <w:p w14:paraId="78556233" w14:textId="77777777" w:rsidR="00180D28" w:rsidRDefault="002909AC">
      <w:pPr>
        <w:spacing w:before="52"/>
        <w:ind w:left="1302"/>
        <w:rPr>
          <w:sz w:val="16"/>
        </w:rPr>
      </w:pPr>
      <w:r>
        <w:rPr>
          <w:rFonts w:ascii="Arial"/>
          <w:b/>
          <w:color w:val="231F20"/>
          <w:sz w:val="16"/>
          <w:vertAlign w:val="superscript"/>
        </w:rPr>
        <w:t>9</w:t>
      </w:r>
      <w:r>
        <w:rPr>
          <w:rFonts w:ascii="Century Schoolbook"/>
          <w:i/>
          <w:color w:val="231F20"/>
          <w:sz w:val="16"/>
        </w:rPr>
        <w:t>Albion</w:t>
      </w:r>
      <w:r>
        <w:rPr>
          <w:rFonts w:ascii="Century Schoolbook"/>
          <w:i/>
          <w:color w:val="231F20"/>
          <w:spacing w:val="3"/>
          <w:sz w:val="16"/>
        </w:rPr>
        <w:t xml:space="preserve"> </w:t>
      </w:r>
      <w:r>
        <w:rPr>
          <w:rFonts w:ascii="Century Schoolbook"/>
          <w:i/>
          <w:color w:val="231F20"/>
          <w:sz w:val="16"/>
        </w:rPr>
        <w:t>Residential</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Albion</w:t>
      </w:r>
      <w:r>
        <w:rPr>
          <w:rFonts w:ascii="Century Schoolbook"/>
          <w:i/>
          <w:color w:val="231F20"/>
          <w:spacing w:val="4"/>
          <w:sz w:val="16"/>
        </w:rPr>
        <w:t xml:space="preserve"> </w:t>
      </w:r>
      <w:r>
        <w:rPr>
          <w:rFonts w:ascii="Century Schoolbook"/>
          <w:i/>
          <w:color w:val="231F20"/>
          <w:sz w:val="16"/>
        </w:rPr>
        <w:t>Riverside</w:t>
      </w:r>
      <w:r>
        <w:rPr>
          <w:rFonts w:ascii="Century Schoolbook"/>
          <w:i/>
          <w:color w:val="231F20"/>
          <w:spacing w:val="4"/>
          <w:sz w:val="16"/>
        </w:rPr>
        <w:t xml:space="preserve"> </w:t>
      </w:r>
      <w:r>
        <w:rPr>
          <w:rFonts w:ascii="Century Schoolbook"/>
          <w:i/>
          <w:color w:val="231F20"/>
          <w:sz w:val="16"/>
        </w:rPr>
        <w:t>Residents</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[2014]</w:t>
      </w:r>
      <w:r>
        <w:rPr>
          <w:color w:val="231F20"/>
          <w:spacing w:val="4"/>
          <w:sz w:val="16"/>
        </w:rPr>
        <w:t xml:space="preserve"> </w:t>
      </w:r>
      <w:r>
        <w:rPr>
          <w:color w:val="231F20"/>
          <w:sz w:val="16"/>
        </w:rPr>
        <w:t>UKUT</w:t>
      </w:r>
      <w:r>
        <w:rPr>
          <w:color w:val="231F20"/>
          <w:spacing w:val="4"/>
          <w:sz w:val="16"/>
        </w:rPr>
        <w:t xml:space="preserve"> </w:t>
      </w:r>
      <w:r>
        <w:rPr>
          <w:color w:val="231F20"/>
          <w:sz w:val="16"/>
        </w:rPr>
        <w:t>6</w:t>
      </w:r>
      <w:r>
        <w:rPr>
          <w:color w:val="231F20"/>
          <w:spacing w:val="4"/>
          <w:sz w:val="16"/>
        </w:rPr>
        <w:t xml:space="preserve"> </w:t>
      </w:r>
      <w:r>
        <w:rPr>
          <w:color w:val="231F20"/>
          <w:spacing w:val="-2"/>
          <w:sz w:val="16"/>
        </w:rPr>
        <w:t>(LC).</w:t>
      </w:r>
    </w:p>
    <w:p w14:paraId="78556234" w14:textId="77777777" w:rsidR="00180D28" w:rsidRDefault="002909AC">
      <w:pPr>
        <w:spacing w:before="47"/>
        <w:ind w:left="1235"/>
        <w:rPr>
          <w:sz w:val="16"/>
        </w:rPr>
      </w:pPr>
      <w:r>
        <w:rPr>
          <w:rFonts w:ascii="Arial"/>
          <w:b/>
          <w:color w:val="231F20"/>
          <w:sz w:val="16"/>
          <w:vertAlign w:val="superscript"/>
        </w:rPr>
        <w:t>10</w:t>
      </w:r>
      <w:r>
        <w:rPr>
          <w:rFonts w:ascii="Century Schoolbook"/>
          <w:i/>
          <w:color w:val="231F20"/>
          <w:sz w:val="16"/>
        </w:rPr>
        <w:t>CQN</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6"/>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6"/>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Broad</w:t>
      </w:r>
      <w:r>
        <w:rPr>
          <w:rFonts w:ascii="Century Schoolbook"/>
          <w:i/>
          <w:color w:val="231F20"/>
          <w:spacing w:val="6"/>
          <w:sz w:val="16"/>
        </w:rPr>
        <w:t xml:space="preserve"> </w:t>
      </w:r>
      <w:r>
        <w:rPr>
          <w:rFonts w:ascii="Century Schoolbook"/>
          <w:i/>
          <w:color w:val="231F20"/>
          <w:sz w:val="16"/>
        </w:rPr>
        <w:t>Quay</w:t>
      </w:r>
      <w:r>
        <w:rPr>
          <w:rFonts w:ascii="Century Schoolbook"/>
          <w:i/>
          <w:color w:val="231F20"/>
          <w:spacing w:val="5"/>
          <w:sz w:val="16"/>
        </w:rPr>
        <w:t xml:space="preserve"> </w:t>
      </w:r>
      <w:r>
        <w:rPr>
          <w:rFonts w:ascii="Century Schoolbook"/>
          <w:i/>
          <w:color w:val="231F20"/>
          <w:sz w:val="16"/>
        </w:rPr>
        <w:t>North</w:t>
      </w:r>
      <w:r>
        <w:rPr>
          <w:rFonts w:ascii="Century Schoolbook"/>
          <w:i/>
          <w:color w:val="231F20"/>
          <w:spacing w:val="6"/>
          <w:sz w:val="16"/>
        </w:rPr>
        <w:t xml:space="preserve"> </w:t>
      </w:r>
      <w:r>
        <w:rPr>
          <w:rFonts w:ascii="Century Schoolbook"/>
          <w:i/>
          <w:color w:val="231F20"/>
          <w:sz w:val="16"/>
        </w:rPr>
        <w:t>Block</w:t>
      </w:r>
      <w:r>
        <w:rPr>
          <w:rFonts w:ascii="Century Schoolbook"/>
          <w:i/>
          <w:color w:val="231F20"/>
          <w:spacing w:val="5"/>
          <w:sz w:val="16"/>
        </w:rPr>
        <w:t xml:space="preserve"> </w:t>
      </w:r>
      <w:r>
        <w:rPr>
          <w:rFonts w:ascii="Century Schoolbook"/>
          <w:i/>
          <w:color w:val="231F20"/>
          <w:sz w:val="16"/>
        </w:rPr>
        <w:t>Freehold</w:t>
      </w:r>
      <w:r>
        <w:rPr>
          <w:rFonts w:ascii="Century Schoolbook"/>
          <w:i/>
          <w:color w:val="231F20"/>
          <w:spacing w:val="6"/>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[2018]</w:t>
      </w:r>
      <w:r>
        <w:rPr>
          <w:color w:val="231F20"/>
          <w:spacing w:val="6"/>
          <w:sz w:val="16"/>
        </w:rPr>
        <w:t xml:space="preserve"> </w:t>
      </w:r>
      <w:r>
        <w:rPr>
          <w:color w:val="231F20"/>
          <w:sz w:val="16"/>
        </w:rPr>
        <w:t>UKUT</w:t>
      </w:r>
      <w:r>
        <w:rPr>
          <w:color w:val="231F20"/>
          <w:spacing w:val="5"/>
          <w:sz w:val="16"/>
        </w:rPr>
        <w:t xml:space="preserve"> </w:t>
      </w:r>
      <w:r>
        <w:rPr>
          <w:color w:val="231F20"/>
          <w:sz w:val="16"/>
        </w:rPr>
        <w:t>183</w:t>
      </w:r>
      <w:r>
        <w:rPr>
          <w:color w:val="231F20"/>
          <w:spacing w:val="6"/>
          <w:sz w:val="16"/>
        </w:rPr>
        <w:t xml:space="preserve"> </w:t>
      </w:r>
      <w:r>
        <w:rPr>
          <w:color w:val="231F20"/>
          <w:spacing w:val="-2"/>
          <w:sz w:val="16"/>
        </w:rPr>
        <w:t>(LC).</w:t>
      </w:r>
    </w:p>
    <w:p w14:paraId="78556235" w14:textId="77777777" w:rsidR="00180D28" w:rsidRDefault="00180D28">
      <w:pPr>
        <w:rPr>
          <w:sz w:val="16"/>
        </w:rPr>
        <w:sectPr w:rsidR="00180D28">
          <w:pgSz w:w="12240" w:h="15840"/>
          <w:pgMar w:top="2080" w:right="1800" w:bottom="2100" w:left="1800" w:header="1889" w:footer="1911" w:gutter="0"/>
          <w:cols w:space="720"/>
        </w:sectPr>
      </w:pPr>
    </w:p>
    <w:p w14:paraId="78556236" w14:textId="77777777" w:rsidR="00180D28" w:rsidRDefault="002909AC">
      <w:pPr>
        <w:pStyle w:val="Heading1"/>
        <w:spacing w:before="199"/>
        <w:ind w:left="39"/>
      </w:pPr>
      <w:r>
        <w:rPr>
          <w:color w:val="231F20"/>
        </w:rPr>
        <w:lastRenderedPageBreak/>
        <w:t>§</w:t>
      </w:r>
      <w:r>
        <w:rPr>
          <w:color w:val="231F20"/>
          <w:spacing w:val="-5"/>
        </w:rPr>
        <w:t xml:space="preserve"> </w:t>
      </w:r>
      <w:proofErr w:type="gramStart"/>
      <w:r>
        <w:rPr>
          <w:color w:val="231F20"/>
        </w:rPr>
        <w:t>31:8</w:t>
      </w:r>
      <w:r>
        <w:rPr>
          <w:color w:val="231F20"/>
          <w:spacing w:val="36"/>
        </w:rPr>
        <w:t xml:space="preserve">  </w:t>
      </w:r>
      <w:r>
        <w:rPr>
          <w:color w:val="231F20"/>
        </w:rPr>
        <w:t>A</w:t>
      </w:r>
      <w:proofErr w:type="gramEnd"/>
      <w:r>
        <w:rPr>
          <w:color w:val="231F20"/>
          <w:spacing w:val="-3"/>
        </w:rPr>
        <w:t xml:space="preserve"> </w:t>
      </w:r>
      <w:r>
        <w:rPr>
          <w:color w:val="231F20"/>
        </w:rPr>
        <w:t>self-contained</w:t>
      </w:r>
      <w:r>
        <w:rPr>
          <w:color w:val="231F20"/>
          <w:spacing w:val="5"/>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a</w:t>
      </w:r>
      <w:r>
        <w:rPr>
          <w:color w:val="231F20"/>
          <w:spacing w:val="5"/>
        </w:rPr>
        <w:t xml:space="preserve"> </w:t>
      </w:r>
      <w:r>
        <w:rPr>
          <w:color w:val="231F20"/>
          <w:spacing w:val="-2"/>
        </w:rPr>
        <w:t>building</w:t>
      </w:r>
    </w:p>
    <w:p w14:paraId="78556237" w14:textId="77777777" w:rsidR="00180D28" w:rsidRDefault="002909AC">
      <w:pPr>
        <w:pStyle w:val="BodyText"/>
        <w:spacing w:before="99" w:line="230" w:lineRule="exact"/>
        <w:ind w:left="239"/>
      </w:pPr>
      <w:r>
        <w:rPr>
          <w:color w:val="231F20"/>
        </w:rPr>
        <w:t>The right</w:t>
      </w:r>
      <w:r>
        <w:rPr>
          <w:color w:val="231F20"/>
          <w:spacing w:val="1"/>
        </w:rPr>
        <w:t xml:space="preserve"> </w:t>
      </w:r>
      <w:r>
        <w:rPr>
          <w:color w:val="231F20"/>
        </w:rPr>
        <w:t>to</w:t>
      </w:r>
      <w:r>
        <w:rPr>
          <w:color w:val="231F20"/>
          <w:spacing w:val="1"/>
        </w:rPr>
        <w:t xml:space="preserve"> </w:t>
      </w:r>
      <w:r>
        <w:rPr>
          <w:color w:val="231F20"/>
        </w:rPr>
        <w:t>manage</w:t>
      </w:r>
      <w:r>
        <w:rPr>
          <w:color w:val="231F20"/>
          <w:spacing w:val="1"/>
        </w:rPr>
        <w:t xml:space="preserve"> </w:t>
      </w:r>
      <w:r>
        <w:rPr>
          <w:color w:val="231F20"/>
        </w:rPr>
        <w:t>is</w:t>
      </w:r>
      <w:r>
        <w:rPr>
          <w:color w:val="231F20"/>
          <w:spacing w:val="1"/>
        </w:rPr>
        <w:t xml:space="preserve"> </w:t>
      </w:r>
      <w:r>
        <w:rPr>
          <w:color w:val="231F20"/>
        </w:rPr>
        <w:t>available</w:t>
      </w:r>
      <w:r>
        <w:rPr>
          <w:color w:val="231F20"/>
          <w:spacing w:val="1"/>
        </w:rPr>
        <w:t xml:space="preserve"> </w:t>
      </w:r>
      <w:r>
        <w:rPr>
          <w:color w:val="231F20"/>
        </w:rPr>
        <w:t>in respect</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self-contained</w:t>
      </w:r>
      <w:r>
        <w:rPr>
          <w:color w:val="231F20"/>
          <w:spacing w:val="1"/>
        </w:rPr>
        <w:t xml:space="preserve"> </w:t>
      </w:r>
      <w:r>
        <w:rPr>
          <w:color w:val="231F20"/>
        </w:rPr>
        <w:t>part</w:t>
      </w:r>
      <w:r>
        <w:rPr>
          <w:color w:val="231F20"/>
          <w:spacing w:val="1"/>
        </w:rPr>
        <w:t xml:space="preserve"> </w:t>
      </w:r>
      <w:r>
        <w:rPr>
          <w:color w:val="231F20"/>
        </w:rPr>
        <w:t>of</w:t>
      </w:r>
      <w:r>
        <w:rPr>
          <w:color w:val="231F20"/>
          <w:spacing w:val="1"/>
        </w:rPr>
        <w:t xml:space="preserve"> </w:t>
      </w:r>
      <w:r>
        <w:rPr>
          <w:color w:val="231F20"/>
        </w:rPr>
        <w:t xml:space="preserve">a </w:t>
      </w:r>
      <w:r>
        <w:rPr>
          <w:color w:val="231F20"/>
          <w:spacing w:val="-2"/>
        </w:rPr>
        <w:t>building.</w:t>
      </w:r>
    </w:p>
    <w:p w14:paraId="78556238" w14:textId="77777777" w:rsidR="00180D28" w:rsidRDefault="002909AC">
      <w:pPr>
        <w:pStyle w:val="BodyText"/>
        <w:spacing w:line="230" w:lineRule="exact"/>
        <w:ind w:left="39"/>
        <w:rPr>
          <w:rFonts w:ascii="Arial"/>
          <w:b/>
        </w:rPr>
      </w:pPr>
      <w:r>
        <w:rPr>
          <w:color w:val="231F20"/>
        </w:rPr>
        <w:t>A</w:t>
      </w:r>
      <w:r>
        <w:rPr>
          <w:color w:val="231F20"/>
          <w:spacing w:val="5"/>
        </w:rPr>
        <w:t xml:space="preserve"> </w:t>
      </w:r>
      <w:r>
        <w:rPr>
          <w:color w:val="231F20"/>
        </w:rPr>
        <w:t>part</w:t>
      </w:r>
      <w:r>
        <w:rPr>
          <w:color w:val="231F20"/>
          <w:spacing w:val="6"/>
        </w:rPr>
        <w:t xml:space="preserve"> </w:t>
      </w:r>
      <w:r>
        <w:rPr>
          <w:color w:val="231F20"/>
        </w:rPr>
        <w:t>of</w:t>
      </w:r>
      <w:r>
        <w:rPr>
          <w:color w:val="231F20"/>
          <w:spacing w:val="5"/>
        </w:rPr>
        <w:t xml:space="preserve"> </w:t>
      </w:r>
      <w:r>
        <w:rPr>
          <w:color w:val="231F20"/>
        </w:rPr>
        <w:t>a</w:t>
      </w:r>
      <w:r>
        <w:rPr>
          <w:color w:val="231F20"/>
          <w:spacing w:val="6"/>
        </w:rPr>
        <w:t xml:space="preserve"> </w:t>
      </w:r>
      <w:r>
        <w:rPr>
          <w:color w:val="231F20"/>
        </w:rPr>
        <w:t>building</w:t>
      </w:r>
      <w:r>
        <w:rPr>
          <w:color w:val="231F20"/>
          <w:spacing w:val="5"/>
        </w:rPr>
        <w:t xml:space="preserve"> </w:t>
      </w:r>
      <w:r>
        <w:rPr>
          <w:color w:val="231F20"/>
        </w:rPr>
        <w:t>is</w:t>
      </w:r>
      <w:r>
        <w:rPr>
          <w:color w:val="231F20"/>
          <w:spacing w:val="6"/>
        </w:rPr>
        <w:t xml:space="preserve"> </w:t>
      </w:r>
      <w:r>
        <w:rPr>
          <w:color w:val="231F20"/>
        </w:rPr>
        <w:t>self-contained</w:t>
      </w:r>
      <w:r>
        <w:rPr>
          <w:color w:val="231F20"/>
          <w:spacing w:val="5"/>
        </w:rPr>
        <w:t xml:space="preserve"> </w:t>
      </w:r>
      <w:r>
        <w:rPr>
          <w:color w:val="231F20"/>
        </w:rPr>
        <w:t>if</w:t>
      </w:r>
      <w:r>
        <w:rPr>
          <w:color w:val="231F20"/>
          <w:spacing w:val="6"/>
        </w:rPr>
        <w:t xml:space="preserve"> </w:t>
      </w:r>
      <w:r>
        <w:rPr>
          <w:color w:val="231F20"/>
        </w:rPr>
        <w:t>three</w:t>
      </w:r>
      <w:r>
        <w:rPr>
          <w:color w:val="231F20"/>
          <w:spacing w:val="6"/>
        </w:rPr>
        <w:t xml:space="preserve"> </w:t>
      </w:r>
      <w:r>
        <w:rPr>
          <w:color w:val="231F20"/>
        </w:rPr>
        <w:t>conditions</w:t>
      </w:r>
      <w:r>
        <w:rPr>
          <w:color w:val="231F20"/>
          <w:spacing w:val="5"/>
        </w:rPr>
        <w:t xml:space="preserve"> </w:t>
      </w:r>
      <w:r>
        <w:rPr>
          <w:color w:val="231F20"/>
        </w:rPr>
        <w:t>are</w:t>
      </w:r>
      <w:r>
        <w:rPr>
          <w:color w:val="231F20"/>
          <w:spacing w:val="6"/>
        </w:rPr>
        <w:t xml:space="preserve"> </w:t>
      </w:r>
      <w:r>
        <w:rPr>
          <w:color w:val="231F20"/>
          <w:spacing w:val="-2"/>
        </w:rPr>
        <w:t>satisfied:</w:t>
      </w:r>
      <w:r>
        <w:rPr>
          <w:rFonts w:ascii="Arial"/>
          <w:b/>
          <w:color w:val="231F20"/>
          <w:spacing w:val="-2"/>
          <w:vertAlign w:val="superscript"/>
        </w:rPr>
        <w:t>1</w:t>
      </w:r>
    </w:p>
    <w:p w14:paraId="78556239" w14:textId="77777777" w:rsidR="00180D28" w:rsidRDefault="002909AC">
      <w:pPr>
        <w:pStyle w:val="ListParagraph"/>
        <w:numPr>
          <w:ilvl w:val="0"/>
          <w:numId w:val="7"/>
        </w:numPr>
        <w:tabs>
          <w:tab w:val="left" w:pos="689"/>
        </w:tabs>
        <w:spacing w:before="39" w:line="240" w:lineRule="exact"/>
        <w:ind w:left="689" w:hanging="450"/>
        <w:jc w:val="both"/>
        <w:rPr>
          <w:sz w:val="20"/>
        </w:rPr>
      </w:pPr>
      <w:r>
        <w:rPr>
          <w:color w:val="231F20"/>
          <w:sz w:val="20"/>
        </w:rPr>
        <w:t>it</w:t>
      </w:r>
      <w:r>
        <w:rPr>
          <w:color w:val="231F20"/>
          <w:spacing w:val="5"/>
          <w:sz w:val="20"/>
        </w:rPr>
        <w:t xml:space="preserve"> </w:t>
      </w:r>
      <w:r>
        <w:rPr>
          <w:color w:val="231F20"/>
          <w:sz w:val="20"/>
        </w:rPr>
        <w:t>constitutes</w:t>
      </w:r>
      <w:r>
        <w:rPr>
          <w:color w:val="231F20"/>
          <w:spacing w:val="5"/>
          <w:sz w:val="20"/>
        </w:rPr>
        <w:t xml:space="preserve"> </w:t>
      </w:r>
      <w:r>
        <w:rPr>
          <w:color w:val="231F20"/>
          <w:sz w:val="20"/>
        </w:rPr>
        <w:t>a</w:t>
      </w:r>
      <w:r>
        <w:rPr>
          <w:color w:val="231F20"/>
          <w:spacing w:val="6"/>
          <w:sz w:val="20"/>
        </w:rPr>
        <w:t xml:space="preserve"> </w:t>
      </w:r>
      <w:r>
        <w:rPr>
          <w:color w:val="231F20"/>
          <w:sz w:val="20"/>
        </w:rPr>
        <w:t>vertical</w:t>
      </w:r>
      <w:r>
        <w:rPr>
          <w:color w:val="231F20"/>
          <w:spacing w:val="5"/>
          <w:sz w:val="20"/>
        </w:rPr>
        <w:t xml:space="preserve"> </w:t>
      </w:r>
      <w:r>
        <w:rPr>
          <w:color w:val="231F20"/>
          <w:sz w:val="20"/>
        </w:rPr>
        <w:t>division</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proofErr w:type="gramStart"/>
      <w:r>
        <w:rPr>
          <w:color w:val="231F20"/>
          <w:spacing w:val="-2"/>
          <w:sz w:val="20"/>
        </w:rPr>
        <w:t>building;</w:t>
      </w:r>
      <w:proofErr w:type="gramEnd"/>
    </w:p>
    <w:p w14:paraId="7855623A" w14:textId="77777777" w:rsidR="00180D28" w:rsidRDefault="002909AC">
      <w:pPr>
        <w:pStyle w:val="ListParagraph"/>
        <w:numPr>
          <w:ilvl w:val="0"/>
          <w:numId w:val="7"/>
        </w:numPr>
        <w:tabs>
          <w:tab w:val="left" w:pos="690"/>
        </w:tabs>
        <w:spacing w:before="17" w:line="218" w:lineRule="auto"/>
        <w:ind w:right="936"/>
        <w:jc w:val="both"/>
        <w:rPr>
          <w:sz w:val="20"/>
        </w:rPr>
      </w:pPr>
      <w:r>
        <w:rPr>
          <w:color w:val="231F20"/>
          <w:sz w:val="20"/>
        </w:rPr>
        <w:t xml:space="preserve">the structure of the building is such that it could be </w:t>
      </w:r>
      <w:r>
        <w:rPr>
          <w:color w:val="231F20"/>
          <w:spacing w:val="9"/>
          <w:sz w:val="20"/>
        </w:rPr>
        <w:t xml:space="preserve">redeveloped </w:t>
      </w:r>
      <w:r>
        <w:rPr>
          <w:color w:val="231F20"/>
          <w:sz w:val="20"/>
        </w:rPr>
        <w:t>independently of the rest of the building; and</w:t>
      </w:r>
    </w:p>
    <w:p w14:paraId="7855623B" w14:textId="77777777" w:rsidR="00180D28" w:rsidRDefault="002909AC">
      <w:pPr>
        <w:pStyle w:val="ListParagraph"/>
        <w:numPr>
          <w:ilvl w:val="0"/>
          <w:numId w:val="7"/>
        </w:numPr>
        <w:tabs>
          <w:tab w:val="left" w:pos="690"/>
        </w:tabs>
        <w:spacing w:before="22" w:line="218" w:lineRule="auto"/>
        <w:ind w:right="934"/>
        <w:jc w:val="both"/>
        <w:rPr>
          <w:sz w:val="20"/>
        </w:rPr>
      </w:pPr>
      <w:r>
        <w:rPr>
          <w:color w:val="231F20"/>
          <w:sz w:val="20"/>
        </w:rPr>
        <w:t>the services provided by means of pipes, cables or other fixed installations</w:t>
      </w:r>
      <w:r>
        <w:rPr>
          <w:rFonts w:ascii="Arial"/>
          <w:b/>
          <w:color w:val="231F20"/>
          <w:sz w:val="20"/>
          <w:vertAlign w:val="superscript"/>
        </w:rPr>
        <w:t>2</w:t>
      </w:r>
      <w:r>
        <w:rPr>
          <w:rFonts w:ascii="Arial"/>
          <w:b/>
          <w:color w:val="231F20"/>
          <w:sz w:val="20"/>
        </w:rPr>
        <w:t xml:space="preserve"> </w:t>
      </w:r>
      <w:r>
        <w:rPr>
          <w:color w:val="231F20"/>
          <w:sz w:val="20"/>
        </w:rPr>
        <w:t xml:space="preserve">for </w:t>
      </w:r>
      <w:r>
        <w:rPr>
          <w:color w:val="231F20"/>
          <w:spacing w:val="9"/>
          <w:sz w:val="20"/>
        </w:rPr>
        <w:t xml:space="preserve">occupiers </w:t>
      </w:r>
      <w:r>
        <w:rPr>
          <w:color w:val="231F20"/>
          <w:sz w:val="20"/>
        </w:rPr>
        <w:t xml:space="preserve">of the part of the </w:t>
      </w:r>
      <w:r>
        <w:rPr>
          <w:color w:val="231F20"/>
          <w:spacing w:val="9"/>
          <w:sz w:val="20"/>
        </w:rPr>
        <w:t xml:space="preserve">building </w:t>
      </w:r>
      <w:r>
        <w:rPr>
          <w:color w:val="231F20"/>
          <w:sz w:val="20"/>
        </w:rPr>
        <w:t xml:space="preserve">in </w:t>
      </w:r>
      <w:r>
        <w:rPr>
          <w:color w:val="231F20"/>
          <w:spacing w:val="9"/>
          <w:sz w:val="20"/>
        </w:rPr>
        <w:t xml:space="preserve">question </w:t>
      </w:r>
      <w:r>
        <w:rPr>
          <w:color w:val="231F20"/>
          <w:sz w:val="20"/>
        </w:rPr>
        <w:t xml:space="preserve">are </w:t>
      </w:r>
      <w:r>
        <w:rPr>
          <w:color w:val="231F20"/>
          <w:spacing w:val="9"/>
          <w:sz w:val="20"/>
        </w:rPr>
        <w:t xml:space="preserve">provided </w:t>
      </w:r>
      <w:r>
        <w:rPr>
          <w:color w:val="231F20"/>
          <w:sz w:val="20"/>
        </w:rPr>
        <w:t>independently of the same services provided for occupiers of the rest of the building, or could be so provided without involving the carrying out of</w:t>
      </w:r>
      <w:r>
        <w:rPr>
          <w:color w:val="231F20"/>
          <w:spacing w:val="40"/>
          <w:sz w:val="20"/>
        </w:rPr>
        <w:t xml:space="preserve"> </w:t>
      </w:r>
      <w:r>
        <w:rPr>
          <w:color w:val="231F20"/>
          <w:sz w:val="20"/>
        </w:rPr>
        <w:t>works likely to result in a significant interruption in the provision of any relevant services for occupiers of the rest of the building.</w:t>
      </w:r>
    </w:p>
    <w:p w14:paraId="7855623C" w14:textId="09318998" w:rsidR="00180D28" w:rsidRDefault="002909AC">
      <w:pPr>
        <w:pStyle w:val="BodyText"/>
        <w:spacing w:before="134" w:line="218" w:lineRule="auto"/>
        <w:ind w:left="39" w:right="933" w:firstLine="199"/>
        <w:jc w:val="both"/>
        <w:rPr>
          <w:rFonts w:ascii="Arial"/>
          <w:b/>
        </w:rPr>
      </w:pPr>
      <w:r>
        <w:rPr>
          <w:color w:val="231F20"/>
        </w:rPr>
        <w:t>In considering whether part of a building constitutes a vertical division of the building a strict approach is adopted, and only de minimis deviations from the vertical plane are capable of being ignored.</w:t>
      </w:r>
      <w:r>
        <w:rPr>
          <w:rFonts w:ascii="Arial"/>
          <w:b/>
          <w:color w:val="231F20"/>
          <w:vertAlign w:val="superscript"/>
        </w:rPr>
        <w:t>3</w:t>
      </w:r>
      <w:r>
        <w:rPr>
          <w:rFonts w:ascii="Arial"/>
          <w:b/>
          <w:color w:val="231F20"/>
        </w:rPr>
        <w:t xml:space="preserve"> </w:t>
      </w:r>
      <w:r>
        <w:rPr>
          <w:color w:val="231F20"/>
        </w:rPr>
        <w:t xml:space="preserve">The </w:t>
      </w:r>
      <w:del w:id="6" w:author="Rodger QC, Martin" w:date="2026-07-03T15:37:00Z" w16du:dateUtc="2026-07-03T14:37:00Z">
        <w:r w:rsidDel="008A47F7">
          <w:rPr>
            <w:color w:val="231F20"/>
          </w:rPr>
          <w:delText xml:space="preserve">Upper Tribunal has stated that the </w:delText>
        </w:r>
      </w:del>
      <w:r>
        <w:rPr>
          <w:color w:val="231F20"/>
        </w:rPr>
        <w:t xml:space="preserve">required vertical division must be physical rather than notional. </w:t>
      </w:r>
      <w:ins w:id="7" w:author="Rodger QC, Martin" w:date="2026-07-03T15:52:00Z" w16du:dateUtc="2026-07-03T14:52:00Z">
        <w:r w:rsidR="00AC57D2">
          <w:rPr>
            <w:color w:val="231F20"/>
          </w:rPr>
          <w:t>T</w:t>
        </w:r>
      </w:ins>
      <w:ins w:id="8" w:author="Rodger QC, Martin" w:date="2026-07-03T15:52:00Z">
        <w:r w:rsidR="00AC57D2" w:rsidRPr="00AC57D2">
          <w:rPr>
            <w:color w:val="231F20"/>
          </w:rPr>
          <w:t xml:space="preserve">he question </w:t>
        </w:r>
      </w:ins>
      <w:ins w:id="9" w:author="Rodger QC, Martin" w:date="2026-07-03T15:52:00Z" w16du:dateUtc="2026-07-03T14:52:00Z">
        <w:r w:rsidR="00AC57D2">
          <w:rPr>
            <w:color w:val="231F20"/>
          </w:rPr>
          <w:t>i</w:t>
        </w:r>
      </w:ins>
      <w:ins w:id="10" w:author="Rodger QC, Martin" w:date="2026-07-03T15:52:00Z">
        <w:r w:rsidR="00AC57D2" w:rsidRPr="00AC57D2">
          <w:rPr>
            <w:color w:val="231F20"/>
          </w:rPr>
          <w:t xml:space="preserve">s not whether the building could be divided vertically by drawing notional lines on a plan, but whether it </w:t>
        </w:r>
      </w:ins>
      <w:ins w:id="11" w:author="Rodger QC, Martin" w:date="2026-07-03T15:52:00Z" w16du:dateUtc="2026-07-03T14:52:00Z">
        <w:r w:rsidR="00AC57D2">
          <w:rPr>
            <w:color w:val="231F20"/>
          </w:rPr>
          <w:t>i</w:t>
        </w:r>
      </w:ins>
      <w:ins w:id="12" w:author="Rodger QC, Martin" w:date="2026-07-03T15:52:00Z">
        <w:r w:rsidR="00AC57D2" w:rsidRPr="00AC57D2">
          <w:rPr>
            <w:color w:val="231F20"/>
          </w:rPr>
          <w:t xml:space="preserve">s </w:t>
        </w:r>
      </w:ins>
      <w:ins w:id="13" w:author="Rodger QC, Martin" w:date="2026-07-03T15:52:00Z" w16du:dateUtc="2026-07-03T14:52:00Z">
        <w:r w:rsidR="00AC57D2">
          <w:rPr>
            <w:color w:val="231F20"/>
          </w:rPr>
          <w:t xml:space="preserve">in fact </w:t>
        </w:r>
      </w:ins>
      <w:ins w:id="14" w:author="Rodger QC, Martin" w:date="2026-07-03T15:52:00Z">
        <w:r w:rsidR="00AC57D2" w:rsidRPr="00AC57D2">
          <w:rPr>
            <w:color w:val="231F20"/>
          </w:rPr>
          <w:t>so divided.</w:t>
        </w:r>
      </w:ins>
      <w:ins w:id="15" w:author="Rodger QC, Martin" w:date="2026-07-03T15:52:00Z" w16du:dateUtc="2026-07-03T14:52:00Z">
        <w:r w:rsidR="00AC57D2">
          <w:rPr>
            <w:color w:val="231F20"/>
          </w:rPr>
          <w:t xml:space="preserve"> </w:t>
        </w:r>
      </w:ins>
      <w:r>
        <w:rPr>
          <w:color w:val="231F20"/>
        </w:rPr>
        <w:t xml:space="preserve">Thus, where an underground car park lay beneath several blocks, it was held that a notional division of the open plan space was not permissible; in the absence of a physical division of the space the parts of the building sitting above the car park were not </w:t>
      </w:r>
      <w:r>
        <w:rPr>
          <w:color w:val="231F20"/>
          <w:spacing w:val="-2"/>
        </w:rPr>
        <w:t>self-contained.</w:t>
      </w:r>
      <w:r>
        <w:rPr>
          <w:rFonts w:ascii="Arial"/>
          <w:b/>
          <w:color w:val="231F20"/>
          <w:spacing w:val="-2"/>
          <w:vertAlign w:val="superscript"/>
        </w:rPr>
        <w:t>4</w:t>
      </w:r>
    </w:p>
    <w:p w14:paraId="7855623D" w14:textId="77777777" w:rsidR="00180D28" w:rsidRDefault="002909AC">
      <w:pPr>
        <w:pStyle w:val="BodyText"/>
        <w:spacing w:before="56" w:line="218" w:lineRule="auto"/>
        <w:ind w:left="39" w:right="933" w:firstLine="199"/>
        <w:jc w:val="both"/>
        <w:rPr>
          <w:rFonts w:ascii="Arial"/>
          <w:b/>
        </w:rPr>
      </w:pPr>
      <w:r>
        <w:rPr>
          <w:color w:val="231F20"/>
        </w:rPr>
        <w:t>The requirement that the part of the building for which RTM is claimed must</w:t>
      </w:r>
      <w:r>
        <w:rPr>
          <w:color w:val="231F20"/>
          <w:spacing w:val="80"/>
        </w:rPr>
        <w:t xml:space="preserve"> </w:t>
      </w:r>
      <w:r>
        <w:rPr>
          <w:color w:val="231F20"/>
        </w:rPr>
        <w:t>be capable of redevelopment independently of the remainder is concerned only</w:t>
      </w:r>
      <w:r>
        <w:rPr>
          <w:color w:val="231F20"/>
          <w:spacing w:val="40"/>
        </w:rPr>
        <w:t xml:space="preserve"> </w:t>
      </w:r>
      <w:r>
        <w:rPr>
          <w:color w:val="231F20"/>
        </w:rPr>
        <w:t xml:space="preserve">with the structure of the building and it is immaterial that such a redevelopment could not take place without the cooperation or permission of the owner of the </w:t>
      </w:r>
      <w:r>
        <w:rPr>
          <w:color w:val="231F20"/>
          <w:spacing w:val="-2"/>
        </w:rPr>
        <w:t>remainder.</w:t>
      </w:r>
      <w:r>
        <w:rPr>
          <w:rFonts w:ascii="Arial"/>
          <w:b/>
          <w:color w:val="231F20"/>
          <w:spacing w:val="-2"/>
          <w:vertAlign w:val="superscript"/>
        </w:rPr>
        <w:t>5</w:t>
      </w:r>
    </w:p>
    <w:p w14:paraId="7855623E" w14:textId="77777777" w:rsidR="00180D28" w:rsidRDefault="002909AC">
      <w:pPr>
        <w:pStyle w:val="BodyText"/>
        <w:spacing w:before="53" w:line="218" w:lineRule="auto"/>
        <w:ind w:left="39" w:right="934" w:firstLine="199"/>
        <w:jc w:val="both"/>
      </w:pPr>
      <w:r>
        <w:rPr>
          <w:color w:val="231F20"/>
        </w:rPr>
        <w:t>Whether relevant services are provided independently of the services provided</w:t>
      </w:r>
      <w:r>
        <w:rPr>
          <w:color w:val="231F20"/>
          <w:spacing w:val="40"/>
        </w:rPr>
        <w:t xml:space="preserve"> </w:t>
      </w:r>
      <w:r>
        <w:rPr>
          <w:color w:val="231F20"/>
        </w:rPr>
        <w:t xml:space="preserve">to the remainder of the building is a question of fact. In </w:t>
      </w:r>
      <w:proofErr w:type="gramStart"/>
      <w:r>
        <w:rPr>
          <w:color w:val="231F20"/>
        </w:rPr>
        <w:t>considering</w:t>
      </w:r>
      <w:proofErr w:type="gramEnd"/>
      <w:r>
        <w:rPr>
          <w:color w:val="231F20"/>
        </w:rPr>
        <w:t xml:space="preserve"> whether services </w:t>
      </w:r>
      <w:proofErr w:type="gramStart"/>
      <w:r>
        <w:rPr>
          <w:color w:val="231F20"/>
        </w:rPr>
        <w:t>not so</w:t>
      </w:r>
      <w:proofErr w:type="gramEnd"/>
      <w:r>
        <w:rPr>
          <w:color w:val="231F20"/>
        </w:rPr>
        <w:t xml:space="preserve"> provided could be provided </w:t>
      </w:r>
      <w:proofErr w:type="gramStart"/>
      <w:r>
        <w:rPr>
          <w:color w:val="231F20"/>
        </w:rPr>
        <w:t>independently</w:t>
      </w:r>
      <w:proofErr w:type="gramEnd"/>
      <w:r>
        <w:rPr>
          <w:color w:val="231F20"/>
        </w:rPr>
        <w:t xml:space="preserve"> the Upper Tribunal has endorsed a five-step approach:</w:t>
      </w:r>
    </w:p>
    <w:p w14:paraId="7855623F" w14:textId="77777777" w:rsidR="00180D28" w:rsidRDefault="002909AC">
      <w:pPr>
        <w:pStyle w:val="ListParagraph"/>
        <w:numPr>
          <w:ilvl w:val="0"/>
          <w:numId w:val="6"/>
        </w:numPr>
        <w:tabs>
          <w:tab w:val="left" w:pos="604"/>
        </w:tabs>
        <w:spacing w:before="45"/>
        <w:ind w:left="604" w:hanging="365"/>
        <w:jc w:val="both"/>
        <w:rPr>
          <w:sz w:val="20"/>
        </w:rPr>
      </w:pPr>
      <w:r>
        <w:rPr>
          <w:color w:val="231F20"/>
          <w:sz w:val="20"/>
        </w:rPr>
        <w:t>First,</w:t>
      </w:r>
      <w:r>
        <w:rPr>
          <w:color w:val="231F20"/>
          <w:spacing w:val="16"/>
          <w:sz w:val="20"/>
        </w:rPr>
        <w:t xml:space="preserve"> </w:t>
      </w:r>
      <w:r>
        <w:rPr>
          <w:color w:val="231F20"/>
          <w:sz w:val="20"/>
        </w:rPr>
        <w:t>identify</w:t>
      </w:r>
      <w:r>
        <w:rPr>
          <w:color w:val="231F20"/>
          <w:spacing w:val="16"/>
          <w:sz w:val="20"/>
        </w:rPr>
        <w:t xml:space="preserve"> </w:t>
      </w:r>
      <w:r>
        <w:rPr>
          <w:color w:val="231F20"/>
          <w:sz w:val="20"/>
        </w:rPr>
        <w:t>the</w:t>
      </w:r>
      <w:r>
        <w:rPr>
          <w:color w:val="231F20"/>
          <w:spacing w:val="17"/>
          <w:sz w:val="20"/>
        </w:rPr>
        <w:t xml:space="preserve"> </w:t>
      </w:r>
      <w:r>
        <w:rPr>
          <w:color w:val="231F20"/>
          <w:sz w:val="20"/>
        </w:rPr>
        <w:t>services</w:t>
      </w:r>
      <w:r>
        <w:rPr>
          <w:color w:val="231F20"/>
          <w:spacing w:val="16"/>
          <w:sz w:val="20"/>
        </w:rPr>
        <w:t xml:space="preserve"> </w:t>
      </w:r>
      <w:r>
        <w:rPr>
          <w:color w:val="231F20"/>
          <w:sz w:val="20"/>
        </w:rPr>
        <w:t>provided</w:t>
      </w:r>
      <w:r>
        <w:rPr>
          <w:color w:val="231F20"/>
          <w:spacing w:val="17"/>
          <w:sz w:val="20"/>
        </w:rPr>
        <w:t xml:space="preserve"> </w:t>
      </w:r>
      <w:r>
        <w:rPr>
          <w:color w:val="231F20"/>
          <w:sz w:val="20"/>
        </w:rPr>
        <w:t>to</w:t>
      </w:r>
      <w:r>
        <w:rPr>
          <w:color w:val="231F20"/>
          <w:spacing w:val="16"/>
          <w:sz w:val="20"/>
        </w:rPr>
        <w:t xml:space="preserve"> </w:t>
      </w:r>
      <w:r>
        <w:rPr>
          <w:color w:val="231F20"/>
          <w:sz w:val="20"/>
        </w:rPr>
        <w:t>occupiers</w:t>
      </w:r>
      <w:r>
        <w:rPr>
          <w:color w:val="231F20"/>
          <w:spacing w:val="17"/>
          <w:sz w:val="20"/>
        </w:rPr>
        <w:t xml:space="preserve"> </w:t>
      </w:r>
      <w:r>
        <w:rPr>
          <w:color w:val="231F20"/>
          <w:sz w:val="20"/>
        </w:rPr>
        <w:t>of</w:t>
      </w:r>
      <w:r>
        <w:rPr>
          <w:color w:val="231F20"/>
          <w:spacing w:val="16"/>
          <w:sz w:val="20"/>
        </w:rPr>
        <w:t xml:space="preserve"> </w:t>
      </w:r>
      <w:r>
        <w:rPr>
          <w:color w:val="231F20"/>
          <w:sz w:val="20"/>
        </w:rPr>
        <w:t>the</w:t>
      </w:r>
      <w:r>
        <w:rPr>
          <w:color w:val="231F20"/>
          <w:spacing w:val="17"/>
          <w:sz w:val="20"/>
        </w:rPr>
        <w:t xml:space="preserve"> </w:t>
      </w:r>
      <w:r>
        <w:rPr>
          <w:color w:val="231F20"/>
          <w:sz w:val="20"/>
        </w:rPr>
        <w:t>part</w:t>
      </w:r>
      <w:r>
        <w:rPr>
          <w:color w:val="231F20"/>
          <w:spacing w:val="16"/>
          <w:sz w:val="20"/>
        </w:rPr>
        <w:t xml:space="preserve"> </w:t>
      </w:r>
      <w:r>
        <w:rPr>
          <w:color w:val="231F20"/>
          <w:sz w:val="20"/>
        </w:rPr>
        <w:t>of</w:t>
      </w:r>
      <w:r>
        <w:rPr>
          <w:color w:val="231F20"/>
          <w:spacing w:val="17"/>
          <w:sz w:val="20"/>
        </w:rPr>
        <w:t xml:space="preserve"> </w:t>
      </w:r>
      <w:r>
        <w:rPr>
          <w:color w:val="231F20"/>
          <w:sz w:val="20"/>
        </w:rPr>
        <w:t>the</w:t>
      </w:r>
      <w:r>
        <w:rPr>
          <w:color w:val="231F20"/>
          <w:spacing w:val="16"/>
          <w:sz w:val="20"/>
        </w:rPr>
        <w:t xml:space="preserve"> </w:t>
      </w:r>
      <w:r>
        <w:rPr>
          <w:color w:val="231F20"/>
          <w:spacing w:val="-2"/>
          <w:sz w:val="20"/>
        </w:rPr>
        <w:t>building</w:t>
      </w:r>
    </w:p>
    <w:p w14:paraId="78556240" w14:textId="77777777" w:rsidR="00180D28" w:rsidRDefault="002909AC">
      <w:pPr>
        <w:pStyle w:val="BodyText"/>
        <w:spacing w:before="3"/>
        <w:rPr>
          <w:sz w:val="17"/>
        </w:rPr>
      </w:pPr>
      <w:r>
        <w:rPr>
          <w:noProof/>
          <w:sz w:val="17"/>
        </w:rPr>
        <mc:AlternateContent>
          <mc:Choice Requires="wps">
            <w:drawing>
              <wp:anchor distT="0" distB="0" distL="0" distR="0" simplePos="0" relativeHeight="487590912" behindDoc="1" locked="0" layoutInCell="1" allowOverlap="1" wp14:anchorId="785564E1" wp14:editId="785564E2">
                <wp:simplePos x="0" y="0"/>
                <wp:positionH relativeFrom="page">
                  <wp:posOffset>1168199</wp:posOffset>
                </wp:positionH>
                <wp:positionV relativeFrom="paragraph">
                  <wp:posOffset>147083</wp:posOffset>
                </wp:positionV>
                <wp:extent cx="912494"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C58E6A" id="Graphic 31" o:spid="_x0000_s1026" style="position:absolute;margin-left:92pt;margin-top:11.6pt;width:71.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" path="m,l912380,e" filled="f" strokecolor="#231f20" strokeweight=".17597mm">
                <v:path arrowok="t"/>
                <w10:wrap type="topAndBottom" anchorx="page"/>
              </v:shape>
            </w:pict>
          </mc:Fallback>
        </mc:AlternateContent>
      </w:r>
    </w:p>
    <w:p w14:paraId="78556241"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31:8]</w:t>
      </w:r>
    </w:p>
    <w:p w14:paraId="78556242" w14:textId="77777777" w:rsidR="00180D28" w:rsidRDefault="002909AC">
      <w:pPr>
        <w:spacing w:before="78" w:line="223" w:lineRule="auto"/>
        <w:ind w:left="39" w:right="933" w:firstLine="412"/>
        <w:jc w:val="both"/>
        <w:rPr>
          <w:sz w:val="16"/>
        </w:rPr>
      </w:pPr>
      <w:r>
        <w:rPr>
          <w:rFonts w:ascii="Arial" w:hAnsi="Arial"/>
          <w:b/>
          <w:color w:val="231F20"/>
          <w:sz w:val="16"/>
          <w:vertAlign w:val="superscript"/>
        </w:rPr>
        <w:t>1</w:t>
      </w:r>
      <w:r>
        <w:rPr>
          <w:color w:val="231F20"/>
          <w:sz w:val="16"/>
        </w:rPr>
        <w:t>Section 72(3)</w:t>
      </w:r>
      <w:proofErr w:type="gramStart"/>
      <w:r>
        <w:rPr>
          <w:color w:val="231F20"/>
          <w:sz w:val="16"/>
        </w:rPr>
        <w:t>–(</w:t>
      </w:r>
      <w:proofErr w:type="gramEnd"/>
      <w:r>
        <w:rPr>
          <w:color w:val="231F20"/>
          <w:sz w:val="16"/>
        </w:rPr>
        <w:t xml:space="preserve">4) 2002 Act. These are the same conditions as must be satisfied for the collective enfranchisement of part of a building under Pt 1 of Ch.1 of the Leasehold Reform, Housing and Urban Development Act 1993. Decisions under the 1993 Act may provide useful guidance on the </w:t>
      </w:r>
      <w:proofErr w:type="spellStart"/>
      <w:proofErr w:type="gramStart"/>
      <w:r>
        <w:rPr>
          <w:color w:val="231F20"/>
          <w:sz w:val="16"/>
        </w:rPr>
        <w:t>interpreta-tion</w:t>
      </w:r>
      <w:proofErr w:type="spellEnd"/>
      <w:proofErr w:type="gramEnd"/>
      <w:r>
        <w:rPr>
          <w:color w:val="231F20"/>
          <w:sz w:val="16"/>
        </w:rPr>
        <w:t xml:space="preserve"> of the 2002 Act: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Eveline Road RTM Co Ltd </w:t>
      </w:r>
      <w:r>
        <w:rPr>
          <w:color w:val="231F20"/>
          <w:sz w:val="16"/>
        </w:rPr>
        <w:t>[2024] EWCA Civ 187.</w:t>
      </w:r>
    </w:p>
    <w:p w14:paraId="78556243" w14:textId="77777777" w:rsidR="00180D28" w:rsidRDefault="002909AC">
      <w:pPr>
        <w:spacing w:before="52"/>
        <w:ind w:left="452"/>
        <w:rPr>
          <w:sz w:val="16"/>
        </w:rPr>
      </w:pPr>
      <w:r>
        <w:rPr>
          <w:rFonts w:ascii="Arial" w:hAnsi="Arial"/>
          <w:b/>
          <w:color w:val="231F20"/>
          <w:sz w:val="16"/>
          <w:vertAlign w:val="superscript"/>
        </w:rPr>
        <w:t>2</w:t>
      </w:r>
      <w:r>
        <w:rPr>
          <w:color w:val="231F20"/>
          <w:sz w:val="16"/>
        </w:rPr>
        <w:t>Such</w:t>
      </w:r>
      <w:r>
        <w:rPr>
          <w:color w:val="231F20"/>
          <w:spacing w:val="4"/>
          <w:sz w:val="16"/>
        </w:rPr>
        <w:t xml:space="preserve"> </w:t>
      </w:r>
      <w:r>
        <w:rPr>
          <w:color w:val="231F20"/>
          <w:sz w:val="16"/>
        </w:rPr>
        <w:t>services</w:t>
      </w:r>
      <w:r>
        <w:rPr>
          <w:color w:val="231F20"/>
          <w:spacing w:val="5"/>
          <w:sz w:val="16"/>
        </w:rPr>
        <w:t xml:space="preserve"> </w:t>
      </w:r>
      <w:r>
        <w:rPr>
          <w:color w:val="231F20"/>
          <w:sz w:val="16"/>
        </w:rPr>
        <w:t>are</w:t>
      </w:r>
      <w:r>
        <w:rPr>
          <w:color w:val="231F20"/>
          <w:spacing w:val="5"/>
          <w:sz w:val="16"/>
        </w:rPr>
        <w:t xml:space="preserve"> </w:t>
      </w:r>
      <w:r>
        <w:rPr>
          <w:color w:val="231F20"/>
          <w:sz w:val="16"/>
        </w:rPr>
        <w:t>referred</w:t>
      </w:r>
      <w:r>
        <w:rPr>
          <w:color w:val="231F20"/>
          <w:spacing w:val="5"/>
          <w:sz w:val="16"/>
        </w:rPr>
        <w:t xml:space="preserve"> </w:t>
      </w:r>
      <w:r>
        <w:rPr>
          <w:color w:val="231F20"/>
          <w:sz w:val="16"/>
        </w:rPr>
        <w:t>to</w:t>
      </w:r>
      <w:r>
        <w:rPr>
          <w:color w:val="231F20"/>
          <w:spacing w:val="5"/>
          <w:sz w:val="16"/>
        </w:rPr>
        <w:t xml:space="preserve"> </w:t>
      </w:r>
      <w:r>
        <w:rPr>
          <w:color w:val="231F20"/>
          <w:sz w:val="16"/>
        </w:rPr>
        <w:t>in</w:t>
      </w:r>
      <w:r>
        <w:rPr>
          <w:color w:val="231F20"/>
          <w:spacing w:val="5"/>
          <w:sz w:val="16"/>
        </w:rPr>
        <w:t xml:space="preserve"> </w:t>
      </w:r>
      <w:r>
        <w:rPr>
          <w:color w:val="231F20"/>
          <w:sz w:val="16"/>
        </w:rPr>
        <w:t>s.72(4)</w:t>
      </w:r>
      <w:proofErr w:type="gramStart"/>
      <w:r>
        <w:rPr>
          <w:color w:val="231F20"/>
          <w:sz w:val="16"/>
        </w:rPr>
        <w:t>–(</w:t>
      </w:r>
      <w:proofErr w:type="gramEnd"/>
      <w:r>
        <w:rPr>
          <w:color w:val="231F20"/>
          <w:sz w:val="16"/>
        </w:rPr>
        <w:t>5)</w:t>
      </w:r>
      <w:r>
        <w:rPr>
          <w:color w:val="231F20"/>
          <w:spacing w:val="5"/>
          <w:sz w:val="16"/>
        </w:rPr>
        <w:t xml:space="preserve"> </w:t>
      </w:r>
      <w:r>
        <w:rPr>
          <w:color w:val="231F20"/>
          <w:sz w:val="16"/>
        </w:rPr>
        <w:t>as</w:t>
      </w:r>
      <w:r>
        <w:rPr>
          <w:color w:val="231F20"/>
          <w:spacing w:val="5"/>
          <w:sz w:val="16"/>
        </w:rPr>
        <w:t xml:space="preserve"> </w:t>
      </w:r>
      <w:r>
        <w:rPr>
          <w:color w:val="231F20"/>
          <w:sz w:val="16"/>
        </w:rPr>
        <w:t>“relevant</w:t>
      </w:r>
      <w:r>
        <w:rPr>
          <w:color w:val="231F20"/>
          <w:spacing w:val="5"/>
          <w:sz w:val="16"/>
        </w:rPr>
        <w:t xml:space="preserve"> </w:t>
      </w:r>
      <w:r>
        <w:rPr>
          <w:color w:val="231F20"/>
          <w:spacing w:val="-2"/>
          <w:sz w:val="16"/>
        </w:rPr>
        <w:t>services”.</w:t>
      </w:r>
    </w:p>
    <w:p w14:paraId="78556244" w14:textId="77777777" w:rsidR="00180D28" w:rsidRDefault="002909AC">
      <w:pPr>
        <w:spacing w:before="58" w:line="223" w:lineRule="auto"/>
        <w:ind w:left="39" w:right="933" w:firstLine="412"/>
        <w:jc w:val="both"/>
        <w:rPr>
          <w:sz w:val="16"/>
        </w:rPr>
      </w:pPr>
      <w:r>
        <w:rPr>
          <w:rFonts w:ascii="Arial"/>
          <w:b/>
          <w:color w:val="231F20"/>
          <w:sz w:val="16"/>
          <w:vertAlign w:val="superscript"/>
        </w:rPr>
        <w:t>3</w:t>
      </w:r>
      <w:r>
        <w:rPr>
          <w:rFonts w:ascii="Century Schoolbook"/>
          <w:i/>
          <w:color w:val="231F20"/>
          <w:sz w:val="16"/>
        </w:rPr>
        <w:t xml:space="preserve">Holding and Management (Solitaire) Ltd v 1-16 Finland St RTM Co Ltd </w:t>
      </w:r>
      <w:r>
        <w:rPr>
          <w:color w:val="231F20"/>
          <w:sz w:val="16"/>
        </w:rPr>
        <w:t>[2008] 1 E.G.L.R. 107 (LC): a deviation from the vertical plane created by two parking spaces in a basement which lay beneath the remainder of the building and comprised 2% of the area of the RTM premises meant that the premises were not a self-contained part of the building. Guidance from authorities on the vertical division of a house under s.2 of the Leasehold Reform Act 1967 is inapplicable.</w:t>
      </w:r>
    </w:p>
    <w:p w14:paraId="78556245" w14:textId="2F2771EA" w:rsidR="00180D28" w:rsidRDefault="002909AC">
      <w:pPr>
        <w:spacing w:before="64" w:line="223" w:lineRule="auto"/>
        <w:ind w:left="39" w:right="934" w:firstLine="412"/>
        <w:jc w:val="both"/>
        <w:rPr>
          <w:sz w:val="16"/>
        </w:rPr>
      </w:pPr>
      <w:r>
        <w:rPr>
          <w:rFonts w:ascii="Arial"/>
          <w:b/>
          <w:color w:val="231F20"/>
          <w:sz w:val="16"/>
          <w:vertAlign w:val="superscript"/>
        </w:rPr>
        <w:t>4</w:t>
      </w:r>
      <w:r>
        <w:rPr>
          <w:color w:val="231F20"/>
          <w:sz w:val="16"/>
        </w:rPr>
        <w:t xml:space="preserve">The </w:t>
      </w:r>
      <w:r>
        <w:rPr>
          <w:rFonts w:ascii="Century Schoolbook"/>
          <w:i/>
          <w:color w:val="231F20"/>
          <w:sz w:val="16"/>
        </w:rPr>
        <w:t>Courtyard RTM Co Ltd v Rockwell Ltd</w:t>
      </w:r>
      <w:ins w:id="16" w:author="Rodger QC, Martin" w:date="2026-07-03T15:42:00Z" w16du:dateUtc="2026-07-03T14:42:00Z">
        <w:r w:rsidR="008A47F7">
          <w:rPr>
            <w:rFonts w:ascii="Century Schoolbook"/>
            <w:i/>
            <w:color w:val="231F20"/>
            <w:sz w:val="16"/>
          </w:rPr>
          <w:t xml:space="preserve"> </w:t>
        </w:r>
        <w:r w:rsidR="008A47F7">
          <w:rPr>
            <w:rFonts w:ascii="Century Schoolbook"/>
            <w:iCs/>
            <w:color w:val="231F20"/>
            <w:sz w:val="16"/>
          </w:rPr>
          <w:t>[2026] EWCA Civ 712</w:t>
        </w:r>
      </w:ins>
      <w:del w:id="17" w:author="Rodger QC, Martin" w:date="2026-07-03T15:42:00Z" w16du:dateUtc="2026-07-03T14:42:00Z">
        <w:r w:rsidDel="008A47F7">
          <w:rPr>
            <w:rFonts w:ascii="Century Schoolbook"/>
            <w:i/>
            <w:color w:val="231F20"/>
            <w:sz w:val="16"/>
          </w:rPr>
          <w:delText xml:space="preserve"> </w:delText>
        </w:r>
        <w:r w:rsidDel="008A47F7">
          <w:rPr>
            <w:color w:val="231F20"/>
            <w:sz w:val="16"/>
          </w:rPr>
          <w:delText>[2025] UKUT 39 (LC); an appeal is pending before</w:delText>
        </w:r>
        <w:r w:rsidDel="008A47F7">
          <w:rPr>
            <w:color w:val="231F20"/>
            <w:spacing w:val="40"/>
            <w:sz w:val="16"/>
          </w:rPr>
          <w:delText xml:space="preserve"> </w:delText>
        </w:r>
        <w:r w:rsidDel="008A47F7">
          <w:rPr>
            <w:color w:val="231F20"/>
            <w:sz w:val="16"/>
          </w:rPr>
          <w:delText>the Court of Appeal</w:delText>
        </w:r>
      </w:del>
      <w:r>
        <w:rPr>
          <w:color w:val="231F20"/>
          <w:sz w:val="16"/>
        </w:rPr>
        <w:t>.</w:t>
      </w:r>
    </w:p>
    <w:p w14:paraId="78556246" w14:textId="7B7E4942" w:rsidR="00180D28" w:rsidRDefault="002909AC">
      <w:pPr>
        <w:spacing w:before="61" w:line="223" w:lineRule="auto"/>
        <w:ind w:left="39" w:right="933" w:firstLine="412"/>
        <w:jc w:val="both"/>
        <w:rPr>
          <w:sz w:val="16"/>
        </w:rPr>
      </w:pPr>
      <w:r>
        <w:rPr>
          <w:rFonts w:ascii="Arial"/>
          <w:b/>
          <w:color w:val="231F20"/>
          <w:sz w:val="16"/>
          <w:vertAlign w:val="superscript"/>
        </w:rPr>
        <w:t>5</w:t>
      </w:r>
      <w:r>
        <w:rPr>
          <w:rFonts w:ascii="Century Schoolbook"/>
          <w:i/>
          <w:color w:val="231F20"/>
          <w:sz w:val="16"/>
        </w:rPr>
        <w:t xml:space="preserve">Assethold Ltd v Eveline Road RTM Co Ltd </w:t>
      </w:r>
      <w:r>
        <w:rPr>
          <w:color w:val="231F20"/>
          <w:sz w:val="16"/>
        </w:rPr>
        <w:t xml:space="preserve">[2024] EWCA Civ 187; </w:t>
      </w:r>
      <w:r>
        <w:rPr>
          <w:rFonts w:ascii="Century Schoolbook"/>
          <w:i/>
          <w:color w:val="231F20"/>
          <w:sz w:val="16"/>
        </w:rPr>
        <w:t>Oakwood Court (Holland</w:t>
      </w:r>
      <w:r>
        <w:rPr>
          <w:rFonts w:ascii="Century Schoolbook"/>
          <w:i/>
          <w:color w:val="231F20"/>
          <w:spacing w:val="80"/>
          <w:sz w:val="16"/>
        </w:rPr>
        <w:t xml:space="preserve"> </w:t>
      </w:r>
      <w:r>
        <w:rPr>
          <w:rFonts w:ascii="Century Schoolbook"/>
          <w:i/>
          <w:color w:val="231F20"/>
          <w:sz w:val="16"/>
        </w:rPr>
        <w:t xml:space="preserve">Park) Ltd v Daejan Properties Ltd </w:t>
      </w:r>
      <w:r>
        <w:rPr>
          <w:color w:val="231F20"/>
          <w:sz w:val="16"/>
        </w:rPr>
        <w:t xml:space="preserve">[2007] 1 E.G.L.R. 121, CC (Central London) (a 1993 Act case); </w:t>
      </w:r>
      <w:r>
        <w:rPr>
          <w:rFonts w:ascii="Century Schoolbook"/>
          <w:i/>
          <w:color w:val="231F20"/>
          <w:sz w:val="16"/>
        </w:rPr>
        <w:t xml:space="preserve">St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 xml:space="preserve">[2014] UKUT 541 (LC). </w:t>
      </w:r>
      <w:ins w:id="18" w:author="Rodger QC, Martin" w:date="2026-07-03T15:46:00Z" w16du:dateUtc="2026-07-03T14:46:00Z">
        <w:r w:rsidR="008A47F7">
          <w:rPr>
            <w:color w:val="231F20"/>
            <w:sz w:val="16"/>
          </w:rPr>
          <w:t>The notional redevelopment need not involve the complete demolition of the bui</w:t>
        </w:r>
      </w:ins>
      <w:ins w:id="19" w:author="Rodger QC, Martin" w:date="2026-07-03T15:47:00Z" w16du:dateUtc="2026-07-03T14:47:00Z">
        <w:r w:rsidR="008A47F7">
          <w:rPr>
            <w:color w:val="231F20"/>
            <w:sz w:val="16"/>
          </w:rPr>
          <w:t>l</w:t>
        </w:r>
      </w:ins>
      <w:ins w:id="20" w:author="Rodger QC, Martin" w:date="2026-07-03T15:46:00Z" w16du:dateUtc="2026-07-03T14:46:00Z">
        <w:r w:rsidR="008A47F7">
          <w:rPr>
            <w:color w:val="231F20"/>
            <w:sz w:val="16"/>
          </w:rPr>
          <w:t>ding</w:t>
        </w:r>
      </w:ins>
      <w:ins w:id="21" w:author="Rodger QC, Martin" w:date="2026-07-03T15:47:00Z" w16du:dateUtc="2026-07-03T14:47:00Z">
        <w:r w:rsidR="008A47F7">
          <w:rPr>
            <w:color w:val="231F20"/>
            <w:sz w:val="16"/>
          </w:rPr>
          <w:t>:</w:t>
        </w:r>
      </w:ins>
      <w:del w:id="22" w:author="Rodger QC, Martin" w:date="2026-07-03T15:47:00Z" w16du:dateUtc="2026-07-03T14:47:00Z">
        <w:r w:rsidDel="008A47F7">
          <w:rPr>
            <w:color w:val="231F20"/>
            <w:sz w:val="16"/>
          </w:rPr>
          <w:delText>In the</w:delText>
        </w:r>
      </w:del>
      <w:r>
        <w:rPr>
          <w:color w:val="231F20"/>
          <w:sz w:val="16"/>
        </w:rPr>
        <w:t xml:space="preserve"> </w:t>
      </w:r>
      <w:r>
        <w:rPr>
          <w:rFonts w:ascii="Century Schoolbook"/>
          <w:i/>
          <w:color w:val="231F20"/>
          <w:sz w:val="16"/>
        </w:rPr>
        <w:t xml:space="preserve">Courtyard RTM Co Ltd v Rockwell Ltd </w:t>
      </w:r>
      <w:r>
        <w:rPr>
          <w:color w:val="231F20"/>
          <w:sz w:val="16"/>
        </w:rPr>
        <w:t>[</w:t>
      </w:r>
      <w:ins w:id="23" w:author="Rodger QC, Martin" w:date="2026-07-03T15:45:00Z">
        <w:r w:rsidR="008A47F7" w:rsidRPr="008A47F7">
          <w:rPr>
            <w:iCs/>
            <w:color w:val="231F20"/>
            <w:sz w:val="16"/>
          </w:rPr>
          <w:t>2026] EWCA Civ 712</w:t>
        </w:r>
      </w:ins>
      <w:del w:id="24" w:author="Rodger QC, Martin" w:date="2026-07-03T15:44:00Z" w16du:dateUtc="2026-07-03T14:44:00Z">
        <w:r w:rsidDel="008A47F7">
          <w:rPr>
            <w:color w:val="231F20"/>
            <w:sz w:val="16"/>
          </w:rPr>
          <w:delText>2025] UKUT 39 (LC) the Upper Tribunal said that the same focus on what is physically</w:delText>
        </w:r>
        <w:r w:rsidDel="008A47F7">
          <w:rPr>
            <w:color w:val="231F20"/>
            <w:spacing w:val="-1"/>
            <w:sz w:val="16"/>
          </w:rPr>
          <w:delText xml:space="preserve"> </w:delText>
        </w:r>
        <w:r w:rsidDel="008A47F7">
          <w:rPr>
            <w:color w:val="231F20"/>
            <w:sz w:val="16"/>
          </w:rPr>
          <w:delText>achievable,</w:delText>
        </w:r>
        <w:r w:rsidDel="008A47F7">
          <w:rPr>
            <w:color w:val="231F20"/>
            <w:spacing w:val="-1"/>
            <w:sz w:val="16"/>
          </w:rPr>
          <w:delText xml:space="preserve"> </w:delText>
        </w:r>
        <w:r w:rsidDel="008A47F7">
          <w:rPr>
            <w:color w:val="231F20"/>
            <w:sz w:val="16"/>
          </w:rPr>
          <w:delText>whether</w:delText>
        </w:r>
        <w:r w:rsidDel="008A47F7">
          <w:rPr>
            <w:color w:val="231F20"/>
            <w:spacing w:val="-1"/>
            <w:sz w:val="16"/>
          </w:rPr>
          <w:delText xml:space="preserve"> </w:delText>
        </w:r>
        <w:r w:rsidDel="008A47F7">
          <w:rPr>
            <w:color w:val="231F20"/>
            <w:sz w:val="16"/>
          </w:rPr>
          <w:delText>or</w:delText>
        </w:r>
        <w:r w:rsidDel="008A47F7">
          <w:rPr>
            <w:color w:val="231F20"/>
            <w:spacing w:val="-1"/>
            <w:sz w:val="16"/>
          </w:rPr>
          <w:delText xml:space="preserve"> </w:delText>
        </w:r>
        <w:r w:rsidDel="008A47F7">
          <w:rPr>
            <w:color w:val="231F20"/>
            <w:sz w:val="16"/>
          </w:rPr>
          <w:delText>not</w:delText>
        </w:r>
        <w:r w:rsidDel="008A47F7">
          <w:rPr>
            <w:color w:val="231F20"/>
            <w:spacing w:val="-1"/>
            <w:sz w:val="16"/>
          </w:rPr>
          <w:delText xml:space="preserve"> </w:delText>
        </w:r>
        <w:r w:rsidDel="008A47F7">
          <w:rPr>
            <w:color w:val="231F20"/>
            <w:sz w:val="16"/>
          </w:rPr>
          <w:delText>it</w:delText>
        </w:r>
        <w:r w:rsidDel="008A47F7">
          <w:rPr>
            <w:color w:val="231F20"/>
            <w:spacing w:val="-1"/>
            <w:sz w:val="16"/>
          </w:rPr>
          <w:delText xml:space="preserve"> </w:delText>
        </w:r>
        <w:r w:rsidDel="008A47F7">
          <w:rPr>
            <w:color w:val="231F20"/>
            <w:sz w:val="16"/>
          </w:rPr>
          <w:delText>is</w:delText>
        </w:r>
        <w:r w:rsidDel="008A47F7">
          <w:rPr>
            <w:color w:val="231F20"/>
            <w:spacing w:val="-1"/>
            <w:sz w:val="16"/>
          </w:rPr>
          <w:delText xml:space="preserve"> </w:delText>
        </w:r>
        <w:r w:rsidDel="008A47F7">
          <w:rPr>
            <w:color w:val="231F20"/>
            <w:sz w:val="16"/>
          </w:rPr>
          <w:delText>legally</w:delText>
        </w:r>
        <w:r w:rsidDel="008A47F7">
          <w:rPr>
            <w:color w:val="231F20"/>
            <w:spacing w:val="-1"/>
            <w:sz w:val="16"/>
          </w:rPr>
          <w:delText xml:space="preserve"> </w:delText>
        </w:r>
        <w:r w:rsidDel="008A47F7">
          <w:rPr>
            <w:color w:val="231F20"/>
            <w:sz w:val="16"/>
          </w:rPr>
          <w:delText>or</w:delText>
        </w:r>
        <w:r w:rsidDel="008A47F7">
          <w:rPr>
            <w:color w:val="231F20"/>
            <w:spacing w:val="-1"/>
            <w:sz w:val="16"/>
          </w:rPr>
          <w:delText xml:space="preserve"> </w:delText>
        </w:r>
        <w:r w:rsidDel="008A47F7">
          <w:rPr>
            <w:color w:val="231F20"/>
            <w:sz w:val="16"/>
          </w:rPr>
          <w:delText>contractually</w:delText>
        </w:r>
        <w:r w:rsidDel="008A47F7">
          <w:rPr>
            <w:color w:val="231F20"/>
            <w:spacing w:val="-1"/>
            <w:sz w:val="16"/>
          </w:rPr>
          <w:delText xml:space="preserve"> </w:delText>
        </w:r>
        <w:r w:rsidDel="008A47F7">
          <w:rPr>
            <w:color w:val="231F20"/>
            <w:sz w:val="16"/>
          </w:rPr>
          <w:delText>permissible,</w:delText>
        </w:r>
        <w:r w:rsidDel="008A47F7">
          <w:rPr>
            <w:color w:val="231F20"/>
            <w:spacing w:val="-1"/>
            <w:sz w:val="16"/>
          </w:rPr>
          <w:delText xml:space="preserve"> </w:delText>
        </w:r>
        <w:r w:rsidDel="008A47F7">
          <w:rPr>
            <w:color w:val="231F20"/>
            <w:sz w:val="16"/>
          </w:rPr>
          <w:delText>should</w:delText>
        </w:r>
        <w:r w:rsidDel="008A47F7">
          <w:rPr>
            <w:color w:val="231F20"/>
            <w:spacing w:val="-1"/>
            <w:sz w:val="16"/>
          </w:rPr>
          <w:delText xml:space="preserve"> </w:delText>
        </w:r>
        <w:r w:rsidDel="008A47F7">
          <w:rPr>
            <w:color w:val="231F20"/>
            <w:sz w:val="16"/>
          </w:rPr>
          <w:delText>be</w:delText>
        </w:r>
        <w:r w:rsidDel="008A47F7">
          <w:rPr>
            <w:color w:val="231F20"/>
            <w:spacing w:val="-1"/>
            <w:sz w:val="16"/>
          </w:rPr>
          <w:delText xml:space="preserve"> </w:delText>
        </w:r>
        <w:r w:rsidDel="008A47F7">
          <w:rPr>
            <w:color w:val="231F20"/>
            <w:sz w:val="16"/>
          </w:rPr>
          <w:lastRenderedPageBreak/>
          <w:delText>applied</w:delText>
        </w:r>
        <w:r w:rsidDel="008A47F7">
          <w:rPr>
            <w:color w:val="231F20"/>
            <w:spacing w:val="-1"/>
            <w:sz w:val="16"/>
          </w:rPr>
          <w:delText xml:space="preserve"> </w:delText>
        </w:r>
        <w:r w:rsidDel="008A47F7">
          <w:rPr>
            <w:color w:val="231F20"/>
            <w:sz w:val="16"/>
          </w:rPr>
          <w:delText>gener-ally to each limb of the test of self-containment</w:delText>
        </w:r>
      </w:del>
      <w:r>
        <w:rPr>
          <w:color w:val="231F20"/>
          <w:sz w:val="16"/>
        </w:rPr>
        <w:t>.</w:t>
      </w:r>
    </w:p>
    <w:p w14:paraId="78556247" w14:textId="77777777" w:rsidR="00180D28" w:rsidRDefault="00180D28">
      <w:pPr>
        <w:spacing w:line="223" w:lineRule="auto"/>
        <w:jc w:val="both"/>
        <w:rPr>
          <w:sz w:val="16"/>
        </w:rPr>
        <w:sectPr w:rsidR="00180D28">
          <w:headerReference w:type="even" r:id="rId20"/>
          <w:headerReference w:type="default" r:id="rId21"/>
          <w:footerReference w:type="even" r:id="rId22"/>
          <w:footerReference w:type="default" r:id="rId23"/>
          <w:pgSz w:w="12240" w:h="15840"/>
          <w:pgMar w:top="2080" w:right="1800" w:bottom="2080" w:left="1800" w:header="1889" w:footer="1895" w:gutter="0"/>
          <w:pgNumType w:start="8"/>
          <w:cols w:space="720"/>
        </w:sectPr>
      </w:pPr>
    </w:p>
    <w:p w14:paraId="78556248" w14:textId="77777777" w:rsidR="00180D28" w:rsidRDefault="002909AC">
      <w:pPr>
        <w:pStyle w:val="BodyText"/>
        <w:spacing w:before="217" w:line="218" w:lineRule="auto"/>
        <w:ind w:left="1455" w:right="83"/>
        <w:jc w:val="both"/>
      </w:pPr>
      <w:r>
        <w:rPr>
          <w:color w:val="231F20"/>
        </w:rPr>
        <w:lastRenderedPageBreak/>
        <w:t>of which the right to manage is claimed (“the RTM part”) which are in issue because they are not provided independently.</w:t>
      </w:r>
    </w:p>
    <w:p w14:paraId="78556249" w14:textId="77777777" w:rsidR="00180D28" w:rsidRDefault="002909AC">
      <w:pPr>
        <w:pStyle w:val="ListParagraph"/>
        <w:numPr>
          <w:ilvl w:val="0"/>
          <w:numId w:val="6"/>
        </w:numPr>
        <w:tabs>
          <w:tab w:val="left" w:pos="1455"/>
        </w:tabs>
        <w:spacing w:before="22" w:line="218" w:lineRule="auto"/>
        <w:ind w:left="1455" w:right="84"/>
        <w:jc w:val="both"/>
        <w:rPr>
          <w:sz w:val="20"/>
        </w:rPr>
      </w:pPr>
      <w:r>
        <w:rPr>
          <w:color w:val="231F20"/>
          <w:sz w:val="20"/>
        </w:rPr>
        <w:t>Consider whether those services can be provided independently to the RTM part independently of their provision to the remainder of the building.</w:t>
      </w:r>
    </w:p>
    <w:p w14:paraId="7855624A" w14:textId="77777777" w:rsidR="00180D28" w:rsidRDefault="002909AC">
      <w:pPr>
        <w:pStyle w:val="ListParagraph"/>
        <w:numPr>
          <w:ilvl w:val="0"/>
          <w:numId w:val="6"/>
        </w:numPr>
        <w:tabs>
          <w:tab w:val="left" w:pos="1455"/>
        </w:tabs>
        <w:spacing w:before="21" w:line="218" w:lineRule="auto"/>
        <w:ind w:left="1455" w:right="83"/>
        <w:jc w:val="both"/>
        <w:rPr>
          <w:sz w:val="20"/>
        </w:rPr>
      </w:pPr>
      <w:r>
        <w:rPr>
          <w:color w:val="231F20"/>
          <w:sz w:val="20"/>
        </w:rPr>
        <w:t xml:space="preserve">Ascertain the works required to separate the respective parts of the services supplying the RTM part and the remainder of the building, so that such services would thereafter be supplied to each part independently of the </w:t>
      </w:r>
      <w:r>
        <w:rPr>
          <w:color w:val="231F20"/>
          <w:spacing w:val="-2"/>
          <w:sz w:val="20"/>
        </w:rPr>
        <w:t>other.</w:t>
      </w:r>
    </w:p>
    <w:p w14:paraId="7855624B" w14:textId="77777777" w:rsidR="00180D28" w:rsidRDefault="002909AC">
      <w:pPr>
        <w:pStyle w:val="ListParagraph"/>
        <w:numPr>
          <w:ilvl w:val="0"/>
          <w:numId w:val="6"/>
        </w:numPr>
        <w:tabs>
          <w:tab w:val="left" w:pos="1455"/>
        </w:tabs>
        <w:spacing w:before="23" w:line="218" w:lineRule="auto"/>
        <w:ind w:left="1455" w:right="84"/>
        <w:jc w:val="both"/>
        <w:rPr>
          <w:sz w:val="20"/>
        </w:rPr>
      </w:pPr>
      <w:r>
        <w:rPr>
          <w:color w:val="231F20"/>
          <w:sz w:val="20"/>
        </w:rPr>
        <w:t xml:space="preserve">Assess the interruption </w:t>
      </w:r>
      <w:proofErr w:type="gramStart"/>
      <w:r>
        <w:rPr>
          <w:color w:val="231F20"/>
          <w:sz w:val="20"/>
        </w:rPr>
        <w:t>to</w:t>
      </w:r>
      <w:proofErr w:type="gramEnd"/>
      <w:r>
        <w:rPr>
          <w:color w:val="231F20"/>
          <w:sz w:val="20"/>
        </w:rPr>
        <w:t xml:space="preserve"> the services provided to the remainder of the building which would be caused by carrying out the works.</w:t>
      </w:r>
    </w:p>
    <w:p w14:paraId="7855624C" w14:textId="77777777" w:rsidR="00180D28" w:rsidRDefault="002909AC">
      <w:pPr>
        <w:pStyle w:val="ListParagraph"/>
        <w:numPr>
          <w:ilvl w:val="0"/>
          <w:numId w:val="6"/>
        </w:numPr>
        <w:tabs>
          <w:tab w:val="left" w:pos="1454"/>
        </w:tabs>
        <w:spacing w:before="3"/>
        <w:ind w:left="1454" w:hanging="365"/>
        <w:jc w:val="both"/>
        <w:rPr>
          <w:rFonts w:ascii="Arial" w:hAnsi="Arial"/>
          <w:b/>
          <w:sz w:val="20"/>
        </w:rPr>
      </w:pPr>
      <w:r>
        <w:rPr>
          <w:color w:val="231F20"/>
          <w:sz w:val="20"/>
        </w:rPr>
        <w:t>Decide</w:t>
      </w:r>
      <w:r>
        <w:rPr>
          <w:color w:val="231F20"/>
          <w:spacing w:val="3"/>
          <w:sz w:val="20"/>
        </w:rPr>
        <w:t xml:space="preserve"> </w:t>
      </w:r>
      <w:r>
        <w:rPr>
          <w:color w:val="231F20"/>
          <w:sz w:val="20"/>
        </w:rPr>
        <w:t>whether</w:t>
      </w:r>
      <w:r>
        <w:rPr>
          <w:color w:val="231F20"/>
          <w:spacing w:val="4"/>
          <w:sz w:val="20"/>
        </w:rPr>
        <w:t xml:space="preserve"> </w:t>
      </w:r>
      <w:r>
        <w:rPr>
          <w:color w:val="231F20"/>
          <w:sz w:val="20"/>
        </w:rPr>
        <w:t>that</w:t>
      </w:r>
      <w:r>
        <w:rPr>
          <w:color w:val="231F20"/>
          <w:spacing w:val="4"/>
          <w:sz w:val="20"/>
        </w:rPr>
        <w:t xml:space="preserve"> </w:t>
      </w:r>
      <w:r>
        <w:rPr>
          <w:color w:val="231F20"/>
          <w:sz w:val="20"/>
        </w:rPr>
        <w:t>interruption</w:t>
      </w:r>
      <w:r>
        <w:rPr>
          <w:color w:val="231F20"/>
          <w:spacing w:val="4"/>
          <w:sz w:val="20"/>
        </w:rPr>
        <w:t xml:space="preserve"> </w:t>
      </w:r>
      <w:r>
        <w:rPr>
          <w:color w:val="231F20"/>
          <w:sz w:val="20"/>
        </w:rPr>
        <w:t>would</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“significant”.</w:t>
      </w:r>
      <w:r>
        <w:rPr>
          <w:rFonts w:ascii="Arial" w:hAnsi="Arial"/>
          <w:b/>
          <w:color w:val="231F20"/>
          <w:spacing w:val="-2"/>
          <w:sz w:val="20"/>
          <w:vertAlign w:val="superscript"/>
        </w:rPr>
        <w:t>6</w:t>
      </w:r>
    </w:p>
    <w:p w14:paraId="7855624D" w14:textId="77777777" w:rsidR="00180D28" w:rsidRDefault="002909AC">
      <w:pPr>
        <w:pStyle w:val="BodyText"/>
        <w:spacing w:before="107" w:line="218" w:lineRule="auto"/>
        <w:ind w:left="890" w:right="82" w:firstLine="199"/>
        <w:jc w:val="both"/>
        <w:rPr>
          <w:rFonts w:ascii="Arial"/>
          <w:b/>
        </w:rPr>
      </w:pPr>
      <w:r>
        <w:rPr>
          <w:color w:val="231F20"/>
        </w:rPr>
        <w:t>If these conditions are satisfied in relation to part of a building, it is immaterial that that part could itself be further sub-divided into smaller self-contained parts some or all of which would also satisfy the same conditions.</w:t>
      </w:r>
      <w:r>
        <w:rPr>
          <w:rFonts w:ascii="Arial"/>
          <w:b/>
          <w:color w:val="231F20"/>
          <w:vertAlign w:val="superscript"/>
        </w:rPr>
        <w:t>7</w:t>
      </w:r>
      <w:r>
        <w:rPr>
          <w:rFonts w:ascii="Arial"/>
          <w:b/>
          <w:color w:val="231F20"/>
        </w:rPr>
        <w:t xml:space="preserve"> </w:t>
      </w:r>
      <w:r>
        <w:rPr>
          <w:color w:val="231F20"/>
        </w:rPr>
        <w:t>The question is whether relevant services are provided independently to one part of the building, or could be so provided without significant interruption to the supply to the remainder of the building. It is therefore irrelevant that the RTM company proposes to continue with the current arrangements and to cooperate with the owners or managers of the remainder of the building in providing services on a common basis, rather than independently.</w:t>
      </w:r>
      <w:r>
        <w:rPr>
          <w:rFonts w:ascii="Arial"/>
          <w:b/>
          <w:color w:val="231F20"/>
          <w:vertAlign w:val="superscript"/>
        </w:rPr>
        <w:t>8</w:t>
      </w:r>
      <w:r>
        <w:rPr>
          <w:rFonts w:ascii="Arial"/>
          <w:b/>
          <w:color w:val="231F20"/>
        </w:rPr>
        <w:t xml:space="preserve"> </w:t>
      </w:r>
      <w:r>
        <w:rPr>
          <w:color w:val="231F20"/>
        </w:rPr>
        <w:t>It has also been said to be appropriate to consider issues relating to the separation of services on a purely practical basis, focusing on the construction and configuration of the premises, rather than on the rights of their occupiers.</w:t>
      </w:r>
      <w:r>
        <w:rPr>
          <w:rFonts w:ascii="Arial"/>
          <w:b/>
          <w:color w:val="231F20"/>
          <w:vertAlign w:val="superscript"/>
        </w:rPr>
        <w:t>9</w:t>
      </w:r>
    </w:p>
    <w:p w14:paraId="7855624E" w14:textId="77777777" w:rsidR="00180D28" w:rsidRDefault="002909AC">
      <w:pPr>
        <w:pStyle w:val="BodyText"/>
        <w:spacing w:before="49" w:line="218" w:lineRule="auto"/>
        <w:ind w:left="890" w:right="83" w:firstLine="199"/>
        <w:jc w:val="both"/>
        <w:rPr>
          <w:rFonts w:ascii="Arial"/>
          <w:b/>
        </w:rPr>
      </w:pPr>
      <w:r>
        <w:rPr>
          <w:color w:val="231F20"/>
        </w:rPr>
        <w:t xml:space="preserve">The principle that the right to manage may be acquired in respect of a building capable of being sub-divided into self-contained parts applies only where the freehold of the self-contained parts is owned by the same person; where different persons own the freehold of different parts of premises, any of which are self-contained, the premises as a whole are not premises to which Chapter 2 applies, and the right to manage may only be acquired in respect of the separately owned </w:t>
      </w:r>
      <w:r>
        <w:rPr>
          <w:color w:val="231F20"/>
          <w:spacing w:val="-2"/>
        </w:rPr>
        <w:t>parts.</w:t>
      </w:r>
      <w:r>
        <w:rPr>
          <w:rFonts w:ascii="Arial"/>
          <w:b/>
          <w:color w:val="231F20"/>
          <w:spacing w:val="-2"/>
          <w:vertAlign w:val="superscript"/>
        </w:rPr>
        <w:t>10</w:t>
      </w:r>
    </w:p>
    <w:p w14:paraId="7855624F" w14:textId="77777777" w:rsidR="00180D28" w:rsidRDefault="002909AC">
      <w:pPr>
        <w:pStyle w:val="Heading1"/>
        <w:spacing w:before="226"/>
        <w:ind w:left="890"/>
      </w:pPr>
      <w:r>
        <w:rPr>
          <w:color w:val="231F20"/>
        </w:rPr>
        <w:t>§</w:t>
      </w:r>
      <w:r>
        <w:rPr>
          <w:color w:val="231F20"/>
          <w:spacing w:val="-7"/>
        </w:rPr>
        <w:t xml:space="preserve"> </w:t>
      </w:r>
      <w:proofErr w:type="gramStart"/>
      <w:r>
        <w:rPr>
          <w:color w:val="231F20"/>
        </w:rPr>
        <w:t>31:9</w:t>
      </w:r>
      <w:r>
        <w:rPr>
          <w:color w:val="231F20"/>
          <w:spacing w:val="34"/>
        </w:rPr>
        <w:t xml:space="preserve">  </w:t>
      </w:r>
      <w:r>
        <w:rPr>
          <w:color w:val="231F20"/>
        </w:rPr>
        <w:t>With</w:t>
      </w:r>
      <w:proofErr w:type="gramEnd"/>
      <w:r>
        <w:rPr>
          <w:color w:val="231F20"/>
          <w:spacing w:val="4"/>
        </w:rPr>
        <w:t xml:space="preserve"> </w:t>
      </w:r>
      <w:r>
        <w:rPr>
          <w:color w:val="231F20"/>
        </w:rPr>
        <w:t>or</w:t>
      </w:r>
      <w:r>
        <w:rPr>
          <w:color w:val="231F20"/>
          <w:spacing w:val="3"/>
        </w:rPr>
        <w:t xml:space="preserve"> </w:t>
      </w:r>
      <w:r>
        <w:rPr>
          <w:color w:val="231F20"/>
        </w:rPr>
        <w:t>without</w:t>
      </w:r>
      <w:r>
        <w:rPr>
          <w:color w:val="231F20"/>
          <w:spacing w:val="4"/>
        </w:rPr>
        <w:t xml:space="preserve"> </w:t>
      </w:r>
      <w:r>
        <w:rPr>
          <w:color w:val="231F20"/>
        </w:rPr>
        <w:t>appurtenant</w:t>
      </w:r>
      <w:r>
        <w:rPr>
          <w:color w:val="231F20"/>
          <w:spacing w:val="4"/>
        </w:rPr>
        <w:t xml:space="preserve"> </w:t>
      </w:r>
      <w:r>
        <w:rPr>
          <w:color w:val="231F20"/>
          <w:spacing w:val="-2"/>
        </w:rPr>
        <w:t>property</w:t>
      </w:r>
    </w:p>
    <w:p w14:paraId="78556250" w14:textId="77777777" w:rsidR="00180D28" w:rsidRDefault="002909AC">
      <w:pPr>
        <w:pStyle w:val="BodyText"/>
        <w:spacing w:before="79"/>
        <w:ind w:left="1089"/>
      </w:pPr>
      <w:r>
        <w:rPr>
          <w:color w:val="231F20"/>
        </w:rPr>
        <w:t>The</w:t>
      </w:r>
      <w:r>
        <w:rPr>
          <w:color w:val="231F20"/>
          <w:spacing w:val="34"/>
        </w:rPr>
        <w:t xml:space="preserve"> </w:t>
      </w:r>
      <w:r>
        <w:rPr>
          <w:color w:val="231F20"/>
        </w:rPr>
        <w:t>premises</w:t>
      </w:r>
      <w:r>
        <w:rPr>
          <w:color w:val="231F20"/>
          <w:spacing w:val="34"/>
        </w:rPr>
        <w:t xml:space="preserve"> </w:t>
      </w:r>
      <w:r>
        <w:rPr>
          <w:color w:val="231F20"/>
        </w:rPr>
        <w:t>in</w:t>
      </w:r>
      <w:r>
        <w:rPr>
          <w:color w:val="231F20"/>
          <w:spacing w:val="35"/>
        </w:rPr>
        <w:t xml:space="preserve"> </w:t>
      </w:r>
      <w:r>
        <w:rPr>
          <w:color w:val="231F20"/>
        </w:rPr>
        <w:t>respect</w:t>
      </w:r>
      <w:r>
        <w:rPr>
          <w:color w:val="231F20"/>
          <w:spacing w:val="34"/>
        </w:rPr>
        <w:t xml:space="preserve"> </w:t>
      </w:r>
      <w:r>
        <w:rPr>
          <w:color w:val="231F20"/>
        </w:rPr>
        <w:t>of</w:t>
      </w:r>
      <w:r>
        <w:rPr>
          <w:color w:val="231F20"/>
          <w:spacing w:val="35"/>
        </w:rPr>
        <w:t xml:space="preserve"> </w:t>
      </w:r>
      <w:r>
        <w:rPr>
          <w:color w:val="231F20"/>
        </w:rPr>
        <w:t>which</w:t>
      </w:r>
      <w:r>
        <w:rPr>
          <w:color w:val="231F20"/>
          <w:spacing w:val="34"/>
        </w:rPr>
        <w:t xml:space="preserve"> </w:t>
      </w:r>
      <w:r>
        <w:rPr>
          <w:color w:val="231F20"/>
        </w:rPr>
        <w:t>the</w:t>
      </w:r>
      <w:r>
        <w:rPr>
          <w:color w:val="231F20"/>
          <w:spacing w:val="35"/>
        </w:rPr>
        <w:t xml:space="preserve"> </w:t>
      </w:r>
      <w:r>
        <w:rPr>
          <w:color w:val="231F20"/>
        </w:rPr>
        <w:t>right</w:t>
      </w:r>
      <w:r>
        <w:rPr>
          <w:color w:val="231F20"/>
          <w:spacing w:val="34"/>
        </w:rPr>
        <w:t xml:space="preserve"> </w:t>
      </w:r>
      <w:r>
        <w:rPr>
          <w:color w:val="231F20"/>
        </w:rPr>
        <w:t>to</w:t>
      </w:r>
      <w:r>
        <w:rPr>
          <w:color w:val="231F20"/>
          <w:spacing w:val="34"/>
        </w:rPr>
        <w:t xml:space="preserve"> </w:t>
      </w:r>
      <w:r>
        <w:rPr>
          <w:color w:val="231F20"/>
        </w:rPr>
        <w:t>manage</w:t>
      </w:r>
      <w:r>
        <w:rPr>
          <w:color w:val="231F20"/>
          <w:spacing w:val="35"/>
        </w:rPr>
        <w:t xml:space="preserve"> </w:t>
      </w:r>
      <w:r>
        <w:rPr>
          <w:color w:val="231F20"/>
        </w:rPr>
        <w:t>may</w:t>
      </w:r>
      <w:r>
        <w:rPr>
          <w:color w:val="231F20"/>
          <w:spacing w:val="34"/>
        </w:rPr>
        <w:t xml:space="preserve"> </w:t>
      </w:r>
      <w:r>
        <w:rPr>
          <w:color w:val="231F20"/>
        </w:rPr>
        <w:t>be</w:t>
      </w:r>
      <w:r>
        <w:rPr>
          <w:color w:val="231F20"/>
          <w:spacing w:val="35"/>
        </w:rPr>
        <w:t xml:space="preserve"> </w:t>
      </w:r>
      <w:r>
        <w:rPr>
          <w:color w:val="231F20"/>
        </w:rPr>
        <w:t>acquired</w:t>
      </w:r>
      <w:r>
        <w:rPr>
          <w:color w:val="231F20"/>
          <w:spacing w:val="34"/>
        </w:rPr>
        <w:t xml:space="preserve"> </w:t>
      </w:r>
      <w:r>
        <w:rPr>
          <w:color w:val="231F20"/>
          <w:spacing w:val="-5"/>
        </w:rPr>
        <w:t>may</w:t>
      </w:r>
    </w:p>
    <w:p w14:paraId="78556251" w14:textId="77777777" w:rsidR="00180D28" w:rsidRDefault="002909AC">
      <w:pPr>
        <w:pStyle w:val="BodyText"/>
        <w:spacing w:before="3"/>
        <w:rPr>
          <w:sz w:val="17"/>
        </w:rPr>
      </w:pPr>
      <w:r>
        <w:rPr>
          <w:noProof/>
          <w:sz w:val="17"/>
        </w:rPr>
        <mc:AlternateContent>
          <mc:Choice Requires="wps">
            <w:drawing>
              <wp:anchor distT="0" distB="0" distL="0" distR="0" simplePos="0" relativeHeight="487591424" behindDoc="1" locked="0" layoutInCell="1" allowOverlap="1" wp14:anchorId="785564E3" wp14:editId="785564E4">
                <wp:simplePos x="0" y="0"/>
                <wp:positionH relativeFrom="page">
                  <wp:posOffset>1708205</wp:posOffset>
                </wp:positionH>
                <wp:positionV relativeFrom="paragraph">
                  <wp:posOffset>147216</wp:posOffset>
                </wp:positionV>
                <wp:extent cx="912494"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D26ADC" id="Graphic 32" o:spid="_x0000_s1026" style="position:absolute;margin-left:134.5pt;margin-top:11.6pt;width:71.8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" path="m,l912373,e" filled="f" strokecolor="#231f20" strokeweight=".17597mm">
                <v:path arrowok="t"/>
                <w10:wrap type="topAndBottom" anchorx="page"/>
              </v:shape>
            </w:pict>
          </mc:Fallback>
        </mc:AlternateContent>
      </w:r>
    </w:p>
    <w:p w14:paraId="78556252" w14:textId="5C8022DA" w:rsidR="00180D28" w:rsidRPr="00AC57D2" w:rsidRDefault="002909AC" w:rsidP="00AC57D2">
      <w:pPr>
        <w:spacing w:before="87" w:line="223" w:lineRule="auto"/>
        <w:ind w:left="890" w:right="83" w:firstLine="412"/>
        <w:jc w:val="both"/>
        <w:rPr>
          <w:color w:val="231F20"/>
          <w:sz w:val="16"/>
          <w:rPrChange w:id="25" w:author="Rodger QC, Martin" w:date="2026-07-03T15:55:00Z" w16du:dateUtc="2026-07-03T14:55:00Z">
            <w:rPr>
              <w:sz w:val="16"/>
            </w:rPr>
          </w:rPrChange>
        </w:rPr>
      </w:pPr>
      <w:proofErr w:type="gramStart"/>
      <w:r>
        <w:rPr>
          <w:rFonts w:ascii="Arial"/>
          <w:b/>
          <w:color w:val="231F20"/>
          <w:sz w:val="16"/>
          <w:vertAlign w:val="superscript"/>
        </w:rPr>
        <w:t>6</w:t>
      </w:r>
      <w:r>
        <w:rPr>
          <w:rFonts w:ascii="Century Schoolbook"/>
          <w:i/>
          <w:color w:val="231F20"/>
          <w:sz w:val="16"/>
        </w:rPr>
        <w:t>St</w:t>
      </w:r>
      <w:proofErr w:type="gramEnd"/>
      <w:r>
        <w:rPr>
          <w:rFonts w:ascii="Century Schoolbook"/>
          <w:i/>
          <w:color w:val="231F20"/>
          <w:sz w:val="16"/>
        </w:rPr>
        <w:t xml:space="preserve">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 xml:space="preserve">[2014] UKUT 541 (LC). These steps were adapted from </w:t>
      </w:r>
      <w:r>
        <w:rPr>
          <w:rFonts w:ascii="Century Schoolbook"/>
          <w:i/>
          <w:color w:val="231F20"/>
          <w:sz w:val="16"/>
        </w:rPr>
        <w:t xml:space="preserve">Oakwood Court (Holland Park) Ltd v Daejan Properties Ltd </w:t>
      </w:r>
      <w:r>
        <w:rPr>
          <w:color w:val="231F20"/>
          <w:sz w:val="16"/>
        </w:rPr>
        <w:t>[2007] 1 E.G.L.R. 121 (CC) which concerned the very similar provisions for collective enfranchisement claims under s.3(2) of the Leasehold Reform, Housing and Urban Development Act 1993.</w:t>
      </w:r>
      <w:ins w:id="26" w:author="Rodger QC, Martin" w:date="2026-07-03T15:54:00Z" w16du:dateUtc="2026-07-03T14:54:00Z">
        <w:r w:rsidR="00AC57D2">
          <w:rPr>
            <w:color w:val="231F20"/>
            <w:sz w:val="16"/>
          </w:rPr>
          <w:t xml:space="preserve"> What amounts to a “significant interruption” is a question of judgment for the tribunal: </w:t>
        </w:r>
      </w:ins>
      <w:ins w:id="27" w:author="Rodger QC, Martin" w:date="2026-07-03T15:55:00Z" w16du:dateUtc="2026-07-03T14:55:00Z">
        <w:r w:rsidR="00AC57D2" w:rsidRPr="00AC57D2">
          <w:rPr>
            <w:i/>
            <w:iCs/>
            <w:color w:val="231F20"/>
            <w:sz w:val="16"/>
            <w:rPrChange w:id="28" w:author="Rodger QC, Martin" w:date="2026-07-03T15:55:00Z" w16du:dateUtc="2026-07-03T14:55:00Z">
              <w:rPr>
                <w:color w:val="231F20"/>
                <w:sz w:val="16"/>
              </w:rPr>
            </w:rPrChange>
          </w:rPr>
          <w:t>Brickfield Properties Ltd v Oakwood Court Blocks 9 and 10 RTM Company Ltd</w:t>
        </w:r>
        <w:r w:rsidR="00AC57D2">
          <w:rPr>
            <w:i/>
            <w:iCs/>
            <w:color w:val="231F20"/>
            <w:sz w:val="16"/>
          </w:rPr>
          <w:t xml:space="preserve"> </w:t>
        </w:r>
        <w:r w:rsidR="00AC57D2">
          <w:rPr>
            <w:color w:val="231F20"/>
            <w:sz w:val="16"/>
          </w:rPr>
          <w:t>[2026] UKUT 133 (LC).</w:t>
        </w:r>
      </w:ins>
    </w:p>
    <w:p w14:paraId="78556253" w14:textId="77777777" w:rsidR="00180D28" w:rsidRDefault="002909AC">
      <w:pPr>
        <w:spacing w:before="63" w:line="223" w:lineRule="auto"/>
        <w:ind w:left="890" w:right="82" w:firstLine="412"/>
        <w:jc w:val="both"/>
        <w:rPr>
          <w:sz w:val="16"/>
        </w:rPr>
      </w:pPr>
      <w:r>
        <w:rPr>
          <w:rFonts w:ascii="Arial"/>
          <w:b/>
          <w:color w:val="231F20"/>
          <w:sz w:val="16"/>
          <w:vertAlign w:val="superscript"/>
        </w:rPr>
        <w:t>7</w:t>
      </w:r>
      <w:r>
        <w:rPr>
          <w:rFonts w:ascii="Century Schoolbook"/>
          <w:i/>
          <w:color w:val="231F20"/>
          <w:sz w:val="16"/>
        </w:rPr>
        <w:t xml:space="preserve">Assethold Ltd v Eveline Road RTM Co Ltd </w:t>
      </w:r>
      <w:r>
        <w:rPr>
          <w:color w:val="231F20"/>
          <w:sz w:val="16"/>
        </w:rPr>
        <w:t>[2024] EWCA Civ 187, adopting the same approach</w:t>
      </w:r>
      <w:r>
        <w:rPr>
          <w:color w:val="231F20"/>
          <w:spacing w:val="80"/>
          <w:sz w:val="16"/>
        </w:rPr>
        <w:t xml:space="preserve"> </w:t>
      </w:r>
      <w:r>
        <w:rPr>
          <w:color w:val="231F20"/>
          <w:sz w:val="16"/>
        </w:rPr>
        <w:t xml:space="preserve">as in </w:t>
      </w:r>
      <w:r>
        <w:rPr>
          <w:rFonts w:ascii="Century Schoolbook"/>
          <w:i/>
          <w:color w:val="231F20"/>
          <w:sz w:val="16"/>
        </w:rPr>
        <w:t xml:space="preserve">41-60 Albert Palace Mansions (Freehold) Ltd v </w:t>
      </w:r>
      <w:proofErr w:type="spellStart"/>
      <w:r>
        <w:rPr>
          <w:rFonts w:ascii="Century Schoolbook"/>
          <w:i/>
          <w:color w:val="231F20"/>
          <w:sz w:val="16"/>
        </w:rPr>
        <w:t>Craftrule</w:t>
      </w:r>
      <w:proofErr w:type="spellEnd"/>
      <w:r>
        <w:rPr>
          <w:rFonts w:ascii="Century Schoolbook"/>
          <w:i/>
          <w:color w:val="231F20"/>
          <w:sz w:val="16"/>
        </w:rPr>
        <w:t xml:space="preserve"> Ltd </w:t>
      </w:r>
      <w:r>
        <w:rPr>
          <w:color w:val="231F20"/>
          <w:sz w:val="16"/>
        </w:rPr>
        <w:t xml:space="preserve">[2011] 1 W.L.R. 2425 (CA), a </w:t>
      </w:r>
      <w:proofErr w:type="spellStart"/>
      <w:r>
        <w:rPr>
          <w:color w:val="231F20"/>
          <w:sz w:val="16"/>
        </w:rPr>
        <w:t>collec-tive</w:t>
      </w:r>
      <w:proofErr w:type="spellEnd"/>
      <w:r>
        <w:rPr>
          <w:color w:val="231F20"/>
          <w:sz w:val="16"/>
        </w:rPr>
        <w:t xml:space="preserve"> enfranchisement decision under the 1993 Act.</w:t>
      </w:r>
    </w:p>
    <w:p w14:paraId="78556254" w14:textId="77777777" w:rsidR="00180D28" w:rsidRDefault="002909AC">
      <w:pPr>
        <w:spacing w:before="51"/>
        <w:ind w:left="1302"/>
        <w:rPr>
          <w:sz w:val="16"/>
        </w:rPr>
      </w:pPr>
      <w:proofErr w:type="gramStart"/>
      <w:r>
        <w:rPr>
          <w:rFonts w:ascii="Arial"/>
          <w:b/>
          <w:color w:val="231F20"/>
          <w:sz w:val="16"/>
          <w:vertAlign w:val="superscript"/>
        </w:rPr>
        <w:t>8</w:t>
      </w:r>
      <w:r>
        <w:rPr>
          <w:rFonts w:ascii="Century Schoolbook"/>
          <w:i/>
          <w:color w:val="231F20"/>
          <w:sz w:val="16"/>
        </w:rPr>
        <w:t>St</w:t>
      </w:r>
      <w:proofErr w:type="gramEnd"/>
      <w:r>
        <w:rPr>
          <w:rFonts w:ascii="Century Schoolbook"/>
          <w:i/>
          <w:color w:val="231F20"/>
          <w:spacing w:val="4"/>
          <w:sz w:val="16"/>
        </w:rPr>
        <w:t xml:space="preserve"> </w:t>
      </w:r>
      <w:r>
        <w:rPr>
          <w:rFonts w:ascii="Century Schoolbook"/>
          <w:i/>
          <w:color w:val="231F20"/>
          <w:sz w:val="16"/>
        </w:rPr>
        <w:t>Stephens</w:t>
      </w:r>
      <w:r>
        <w:rPr>
          <w:rFonts w:ascii="Century Schoolbook"/>
          <w:i/>
          <w:color w:val="231F20"/>
          <w:spacing w:val="5"/>
          <w:sz w:val="16"/>
        </w:rPr>
        <w:t xml:space="preserve"> </w:t>
      </w:r>
      <w:r>
        <w:rPr>
          <w:rFonts w:ascii="Century Schoolbook"/>
          <w:i/>
          <w:color w:val="231F20"/>
          <w:sz w:val="16"/>
        </w:rPr>
        <w:t>Mansions</w:t>
      </w:r>
      <w:r>
        <w:rPr>
          <w:rFonts w:ascii="Century Schoolbook"/>
          <w:i/>
          <w:color w:val="231F20"/>
          <w:spacing w:val="5"/>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4"/>
          <w:sz w:val="16"/>
        </w:rPr>
        <w:t xml:space="preserve"> </w:t>
      </w:r>
      <w:proofErr w:type="spellStart"/>
      <w:r>
        <w:rPr>
          <w:rFonts w:ascii="Century Schoolbook"/>
          <w:i/>
          <w:color w:val="231F20"/>
          <w:sz w:val="16"/>
        </w:rPr>
        <w:t>Fairhold</w:t>
      </w:r>
      <w:proofErr w:type="spellEnd"/>
      <w:r>
        <w:rPr>
          <w:rFonts w:ascii="Century Schoolbook"/>
          <w:i/>
          <w:color w:val="231F20"/>
          <w:spacing w:val="5"/>
          <w:sz w:val="16"/>
        </w:rPr>
        <w:t xml:space="preserve"> </w:t>
      </w:r>
      <w:r>
        <w:rPr>
          <w:rFonts w:ascii="Century Schoolbook"/>
          <w:i/>
          <w:color w:val="231F20"/>
          <w:sz w:val="16"/>
        </w:rPr>
        <w:t>NW</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[2014]</w:t>
      </w:r>
      <w:r>
        <w:rPr>
          <w:color w:val="231F20"/>
          <w:spacing w:val="5"/>
          <w:sz w:val="16"/>
        </w:rPr>
        <w:t xml:space="preserve"> </w:t>
      </w:r>
      <w:r>
        <w:rPr>
          <w:color w:val="231F20"/>
          <w:sz w:val="16"/>
        </w:rPr>
        <w:t>UKUT</w:t>
      </w:r>
      <w:r>
        <w:rPr>
          <w:color w:val="231F20"/>
          <w:spacing w:val="5"/>
          <w:sz w:val="16"/>
        </w:rPr>
        <w:t xml:space="preserve"> </w:t>
      </w:r>
      <w:r>
        <w:rPr>
          <w:color w:val="231F20"/>
          <w:sz w:val="16"/>
        </w:rPr>
        <w:t>541</w:t>
      </w:r>
      <w:r>
        <w:rPr>
          <w:color w:val="231F20"/>
          <w:spacing w:val="4"/>
          <w:sz w:val="16"/>
        </w:rPr>
        <w:t xml:space="preserve"> </w:t>
      </w:r>
      <w:r>
        <w:rPr>
          <w:color w:val="231F20"/>
          <w:spacing w:val="-2"/>
          <w:sz w:val="16"/>
        </w:rPr>
        <w:t>(LC).</w:t>
      </w:r>
    </w:p>
    <w:p w14:paraId="78556255" w14:textId="77777777" w:rsidR="00180D28" w:rsidRDefault="002909AC">
      <w:pPr>
        <w:spacing w:before="58" w:line="223" w:lineRule="auto"/>
        <w:ind w:left="890" w:right="82" w:firstLine="412"/>
        <w:jc w:val="both"/>
        <w:rPr>
          <w:sz w:val="16"/>
        </w:rPr>
      </w:pPr>
      <w:proofErr w:type="gramStart"/>
      <w:r>
        <w:rPr>
          <w:rFonts w:ascii="Arial"/>
          <w:b/>
          <w:color w:val="231F20"/>
          <w:sz w:val="16"/>
          <w:vertAlign w:val="superscript"/>
        </w:rPr>
        <w:t>9</w:t>
      </w:r>
      <w:r>
        <w:rPr>
          <w:rFonts w:ascii="Century Schoolbook"/>
          <w:i/>
          <w:color w:val="231F20"/>
          <w:sz w:val="16"/>
        </w:rPr>
        <w:t>St</w:t>
      </w:r>
      <w:proofErr w:type="gramEnd"/>
      <w:r>
        <w:rPr>
          <w:rFonts w:ascii="Century Schoolbook"/>
          <w:i/>
          <w:color w:val="231F20"/>
          <w:sz w:val="16"/>
        </w:rPr>
        <w:t xml:space="preserve">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[2014] UKUT 541 (LC). In the context of enfranchisement it has been held that whether the relevant services provided for the occupiers of part of</w:t>
      </w:r>
      <w:r>
        <w:rPr>
          <w:color w:val="231F20"/>
          <w:spacing w:val="-5"/>
          <w:sz w:val="16"/>
        </w:rPr>
        <w:t xml:space="preserve"> </w:t>
      </w:r>
      <w:r>
        <w:rPr>
          <w:color w:val="231F20"/>
          <w:sz w:val="16"/>
        </w:rPr>
        <w:t>a</w:t>
      </w:r>
      <w:r>
        <w:rPr>
          <w:color w:val="231F20"/>
          <w:spacing w:val="-5"/>
          <w:sz w:val="16"/>
        </w:rPr>
        <w:t xml:space="preserve"> </w:t>
      </w:r>
      <w:r>
        <w:rPr>
          <w:color w:val="231F20"/>
          <w:sz w:val="16"/>
        </w:rPr>
        <w:t>building</w:t>
      </w:r>
      <w:r>
        <w:rPr>
          <w:color w:val="231F20"/>
          <w:spacing w:val="-5"/>
          <w:sz w:val="16"/>
        </w:rPr>
        <w:t xml:space="preserve"> </w:t>
      </w:r>
      <w:r>
        <w:rPr>
          <w:color w:val="231F20"/>
          <w:sz w:val="16"/>
        </w:rPr>
        <w:t>are</w:t>
      </w:r>
      <w:r>
        <w:rPr>
          <w:color w:val="231F20"/>
          <w:spacing w:val="-5"/>
          <w:sz w:val="16"/>
        </w:rPr>
        <w:t xml:space="preserve"> </w:t>
      </w:r>
      <w:r>
        <w:rPr>
          <w:color w:val="231F20"/>
          <w:sz w:val="16"/>
        </w:rPr>
        <w:t>capable</w:t>
      </w:r>
      <w:r>
        <w:rPr>
          <w:color w:val="231F20"/>
          <w:spacing w:val="-5"/>
          <w:sz w:val="16"/>
        </w:rPr>
        <w:t xml:space="preserve"> </w:t>
      </w:r>
      <w:r>
        <w:rPr>
          <w:color w:val="231F20"/>
          <w:sz w:val="16"/>
        </w:rPr>
        <w:t>of</w:t>
      </w:r>
      <w:r>
        <w:rPr>
          <w:color w:val="231F20"/>
          <w:spacing w:val="-5"/>
          <w:sz w:val="16"/>
        </w:rPr>
        <w:t xml:space="preserve"> </w:t>
      </w:r>
      <w:r>
        <w:rPr>
          <w:color w:val="231F20"/>
          <w:sz w:val="16"/>
        </w:rPr>
        <w:t>being</w:t>
      </w:r>
      <w:r>
        <w:rPr>
          <w:color w:val="231F20"/>
          <w:spacing w:val="-5"/>
          <w:sz w:val="16"/>
        </w:rPr>
        <w:t xml:space="preserve"> </w:t>
      </w:r>
      <w:r>
        <w:rPr>
          <w:color w:val="231F20"/>
          <w:sz w:val="16"/>
        </w:rPr>
        <w:t>provided</w:t>
      </w:r>
      <w:r>
        <w:rPr>
          <w:color w:val="231F20"/>
          <w:spacing w:val="-5"/>
          <w:sz w:val="16"/>
        </w:rPr>
        <w:t xml:space="preserve"> </w:t>
      </w:r>
      <w:r>
        <w:rPr>
          <w:color w:val="231F20"/>
          <w:sz w:val="16"/>
        </w:rPr>
        <w:t>independently</w:t>
      </w:r>
      <w:r>
        <w:rPr>
          <w:color w:val="231F20"/>
          <w:spacing w:val="-5"/>
          <w:sz w:val="16"/>
        </w:rPr>
        <w:t xml:space="preserve"> </w:t>
      </w:r>
      <w:r>
        <w:rPr>
          <w:color w:val="231F20"/>
          <w:sz w:val="16"/>
        </w:rPr>
        <w:t>should</w:t>
      </w:r>
      <w:r>
        <w:rPr>
          <w:color w:val="231F20"/>
          <w:spacing w:val="-5"/>
          <w:sz w:val="16"/>
        </w:rPr>
        <w:t xml:space="preserve"> </w:t>
      </w:r>
      <w:r>
        <w:rPr>
          <w:color w:val="231F20"/>
          <w:sz w:val="16"/>
        </w:rPr>
        <w:t>be</w:t>
      </w:r>
      <w:r>
        <w:rPr>
          <w:color w:val="231F20"/>
          <w:spacing w:val="-5"/>
          <w:sz w:val="16"/>
        </w:rPr>
        <w:t xml:space="preserve"> </w:t>
      </w:r>
      <w:r>
        <w:rPr>
          <w:color w:val="231F20"/>
          <w:sz w:val="16"/>
        </w:rPr>
        <w:t>determined</w:t>
      </w:r>
      <w:r>
        <w:rPr>
          <w:color w:val="231F20"/>
          <w:spacing w:val="-5"/>
          <w:sz w:val="16"/>
        </w:rPr>
        <w:t xml:space="preserve"> </w:t>
      </w:r>
      <w:r>
        <w:rPr>
          <w:color w:val="231F20"/>
          <w:sz w:val="16"/>
        </w:rPr>
        <w:t>by</w:t>
      </w:r>
      <w:r>
        <w:rPr>
          <w:color w:val="231F20"/>
          <w:spacing w:val="-5"/>
          <w:sz w:val="16"/>
        </w:rPr>
        <w:t xml:space="preserve"> </w:t>
      </w:r>
      <w:r>
        <w:rPr>
          <w:color w:val="231F20"/>
          <w:sz w:val="16"/>
        </w:rPr>
        <w:t>considering</w:t>
      </w:r>
      <w:r>
        <w:rPr>
          <w:color w:val="231F20"/>
          <w:spacing w:val="-5"/>
          <w:sz w:val="16"/>
        </w:rPr>
        <w:t xml:space="preserve"> </w:t>
      </w:r>
      <w:r>
        <w:rPr>
          <w:color w:val="231F20"/>
          <w:sz w:val="16"/>
        </w:rPr>
        <w:t xml:space="preserve">whether, with minimal work, the existing service installations could be reconfigured to provide services independently for each part, and that the condition will not be satisfied if new service installations would be required: </w:t>
      </w:r>
      <w:r>
        <w:rPr>
          <w:rFonts w:ascii="Century Schoolbook"/>
          <w:i/>
          <w:color w:val="231F20"/>
          <w:sz w:val="16"/>
        </w:rPr>
        <w:t xml:space="preserve">Oakwood Court (Holland Park) Ltd v Daejan Properties Ltd </w:t>
      </w:r>
      <w:r>
        <w:rPr>
          <w:color w:val="231F20"/>
          <w:sz w:val="16"/>
        </w:rPr>
        <w:t xml:space="preserve">[2007] 1 E.G.L.R. 121 CC (Central London). In </w:t>
      </w:r>
      <w:r>
        <w:rPr>
          <w:rFonts w:ascii="Century Schoolbook"/>
          <w:i/>
          <w:color w:val="231F20"/>
          <w:sz w:val="16"/>
        </w:rPr>
        <w:t xml:space="preserve">St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[2014] UKUT 541 (LC) the extent of permissible adaptation was treated by the Upper Tribunal as a question of degree.</w:t>
      </w:r>
    </w:p>
    <w:p w14:paraId="78556256" w14:textId="77777777" w:rsidR="00180D28" w:rsidRDefault="002909AC">
      <w:pPr>
        <w:spacing w:before="54"/>
        <w:ind w:left="1235"/>
        <w:rPr>
          <w:sz w:val="16"/>
        </w:rPr>
      </w:pPr>
      <w:r>
        <w:rPr>
          <w:rFonts w:ascii="Arial"/>
          <w:b/>
          <w:color w:val="231F20"/>
          <w:sz w:val="16"/>
          <w:vertAlign w:val="superscript"/>
        </w:rPr>
        <w:lastRenderedPageBreak/>
        <w:t>10</w:t>
      </w:r>
      <w:r>
        <w:rPr>
          <w:color w:val="231F20"/>
          <w:sz w:val="16"/>
        </w:rPr>
        <w:t>Sch.6</w:t>
      </w:r>
      <w:r>
        <w:rPr>
          <w:color w:val="231F20"/>
          <w:spacing w:val="10"/>
          <w:sz w:val="16"/>
        </w:rPr>
        <w:t xml:space="preserve"> </w:t>
      </w:r>
      <w:r>
        <w:rPr>
          <w:color w:val="231F20"/>
          <w:sz w:val="16"/>
        </w:rPr>
        <w:t>para.2,</w:t>
      </w:r>
      <w:r>
        <w:rPr>
          <w:color w:val="231F20"/>
          <w:spacing w:val="11"/>
          <w:sz w:val="16"/>
        </w:rPr>
        <w:t xml:space="preserve"> </w:t>
      </w:r>
      <w:r>
        <w:rPr>
          <w:color w:val="231F20"/>
          <w:sz w:val="16"/>
        </w:rPr>
        <w:t>2002</w:t>
      </w:r>
      <w:r>
        <w:rPr>
          <w:color w:val="231F20"/>
          <w:spacing w:val="1"/>
          <w:sz w:val="16"/>
        </w:rPr>
        <w:t xml:space="preserve"> </w:t>
      </w:r>
      <w:r>
        <w:rPr>
          <w:color w:val="231F20"/>
          <w:spacing w:val="-4"/>
          <w:sz w:val="16"/>
        </w:rPr>
        <w:t>Act.</w:t>
      </w:r>
    </w:p>
    <w:p w14:paraId="78556257" w14:textId="77777777" w:rsidR="00180D28" w:rsidRDefault="00180D28">
      <w:pPr>
        <w:rPr>
          <w:sz w:val="16"/>
        </w:rPr>
        <w:sectPr w:rsidR="00180D28">
          <w:pgSz w:w="12240" w:h="15840"/>
          <w:pgMar w:top="2080" w:right="1800" w:bottom="2100" w:left="1800" w:header="1889" w:footer="1911" w:gutter="0"/>
          <w:cols w:space="720"/>
        </w:sectPr>
      </w:pPr>
    </w:p>
    <w:p w14:paraId="78556258" w14:textId="77777777" w:rsidR="00180D28" w:rsidRDefault="002909AC">
      <w:pPr>
        <w:pStyle w:val="BodyText"/>
        <w:spacing w:before="209" w:line="228" w:lineRule="auto"/>
        <w:ind w:left="39" w:right="933" w:hanging="1"/>
        <w:jc w:val="both"/>
      </w:pPr>
      <w:r>
        <w:rPr>
          <w:color w:val="231F20"/>
        </w:rPr>
        <w:lastRenderedPageBreak/>
        <w:t>include “appurtenant property”.</w:t>
      </w:r>
      <w:r>
        <w:rPr>
          <w:rFonts w:ascii="Arial" w:hAnsi="Arial"/>
          <w:b/>
          <w:color w:val="231F20"/>
          <w:vertAlign w:val="superscript"/>
        </w:rPr>
        <w:t>1</w:t>
      </w:r>
      <w:r>
        <w:rPr>
          <w:rFonts w:ascii="Arial" w:hAnsi="Arial"/>
          <w:b/>
          <w:color w:val="231F20"/>
        </w:rPr>
        <w:t xml:space="preserve"> </w:t>
      </w:r>
      <w:r>
        <w:rPr>
          <w:color w:val="231F20"/>
        </w:rPr>
        <w:t>In relation to a building or part of a building (or</w:t>
      </w:r>
      <w:r>
        <w:rPr>
          <w:color w:val="231F20"/>
          <w:spacing w:val="80"/>
        </w:rPr>
        <w:t xml:space="preserve"> </w:t>
      </w:r>
      <w:r>
        <w:rPr>
          <w:color w:val="231F20"/>
        </w:rPr>
        <w:t>a flat), “appurtenant property” means any garage, outhouse, garden, yard or ap-purtenances belonging to, or usually enjoyed with, the building or part of a build-</w:t>
      </w:r>
      <w:proofErr w:type="spellStart"/>
      <w:r>
        <w:rPr>
          <w:color w:val="231F20"/>
        </w:rPr>
        <w:t>ing</w:t>
      </w:r>
      <w:proofErr w:type="spellEnd"/>
      <w:r>
        <w:rPr>
          <w:color w:val="231F20"/>
        </w:rPr>
        <w:t xml:space="preserve"> (or flat).</w:t>
      </w:r>
      <w:r>
        <w:rPr>
          <w:rFonts w:ascii="Arial" w:hAnsi="Arial"/>
          <w:b/>
          <w:color w:val="231F20"/>
          <w:vertAlign w:val="superscript"/>
        </w:rPr>
        <w:t>2</w:t>
      </w:r>
      <w:r>
        <w:rPr>
          <w:rFonts w:ascii="Arial" w:hAnsi="Arial"/>
          <w:b/>
          <w:color w:val="231F20"/>
        </w:rPr>
        <w:t xml:space="preserve"> </w:t>
      </w:r>
      <w:r>
        <w:rPr>
          <w:color w:val="231F20"/>
        </w:rPr>
        <w:t>Only such property as appertains exclusively to the premises over which the right to manage is claimed will be appurtenant property for this purpose. Shared estate facilities the use of which is enjoyed in common with the occupiers of other premises are not within the scope of the right to manage, which is concerned only with the management of the relevant premises together with nearby physical property over which the occupants of the relevant building (or part) have exclusive rights.</w:t>
      </w:r>
      <w:r>
        <w:rPr>
          <w:rFonts w:ascii="Arial" w:hAnsi="Arial"/>
          <w:b/>
          <w:color w:val="231F20"/>
          <w:vertAlign w:val="superscript"/>
        </w:rPr>
        <w:t>3</w:t>
      </w:r>
      <w:r>
        <w:rPr>
          <w:rFonts w:ascii="Arial" w:hAnsi="Arial"/>
          <w:b/>
          <w:color w:val="231F20"/>
        </w:rPr>
        <w:t xml:space="preserve"> </w:t>
      </w:r>
      <w:r>
        <w:rPr>
          <w:color w:val="231F20"/>
        </w:rPr>
        <w:t>In that way difficulties over shared management responsibility for such areas are avoided.</w:t>
      </w:r>
    </w:p>
    <w:p w14:paraId="78556259" w14:textId="77777777" w:rsidR="00180D28" w:rsidRDefault="002909AC">
      <w:pPr>
        <w:pStyle w:val="BodyText"/>
        <w:spacing w:before="72" w:line="228" w:lineRule="auto"/>
        <w:ind w:left="39" w:right="933" w:firstLine="199"/>
        <w:jc w:val="both"/>
        <w:rPr>
          <w:rFonts w:ascii="Arial"/>
          <w:b/>
        </w:rPr>
      </w:pPr>
      <w:r>
        <w:rPr>
          <w:color w:val="231F20"/>
        </w:rPr>
        <w:t xml:space="preserve">The identification of property which is appurtenant to premises over which the right is claimed is a separate exercise from consideration of the prior question of whether those premises are themselves a self-contained building or part of a </w:t>
      </w:r>
      <w:r>
        <w:rPr>
          <w:color w:val="231F20"/>
          <w:spacing w:val="-2"/>
        </w:rPr>
        <w:t>building.</w:t>
      </w:r>
      <w:r>
        <w:rPr>
          <w:rFonts w:ascii="Arial"/>
          <w:b/>
          <w:color w:val="231F20"/>
          <w:spacing w:val="-2"/>
          <w:vertAlign w:val="superscript"/>
        </w:rPr>
        <w:t>4</w:t>
      </w:r>
    </w:p>
    <w:p w14:paraId="7855625A" w14:textId="77777777" w:rsidR="00180D28" w:rsidRDefault="00180D28">
      <w:pPr>
        <w:pStyle w:val="BodyText"/>
        <w:spacing w:before="4"/>
        <w:rPr>
          <w:rFonts w:ascii="Arial"/>
          <w:b/>
        </w:rPr>
      </w:pPr>
    </w:p>
    <w:p w14:paraId="7855625B" w14:textId="77777777" w:rsidR="00180D28" w:rsidRDefault="002909AC">
      <w:pPr>
        <w:pStyle w:val="Heading1"/>
        <w:ind w:left="39"/>
        <w:jc w:val="both"/>
      </w:pPr>
      <w:r>
        <w:rPr>
          <w:color w:val="231F20"/>
        </w:rPr>
        <w:t>§</w:t>
      </w:r>
      <w:r>
        <w:rPr>
          <w:color w:val="231F20"/>
          <w:spacing w:val="-6"/>
        </w:rPr>
        <w:t xml:space="preserve"> </w:t>
      </w:r>
      <w:proofErr w:type="gramStart"/>
      <w:r>
        <w:rPr>
          <w:color w:val="231F20"/>
        </w:rPr>
        <w:t>31:10</w:t>
      </w:r>
      <w:r>
        <w:rPr>
          <w:color w:val="231F20"/>
          <w:spacing w:val="36"/>
        </w:rPr>
        <w:t xml:space="preserve">  </w:t>
      </w:r>
      <w:r>
        <w:rPr>
          <w:color w:val="231F20"/>
        </w:rPr>
        <w:t>Containing</w:t>
      </w:r>
      <w:proofErr w:type="gramEnd"/>
      <w:r>
        <w:rPr>
          <w:color w:val="231F20"/>
          <w:spacing w:val="6"/>
        </w:rPr>
        <w:t xml:space="preserve"> </w:t>
      </w:r>
      <w:r>
        <w:rPr>
          <w:color w:val="231F20"/>
        </w:rPr>
        <w:t>two</w:t>
      </w:r>
      <w:r>
        <w:rPr>
          <w:color w:val="231F20"/>
          <w:spacing w:val="5"/>
        </w:rPr>
        <w:t xml:space="preserve"> </w:t>
      </w:r>
      <w:r>
        <w:rPr>
          <w:color w:val="231F20"/>
        </w:rPr>
        <w:t>or</w:t>
      </w:r>
      <w:r>
        <w:rPr>
          <w:color w:val="231F20"/>
          <w:spacing w:val="6"/>
        </w:rPr>
        <w:t xml:space="preserve"> </w:t>
      </w:r>
      <w:r>
        <w:rPr>
          <w:color w:val="231F20"/>
        </w:rPr>
        <w:t>more</w:t>
      </w:r>
      <w:r>
        <w:rPr>
          <w:color w:val="231F20"/>
          <w:spacing w:val="5"/>
        </w:rPr>
        <w:t xml:space="preserve"> </w:t>
      </w:r>
      <w:r>
        <w:rPr>
          <w:color w:val="231F20"/>
          <w:spacing w:val="-2"/>
        </w:rPr>
        <w:t>flats</w:t>
      </w:r>
    </w:p>
    <w:p w14:paraId="7855625C" w14:textId="77777777" w:rsidR="00180D28" w:rsidRDefault="002909AC">
      <w:pPr>
        <w:pStyle w:val="BodyText"/>
        <w:spacing w:before="139" w:line="228" w:lineRule="auto"/>
        <w:ind w:left="39" w:right="933" w:firstLine="199"/>
        <w:jc w:val="both"/>
      </w:pPr>
      <w:r>
        <w:rPr>
          <w:color w:val="231F20"/>
        </w:rPr>
        <w:t>The</w:t>
      </w:r>
      <w:r>
        <w:rPr>
          <w:color w:val="231F20"/>
          <w:spacing w:val="-3"/>
        </w:rPr>
        <w:t xml:space="preserve"> </w:t>
      </w:r>
      <w:r>
        <w:rPr>
          <w:color w:val="231F20"/>
        </w:rPr>
        <w:t>right</w:t>
      </w:r>
      <w:r>
        <w:rPr>
          <w:color w:val="231F20"/>
          <w:spacing w:val="-3"/>
        </w:rPr>
        <w:t xml:space="preserve"> </w:t>
      </w:r>
      <w:r>
        <w:rPr>
          <w:color w:val="231F20"/>
        </w:rPr>
        <w:t>to</w:t>
      </w:r>
      <w:r>
        <w:rPr>
          <w:color w:val="231F20"/>
          <w:spacing w:val="-3"/>
        </w:rPr>
        <w:t xml:space="preserve"> </w:t>
      </w:r>
      <w:r>
        <w:rPr>
          <w:color w:val="231F20"/>
        </w:rPr>
        <w:t>manage</w:t>
      </w:r>
      <w:r>
        <w:rPr>
          <w:color w:val="231F20"/>
          <w:spacing w:val="-3"/>
        </w:rPr>
        <w:t xml:space="preserve"> </w:t>
      </w:r>
      <w:r>
        <w:rPr>
          <w:color w:val="231F20"/>
        </w:rPr>
        <w:t>may</w:t>
      </w:r>
      <w:r>
        <w:rPr>
          <w:color w:val="231F20"/>
          <w:spacing w:val="-3"/>
        </w:rPr>
        <w:t xml:space="preserve"> </w:t>
      </w:r>
      <w:r>
        <w:rPr>
          <w:color w:val="231F20"/>
        </w:rPr>
        <w:t>only</w:t>
      </w:r>
      <w:r>
        <w:rPr>
          <w:color w:val="231F20"/>
          <w:spacing w:val="-3"/>
        </w:rPr>
        <w:t xml:space="preserve"> </w:t>
      </w:r>
      <w:r>
        <w:rPr>
          <w:color w:val="231F20"/>
        </w:rPr>
        <w:t>be</w:t>
      </w:r>
      <w:r>
        <w:rPr>
          <w:color w:val="231F20"/>
          <w:spacing w:val="-3"/>
        </w:rPr>
        <w:t xml:space="preserve"> </w:t>
      </w:r>
      <w:r>
        <w:rPr>
          <w:color w:val="231F20"/>
        </w:rPr>
        <w:t>exercised</w:t>
      </w:r>
      <w:r>
        <w:rPr>
          <w:color w:val="231F20"/>
          <w:spacing w:val="-3"/>
        </w:rPr>
        <w:t xml:space="preserve"> </w:t>
      </w:r>
      <w:r>
        <w:rPr>
          <w:color w:val="231F20"/>
        </w:rPr>
        <w:t>in</w:t>
      </w:r>
      <w:r>
        <w:rPr>
          <w:color w:val="231F20"/>
          <w:spacing w:val="-3"/>
        </w:rPr>
        <w:t xml:space="preserve"> </w:t>
      </w:r>
      <w:r>
        <w:rPr>
          <w:color w:val="231F20"/>
        </w:rPr>
        <w:t>relation</w:t>
      </w:r>
      <w:r>
        <w:rPr>
          <w:color w:val="231F20"/>
          <w:spacing w:val="-3"/>
        </w:rPr>
        <w:t xml:space="preserve"> </w:t>
      </w:r>
      <w:r>
        <w:rPr>
          <w:color w:val="231F20"/>
        </w:rPr>
        <w:t>to</w:t>
      </w:r>
      <w:r>
        <w:rPr>
          <w:color w:val="231F20"/>
          <w:spacing w:val="-3"/>
        </w:rPr>
        <w:t xml:space="preserve"> </w:t>
      </w:r>
      <w:r>
        <w:rPr>
          <w:color w:val="231F20"/>
        </w:rPr>
        <w:t>premises</w:t>
      </w:r>
      <w:r>
        <w:rPr>
          <w:color w:val="231F20"/>
          <w:spacing w:val="-3"/>
        </w:rPr>
        <w:t xml:space="preserve"> </w:t>
      </w:r>
      <w:r>
        <w:rPr>
          <w:color w:val="231F20"/>
        </w:rPr>
        <w:t>which</w:t>
      </w:r>
      <w:r>
        <w:rPr>
          <w:color w:val="231F20"/>
          <w:spacing w:val="-3"/>
        </w:rPr>
        <w:t xml:space="preserve"> </w:t>
      </w:r>
      <w:r>
        <w:rPr>
          <w:color w:val="231F20"/>
        </w:rPr>
        <w:t>contain two or more flats held by qualifying tenants.</w:t>
      </w:r>
      <w:r>
        <w:rPr>
          <w:rFonts w:ascii="Arial" w:hAnsi="Arial"/>
          <w:b/>
          <w:color w:val="231F20"/>
          <w:vertAlign w:val="superscript"/>
        </w:rPr>
        <w:t>1</w:t>
      </w:r>
      <w:r>
        <w:rPr>
          <w:rFonts w:ascii="Arial" w:hAnsi="Arial"/>
          <w:b/>
          <w:color w:val="231F20"/>
        </w:rPr>
        <w:t xml:space="preserve"> </w:t>
      </w:r>
      <w:r>
        <w:rPr>
          <w:color w:val="231F20"/>
        </w:rPr>
        <w:t>The term “flat” is defined</w:t>
      </w:r>
      <w:r>
        <w:rPr>
          <w:rFonts w:ascii="Arial" w:hAnsi="Arial"/>
          <w:b/>
          <w:color w:val="231F20"/>
          <w:vertAlign w:val="superscript"/>
        </w:rPr>
        <w:t>2</w:t>
      </w:r>
      <w:r>
        <w:rPr>
          <w:rFonts w:ascii="Arial" w:hAnsi="Arial"/>
          <w:b/>
          <w:color w:val="231F20"/>
        </w:rPr>
        <w:t xml:space="preserve"> </w:t>
      </w:r>
      <w:r>
        <w:rPr>
          <w:color w:val="231F20"/>
        </w:rPr>
        <w:t xml:space="preserve">to mean a separate set of premises, </w:t>
      </w:r>
      <w:proofErr w:type="gramStart"/>
      <w:r>
        <w:rPr>
          <w:color w:val="231F20"/>
        </w:rPr>
        <w:t>whether or not</w:t>
      </w:r>
      <w:proofErr w:type="gramEnd"/>
      <w:r>
        <w:rPr>
          <w:color w:val="231F20"/>
        </w:rPr>
        <w:t xml:space="preserve"> on the same floor, which satisfies three </w:t>
      </w:r>
      <w:r>
        <w:rPr>
          <w:color w:val="231F20"/>
          <w:spacing w:val="-2"/>
        </w:rPr>
        <w:t>conditions:</w:t>
      </w:r>
    </w:p>
    <w:p w14:paraId="7855625D" w14:textId="77777777" w:rsidR="00180D28" w:rsidRDefault="002909AC">
      <w:pPr>
        <w:pStyle w:val="ListParagraph"/>
        <w:numPr>
          <w:ilvl w:val="0"/>
          <w:numId w:val="5"/>
        </w:numPr>
        <w:tabs>
          <w:tab w:val="left" w:pos="689"/>
        </w:tabs>
        <w:spacing w:before="64"/>
        <w:ind w:left="689" w:hanging="450"/>
        <w:jc w:val="both"/>
        <w:rPr>
          <w:sz w:val="20"/>
        </w:rPr>
      </w:pPr>
      <w:proofErr w:type="gramStart"/>
      <w:r>
        <w:rPr>
          <w:color w:val="231F20"/>
          <w:sz w:val="20"/>
        </w:rPr>
        <w:t>it</w:t>
      </w:r>
      <w:proofErr w:type="gramEnd"/>
      <w:r>
        <w:rPr>
          <w:color w:val="231F20"/>
          <w:spacing w:val="7"/>
          <w:sz w:val="20"/>
        </w:rPr>
        <w:t xml:space="preserve"> </w:t>
      </w:r>
      <w:r>
        <w:rPr>
          <w:color w:val="231F20"/>
          <w:sz w:val="20"/>
        </w:rPr>
        <w:t>must</w:t>
      </w:r>
      <w:r>
        <w:rPr>
          <w:color w:val="231F20"/>
          <w:spacing w:val="7"/>
          <w:sz w:val="20"/>
        </w:rPr>
        <w:t xml:space="preserve"> </w:t>
      </w:r>
      <w:r>
        <w:rPr>
          <w:color w:val="231F20"/>
          <w:sz w:val="20"/>
        </w:rPr>
        <w:t>form</w:t>
      </w:r>
      <w:r>
        <w:rPr>
          <w:color w:val="231F20"/>
          <w:spacing w:val="7"/>
          <w:sz w:val="20"/>
        </w:rPr>
        <w:t xml:space="preserve"> </w:t>
      </w:r>
      <w:r>
        <w:rPr>
          <w:color w:val="231F20"/>
          <w:sz w:val="20"/>
        </w:rPr>
        <w:t>part</w:t>
      </w:r>
      <w:r>
        <w:rPr>
          <w:color w:val="231F20"/>
          <w:spacing w:val="7"/>
          <w:sz w:val="20"/>
        </w:rPr>
        <w:t xml:space="preserve"> </w:t>
      </w:r>
      <w:r>
        <w:rPr>
          <w:color w:val="231F20"/>
          <w:sz w:val="20"/>
        </w:rPr>
        <w:t>of</w:t>
      </w:r>
      <w:r>
        <w:rPr>
          <w:color w:val="231F20"/>
          <w:spacing w:val="7"/>
          <w:sz w:val="20"/>
        </w:rPr>
        <w:t xml:space="preserve"> </w:t>
      </w:r>
      <w:r>
        <w:rPr>
          <w:color w:val="231F20"/>
          <w:sz w:val="20"/>
        </w:rPr>
        <w:t>a</w:t>
      </w:r>
      <w:r>
        <w:rPr>
          <w:color w:val="231F20"/>
          <w:spacing w:val="7"/>
          <w:sz w:val="20"/>
        </w:rPr>
        <w:t xml:space="preserve"> </w:t>
      </w:r>
      <w:proofErr w:type="gramStart"/>
      <w:r>
        <w:rPr>
          <w:color w:val="231F20"/>
          <w:spacing w:val="-2"/>
          <w:sz w:val="20"/>
        </w:rPr>
        <w:t>building;</w:t>
      </w:r>
      <w:proofErr w:type="gramEnd"/>
    </w:p>
    <w:p w14:paraId="7855625E" w14:textId="77777777" w:rsidR="00180D28" w:rsidRDefault="002909AC">
      <w:pPr>
        <w:pStyle w:val="ListParagraph"/>
        <w:numPr>
          <w:ilvl w:val="0"/>
          <w:numId w:val="5"/>
        </w:numPr>
        <w:tabs>
          <w:tab w:val="left" w:pos="690"/>
        </w:tabs>
        <w:spacing w:before="19" w:line="228" w:lineRule="auto"/>
        <w:ind w:right="937"/>
        <w:jc w:val="both"/>
        <w:rPr>
          <w:sz w:val="20"/>
        </w:rPr>
      </w:pPr>
      <w:r>
        <w:rPr>
          <w:color w:val="231F20"/>
          <w:sz w:val="20"/>
        </w:rPr>
        <w:t xml:space="preserve">it must be constructed or adapted for use for the purpose of a </w:t>
      </w:r>
      <w:proofErr w:type="gramStart"/>
      <w:r>
        <w:rPr>
          <w:color w:val="231F20"/>
          <w:sz w:val="20"/>
        </w:rPr>
        <w:t>dwelling;</w:t>
      </w:r>
      <w:proofErr w:type="gramEnd"/>
      <w:r>
        <w:rPr>
          <w:rFonts w:ascii="Arial"/>
          <w:b/>
          <w:color w:val="231F20"/>
          <w:sz w:val="20"/>
          <w:vertAlign w:val="superscript"/>
        </w:rPr>
        <w:t>3</w:t>
      </w:r>
      <w:r>
        <w:rPr>
          <w:rFonts w:ascii="Arial"/>
          <w:b/>
          <w:color w:val="231F20"/>
          <w:spacing w:val="80"/>
          <w:sz w:val="20"/>
        </w:rPr>
        <w:t xml:space="preserve"> </w:t>
      </w:r>
      <w:r>
        <w:rPr>
          <w:color w:val="231F20"/>
          <w:spacing w:val="-4"/>
          <w:sz w:val="20"/>
        </w:rPr>
        <w:t>and</w:t>
      </w:r>
    </w:p>
    <w:p w14:paraId="7855625F" w14:textId="77777777" w:rsidR="00180D28" w:rsidRDefault="002909AC">
      <w:pPr>
        <w:pStyle w:val="ListParagraph"/>
        <w:numPr>
          <w:ilvl w:val="0"/>
          <w:numId w:val="5"/>
        </w:numPr>
        <w:tabs>
          <w:tab w:val="left" w:pos="690"/>
        </w:tabs>
        <w:spacing w:before="22" w:line="228" w:lineRule="auto"/>
        <w:ind w:right="933"/>
        <w:jc w:val="both"/>
        <w:rPr>
          <w:sz w:val="20"/>
        </w:rPr>
      </w:pPr>
      <w:r>
        <w:rPr>
          <w:color w:val="231F20"/>
          <w:sz w:val="20"/>
        </w:rPr>
        <w:t>either the whole or a material part of the separate set of premises must lie above or below some other part of the building.</w:t>
      </w:r>
    </w:p>
    <w:p w14:paraId="78556260" w14:textId="77777777" w:rsidR="00180D28" w:rsidRDefault="002909AC">
      <w:pPr>
        <w:pStyle w:val="BodyText"/>
        <w:spacing w:before="148" w:line="220" w:lineRule="auto"/>
        <w:ind w:left="39" w:right="934" w:firstLine="199"/>
        <w:jc w:val="both"/>
      </w:pPr>
      <w:r>
        <w:rPr>
          <w:color w:val="231F20"/>
        </w:rPr>
        <w:t xml:space="preserve">Because a flat need not be entirely on one floor, </w:t>
      </w:r>
      <w:proofErr w:type="spellStart"/>
      <w:r>
        <w:rPr>
          <w:color w:val="231F20"/>
        </w:rPr>
        <w:t>maisonettes</w:t>
      </w:r>
      <w:proofErr w:type="spellEnd"/>
      <w:r>
        <w:rPr>
          <w:color w:val="231F20"/>
        </w:rPr>
        <w:t xml:space="preserve"> comprising a single separate set of premises will qualify. A storeroom on a different floor from a flat, but used in conjunction with it, has been held not to be part of the flat, but rather to be an appurtenance.</w:t>
      </w:r>
      <w:r>
        <w:rPr>
          <w:rFonts w:ascii="Arial"/>
          <w:b/>
          <w:color w:val="231F20"/>
          <w:vertAlign w:val="superscript"/>
        </w:rPr>
        <w:t>4</w:t>
      </w:r>
      <w:r>
        <w:rPr>
          <w:rFonts w:ascii="Arial"/>
          <w:b/>
          <w:color w:val="231F20"/>
        </w:rPr>
        <w:t xml:space="preserve"> </w:t>
      </w:r>
      <w:r>
        <w:rPr>
          <w:color w:val="231F20"/>
        </w:rPr>
        <w:t xml:space="preserve">The definition is concerned with the physical </w:t>
      </w:r>
      <w:proofErr w:type="spellStart"/>
      <w:proofErr w:type="gramStart"/>
      <w:r>
        <w:rPr>
          <w:color w:val="231F20"/>
        </w:rPr>
        <w:t>configura-tion</w:t>
      </w:r>
      <w:proofErr w:type="spellEnd"/>
      <w:proofErr w:type="gramEnd"/>
      <w:r>
        <w:rPr>
          <w:color w:val="231F20"/>
          <w:spacing w:val="34"/>
        </w:rPr>
        <w:t xml:space="preserve"> </w:t>
      </w:r>
      <w:r>
        <w:rPr>
          <w:color w:val="231F20"/>
        </w:rPr>
        <w:t>of</w:t>
      </w:r>
      <w:r>
        <w:rPr>
          <w:color w:val="231F20"/>
          <w:spacing w:val="35"/>
        </w:rPr>
        <w:t xml:space="preserve"> </w:t>
      </w:r>
      <w:r>
        <w:rPr>
          <w:color w:val="231F20"/>
        </w:rPr>
        <w:t>the</w:t>
      </w:r>
      <w:r>
        <w:rPr>
          <w:color w:val="231F20"/>
          <w:spacing w:val="34"/>
        </w:rPr>
        <w:t xml:space="preserve"> </w:t>
      </w:r>
      <w:r>
        <w:rPr>
          <w:color w:val="231F20"/>
        </w:rPr>
        <w:t>premises</w:t>
      </w:r>
      <w:r>
        <w:rPr>
          <w:color w:val="231F20"/>
          <w:spacing w:val="35"/>
        </w:rPr>
        <w:t xml:space="preserve"> </w:t>
      </w:r>
      <w:r>
        <w:rPr>
          <w:color w:val="231F20"/>
        </w:rPr>
        <w:t>and</w:t>
      </w:r>
      <w:r>
        <w:rPr>
          <w:color w:val="231F20"/>
          <w:spacing w:val="35"/>
        </w:rPr>
        <w:t xml:space="preserve"> </w:t>
      </w:r>
      <w:r>
        <w:rPr>
          <w:color w:val="231F20"/>
        </w:rPr>
        <w:t>the</w:t>
      </w:r>
      <w:r>
        <w:rPr>
          <w:color w:val="231F20"/>
          <w:spacing w:val="34"/>
        </w:rPr>
        <w:t xml:space="preserve"> </w:t>
      </w:r>
      <w:r>
        <w:rPr>
          <w:color w:val="231F20"/>
        </w:rPr>
        <w:t>purpose</w:t>
      </w:r>
      <w:r>
        <w:rPr>
          <w:color w:val="231F20"/>
          <w:spacing w:val="35"/>
        </w:rPr>
        <w:t xml:space="preserve"> </w:t>
      </w:r>
      <w:r>
        <w:rPr>
          <w:color w:val="231F20"/>
        </w:rPr>
        <w:t>for</w:t>
      </w:r>
      <w:r>
        <w:rPr>
          <w:color w:val="231F20"/>
          <w:spacing w:val="34"/>
        </w:rPr>
        <w:t xml:space="preserve"> </w:t>
      </w:r>
      <w:r>
        <w:rPr>
          <w:color w:val="231F20"/>
        </w:rPr>
        <w:t>which</w:t>
      </w:r>
      <w:r>
        <w:rPr>
          <w:color w:val="231F20"/>
          <w:spacing w:val="35"/>
        </w:rPr>
        <w:t xml:space="preserve"> </w:t>
      </w:r>
      <w:r>
        <w:rPr>
          <w:color w:val="231F20"/>
        </w:rPr>
        <w:t>it</w:t>
      </w:r>
      <w:r>
        <w:rPr>
          <w:color w:val="231F20"/>
          <w:spacing w:val="35"/>
        </w:rPr>
        <w:t xml:space="preserve"> </w:t>
      </w:r>
      <w:r>
        <w:rPr>
          <w:color w:val="231F20"/>
        </w:rPr>
        <w:t>was</w:t>
      </w:r>
      <w:r>
        <w:rPr>
          <w:color w:val="231F20"/>
          <w:spacing w:val="34"/>
        </w:rPr>
        <w:t xml:space="preserve"> </w:t>
      </w:r>
      <w:r>
        <w:rPr>
          <w:color w:val="231F20"/>
        </w:rPr>
        <w:t>constructed</w:t>
      </w:r>
      <w:r>
        <w:rPr>
          <w:color w:val="231F20"/>
          <w:spacing w:val="35"/>
        </w:rPr>
        <w:t xml:space="preserve"> </w:t>
      </w:r>
      <w:r>
        <w:rPr>
          <w:color w:val="231F20"/>
        </w:rPr>
        <w:t>or</w:t>
      </w:r>
      <w:r>
        <w:rPr>
          <w:color w:val="231F20"/>
          <w:spacing w:val="34"/>
        </w:rPr>
        <w:t xml:space="preserve"> </w:t>
      </w:r>
      <w:r>
        <w:rPr>
          <w:color w:val="231F20"/>
          <w:spacing w:val="-2"/>
        </w:rPr>
        <w:t>adapted,</w:t>
      </w:r>
    </w:p>
    <w:p w14:paraId="78556261" w14:textId="77777777" w:rsidR="00180D28" w:rsidRDefault="002909AC">
      <w:pPr>
        <w:pStyle w:val="BodyText"/>
        <w:spacing w:before="9"/>
        <w:rPr>
          <w:sz w:val="17"/>
        </w:rPr>
      </w:pPr>
      <w:r>
        <w:rPr>
          <w:noProof/>
          <w:sz w:val="17"/>
        </w:rPr>
        <mc:AlternateContent>
          <mc:Choice Requires="wps">
            <w:drawing>
              <wp:anchor distT="0" distB="0" distL="0" distR="0" simplePos="0" relativeHeight="487591936" behindDoc="1" locked="0" layoutInCell="1" allowOverlap="1" wp14:anchorId="785564E5" wp14:editId="785564E6">
                <wp:simplePos x="0" y="0"/>
                <wp:positionH relativeFrom="page">
                  <wp:posOffset>1168199</wp:posOffset>
                </wp:positionH>
                <wp:positionV relativeFrom="paragraph">
                  <wp:posOffset>151131</wp:posOffset>
                </wp:positionV>
                <wp:extent cx="912494"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9EF3400" id="Graphic 40" o:spid="_x0000_s1026" style="position:absolute;margin-left:92pt;margin-top:11.9pt;width:71.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262"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31:9]</w:t>
      </w:r>
    </w:p>
    <w:p w14:paraId="78556263" w14:textId="77777777" w:rsidR="00180D28" w:rsidRDefault="002909AC">
      <w:pPr>
        <w:spacing w:before="67"/>
        <w:ind w:left="45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72(1)(a)</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264"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2</w:t>
      </w:r>
      <w:r>
        <w:rPr>
          <w:color w:val="231F20"/>
          <w:sz w:val="16"/>
        </w:rPr>
        <w:t xml:space="preserve">s.112(1) of the 2002 Act. In </w:t>
      </w:r>
      <w:proofErr w:type="spellStart"/>
      <w:r>
        <w:rPr>
          <w:rFonts w:ascii="Century Schoolbook" w:hAnsi="Century Schoolbook"/>
          <w:i/>
          <w:color w:val="231F20"/>
          <w:sz w:val="16"/>
        </w:rPr>
        <w:t>Firstport</w:t>
      </w:r>
      <w:proofErr w:type="spellEnd"/>
      <w:r>
        <w:rPr>
          <w:rFonts w:ascii="Century Schoolbook" w:hAnsi="Century Schoolbook"/>
          <w:i/>
          <w:color w:val="231F20"/>
          <w:sz w:val="16"/>
        </w:rPr>
        <w:t xml:space="preserve"> Property Services Ltd v Settlers Court RTM Co Ltd </w:t>
      </w:r>
      <w:r>
        <w:rPr>
          <w:color w:val="231F20"/>
          <w:sz w:val="16"/>
        </w:rPr>
        <w:t xml:space="preserve">[2022] UKSC 1, at [43] it was pointed out that the list of “appurtenant property” in s.112(1) is a list of </w:t>
      </w:r>
      <w:proofErr w:type="spellStart"/>
      <w:r>
        <w:rPr>
          <w:color w:val="231F20"/>
          <w:sz w:val="16"/>
        </w:rPr>
        <w:t>physi-cal</w:t>
      </w:r>
      <w:proofErr w:type="spellEnd"/>
      <w:r>
        <w:rPr>
          <w:color w:val="231F20"/>
          <w:sz w:val="16"/>
        </w:rPr>
        <w:t xml:space="preserve">, corporeal objects, and there was said to be force in construing the word “appurtenances” in the list </w:t>
      </w:r>
      <w:proofErr w:type="spellStart"/>
      <w:r>
        <w:rPr>
          <w:color w:val="231F20"/>
          <w:sz w:val="16"/>
        </w:rPr>
        <w:t>eiusdem</w:t>
      </w:r>
      <w:proofErr w:type="spellEnd"/>
      <w:r>
        <w:rPr>
          <w:color w:val="231F20"/>
          <w:sz w:val="16"/>
        </w:rPr>
        <w:t xml:space="preserve"> generis so as not to include incorporeal rights such as easements.</w:t>
      </w:r>
    </w:p>
    <w:p w14:paraId="78556265" w14:textId="77777777" w:rsidR="00180D28" w:rsidRDefault="002909AC">
      <w:pPr>
        <w:spacing w:before="63" w:line="223" w:lineRule="auto"/>
        <w:ind w:left="39" w:right="937" w:firstLine="412"/>
        <w:jc w:val="both"/>
        <w:rPr>
          <w:sz w:val="16"/>
        </w:rPr>
      </w:pPr>
      <w:r>
        <w:rPr>
          <w:rFonts w:ascii="Arial"/>
          <w:b/>
          <w:color w:val="231F20"/>
          <w:sz w:val="16"/>
          <w:vertAlign w:val="superscript"/>
        </w:rPr>
        <w:t>3</w:t>
      </w:r>
      <w:r>
        <w:rPr>
          <w:rFonts w:ascii="Century Schoolbook"/>
          <w:i/>
          <w:color w:val="231F20"/>
          <w:sz w:val="16"/>
        </w:rPr>
        <w:t xml:space="preserve">Firstport Property Services Ltd v Settlers Court RTM Co Ltd </w:t>
      </w:r>
      <w:r>
        <w:rPr>
          <w:color w:val="231F20"/>
          <w:sz w:val="16"/>
        </w:rPr>
        <w:t>[2022] UKSC 1, overruling Gala Unity Ltd v Ariadne Road RTM Co Ltd [2012] EWCA Civ 1372.</w:t>
      </w:r>
    </w:p>
    <w:p w14:paraId="78556266" w14:textId="77777777" w:rsidR="00180D28" w:rsidRDefault="002909AC">
      <w:pPr>
        <w:spacing w:before="50"/>
        <w:ind w:left="452"/>
        <w:rPr>
          <w:sz w:val="16"/>
        </w:rPr>
      </w:pPr>
      <w:r>
        <w:rPr>
          <w:rFonts w:ascii="Arial"/>
          <w:b/>
          <w:color w:val="231F20"/>
          <w:sz w:val="16"/>
          <w:vertAlign w:val="superscript"/>
        </w:rPr>
        <w:t>4</w:t>
      </w:r>
      <w:r>
        <w:rPr>
          <w:rFonts w:ascii="Century Schoolbook"/>
          <w:i/>
          <w:color w:val="231F20"/>
          <w:sz w:val="16"/>
        </w:rPr>
        <w:t>Albion</w:t>
      </w:r>
      <w:r>
        <w:rPr>
          <w:rFonts w:ascii="Century Schoolbook"/>
          <w:i/>
          <w:color w:val="231F20"/>
          <w:spacing w:val="3"/>
          <w:sz w:val="16"/>
        </w:rPr>
        <w:t xml:space="preserve"> </w:t>
      </w:r>
      <w:r>
        <w:rPr>
          <w:rFonts w:ascii="Century Schoolbook"/>
          <w:i/>
          <w:color w:val="231F20"/>
          <w:sz w:val="16"/>
        </w:rPr>
        <w:t>Residential</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Albion</w:t>
      </w:r>
      <w:r>
        <w:rPr>
          <w:rFonts w:ascii="Century Schoolbook"/>
          <w:i/>
          <w:color w:val="231F20"/>
          <w:spacing w:val="4"/>
          <w:sz w:val="16"/>
        </w:rPr>
        <w:t xml:space="preserve"> </w:t>
      </w:r>
      <w:r>
        <w:rPr>
          <w:rFonts w:ascii="Century Schoolbook"/>
          <w:i/>
          <w:color w:val="231F20"/>
          <w:sz w:val="16"/>
        </w:rPr>
        <w:t>Riverside</w:t>
      </w:r>
      <w:r>
        <w:rPr>
          <w:rFonts w:ascii="Century Schoolbook"/>
          <w:i/>
          <w:color w:val="231F20"/>
          <w:spacing w:val="4"/>
          <w:sz w:val="16"/>
        </w:rPr>
        <w:t xml:space="preserve"> </w:t>
      </w:r>
      <w:r>
        <w:rPr>
          <w:rFonts w:ascii="Century Schoolbook"/>
          <w:i/>
          <w:color w:val="231F20"/>
          <w:sz w:val="16"/>
        </w:rPr>
        <w:t>Residents</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[2014]</w:t>
      </w:r>
      <w:r>
        <w:rPr>
          <w:color w:val="231F20"/>
          <w:spacing w:val="4"/>
          <w:sz w:val="16"/>
        </w:rPr>
        <w:t xml:space="preserve"> </w:t>
      </w:r>
      <w:r>
        <w:rPr>
          <w:color w:val="231F20"/>
          <w:sz w:val="16"/>
        </w:rPr>
        <w:t>UKUT</w:t>
      </w:r>
      <w:r>
        <w:rPr>
          <w:color w:val="231F20"/>
          <w:spacing w:val="4"/>
          <w:sz w:val="16"/>
        </w:rPr>
        <w:t xml:space="preserve"> </w:t>
      </w:r>
      <w:r>
        <w:rPr>
          <w:color w:val="231F20"/>
          <w:sz w:val="16"/>
        </w:rPr>
        <w:t>6</w:t>
      </w:r>
      <w:r>
        <w:rPr>
          <w:color w:val="231F20"/>
          <w:spacing w:val="4"/>
          <w:sz w:val="16"/>
        </w:rPr>
        <w:t xml:space="preserve"> </w:t>
      </w:r>
      <w:r>
        <w:rPr>
          <w:color w:val="231F20"/>
          <w:spacing w:val="-2"/>
          <w:sz w:val="16"/>
        </w:rPr>
        <w:t>(LC).</w:t>
      </w:r>
    </w:p>
    <w:p w14:paraId="78556267"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31:10]</w:t>
      </w:r>
    </w:p>
    <w:p w14:paraId="78556268" w14:textId="77777777" w:rsidR="00180D28" w:rsidRDefault="002909AC">
      <w:pPr>
        <w:spacing w:before="67"/>
        <w:ind w:left="452"/>
        <w:rPr>
          <w:sz w:val="16"/>
        </w:rPr>
      </w:pPr>
      <w:proofErr w:type="gramStart"/>
      <w:r>
        <w:rPr>
          <w:rFonts w:ascii="Arial"/>
          <w:b/>
          <w:color w:val="231F20"/>
          <w:sz w:val="16"/>
          <w:vertAlign w:val="superscript"/>
        </w:rPr>
        <w:t>1</w:t>
      </w:r>
      <w:r>
        <w:rPr>
          <w:color w:val="231F20"/>
          <w:sz w:val="16"/>
        </w:rPr>
        <w:t>Section</w:t>
      </w:r>
      <w:proofErr w:type="gramEnd"/>
      <w:r>
        <w:rPr>
          <w:color w:val="231F20"/>
          <w:spacing w:val="6"/>
          <w:sz w:val="16"/>
        </w:rPr>
        <w:t xml:space="preserve"> </w:t>
      </w:r>
      <w:r>
        <w:rPr>
          <w:color w:val="231F20"/>
          <w:sz w:val="16"/>
        </w:rPr>
        <w:t>72(1)(b)</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269" w14:textId="77777777" w:rsidR="00180D28" w:rsidRDefault="002909AC">
      <w:pPr>
        <w:spacing w:before="48"/>
        <w:ind w:left="452"/>
        <w:rPr>
          <w:sz w:val="16"/>
        </w:rPr>
      </w:pPr>
      <w:r>
        <w:rPr>
          <w:rFonts w:ascii="Arial"/>
          <w:b/>
          <w:color w:val="231F20"/>
          <w:sz w:val="16"/>
          <w:vertAlign w:val="superscript"/>
        </w:rPr>
        <w:t>2</w:t>
      </w:r>
      <w:r>
        <w:rPr>
          <w:color w:val="231F20"/>
          <w:sz w:val="16"/>
        </w:rPr>
        <w:t>Section</w:t>
      </w:r>
      <w:r>
        <w:rPr>
          <w:color w:val="231F20"/>
          <w:spacing w:val="4"/>
          <w:sz w:val="16"/>
        </w:rPr>
        <w:t xml:space="preserve"> </w:t>
      </w:r>
      <w:r>
        <w:rPr>
          <w:color w:val="231F20"/>
          <w:sz w:val="16"/>
        </w:rPr>
        <w:t>112(1)</w:t>
      </w:r>
      <w:r>
        <w:rPr>
          <w:color w:val="231F20"/>
          <w:spacing w:val="5"/>
          <w:sz w:val="16"/>
        </w:rPr>
        <w:t xml:space="preserve"> </w:t>
      </w:r>
      <w:r>
        <w:rPr>
          <w:color w:val="231F20"/>
          <w:sz w:val="16"/>
        </w:rPr>
        <w:t>of</w:t>
      </w:r>
      <w:r>
        <w:rPr>
          <w:color w:val="231F20"/>
          <w:spacing w:val="4"/>
          <w:sz w:val="16"/>
        </w:rPr>
        <w:t xml:space="preserve"> </w:t>
      </w:r>
      <w:r>
        <w:rPr>
          <w:color w:val="231F20"/>
          <w:sz w:val="16"/>
        </w:rPr>
        <w:t>the</w:t>
      </w:r>
      <w:r>
        <w:rPr>
          <w:color w:val="231F20"/>
          <w:spacing w:val="5"/>
          <w:sz w:val="16"/>
        </w:rPr>
        <w:t xml:space="preserve"> </w:t>
      </w:r>
      <w:r>
        <w:rPr>
          <w:color w:val="231F20"/>
          <w:sz w:val="16"/>
        </w:rPr>
        <w:t>2002</w:t>
      </w:r>
      <w:r>
        <w:rPr>
          <w:color w:val="231F20"/>
          <w:spacing w:val="-4"/>
          <w:sz w:val="16"/>
        </w:rPr>
        <w:t xml:space="preserve"> Act.</w:t>
      </w:r>
    </w:p>
    <w:p w14:paraId="7855626A" w14:textId="77777777" w:rsidR="00180D28" w:rsidRDefault="002909AC">
      <w:pPr>
        <w:spacing w:before="58" w:line="223" w:lineRule="auto"/>
        <w:ind w:left="39" w:right="865" w:firstLine="412"/>
        <w:rPr>
          <w:sz w:val="16"/>
        </w:rPr>
      </w:pPr>
      <w:r>
        <w:rPr>
          <w:rFonts w:ascii="Arial" w:hAnsi="Arial"/>
          <w:b/>
          <w:color w:val="231F20"/>
          <w:sz w:val="16"/>
          <w:vertAlign w:val="superscript"/>
        </w:rPr>
        <w:t>3</w:t>
      </w:r>
      <w:r>
        <w:rPr>
          <w:color w:val="231F20"/>
          <w:sz w:val="16"/>
        </w:rPr>
        <w:t>A</w:t>
      </w:r>
      <w:r>
        <w:rPr>
          <w:color w:val="231F20"/>
          <w:spacing w:val="15"/>
          <w:sz w:val="16"/>
        </w:rPr>
        <w:t xml:space="preserve"> </w:t>
      </w:r>
      <w:r>
        <w:rPr>
          <w:color w:val="231F20"/>
          <w:sz w:val="16"/>
        </w:rPr>
        <w:t>“dwelling”</w:t>
      </w:r>
      <w:r>
        <w:rPr>
          <w:color w:val="231F20"/>
          <w:spacing w:val="24"/>
          <w:sz w:val="16"/>
        </w:rPr>
        <w:t xml:space="preserve"> </w:t>
      </w:r>
      <w:r>
        <w:rPr>
          <w:color w:val="231F20"/>
          <w:sz w:val="16"/>
        </w:rPr>
        <w:t>means</w:t>
      </w:r>
      <w:r>
        <w:rPr>
          <w:color w:val="231F20"/>
          <w:spacing w:val="24"/>
          <w:sz w:val="16"/>
        </w:rPr>
        <w:t xml:space="preserve"> </w:t>
      </w:r>
      <w:r>
        <w:rPr>
          <w:color w:val="231F20"/>
          <w:sz w:val="16"/>
        </w:rPr>
        <w:t>a</w:t>
      </w:r>
      <w:r>
        <w:rPr>
          <w:color w:val="231F20"/>
          <w:spacing w:val="24"/>
          <w:sz w:val="16"/>
        </w:rPr>
        <w:t xml:space="preserve"> </w:t>
      </w:r>
      <w:r>
        <w:rPr>
          <w:color w:val="231F20"/>
          <w:sz w:val="16"/>
        </w:rPr>
        <w:t>building</w:t>
      </w:r>
      <w:r>
        <w:rPr>
          <w:color w:val="231F20"/>
          <w:spacing w:val="24"/>
          <w:sz w:val="16"/>
        </w:rPr>
        <w:t xml:space="preserve"> </w:t>
      </w:r>
      <w:r>
        <w:rPr>
          <w:color w:val="231F20"/>
          <w:sz w:val="16"/>
        </w:rPr>
        <w:t>or</w:t>
      </w:r>
      <w:r>
        <w:rPr>
          <w:color w:val="231F20"/>
          <w:spacing w:val="24"/>
          <w:sz w:val="16"/>
        </w:rPr>
        <w:t xml:space="preserve"> </w:t>
      </w:r>
      <w:r>
        <w:rPr>
          <w:color w:val="231F20"/>
          <w:sz w:val="16"/>
        </w:rPr>
        <w:t>part</w:t>
      </w:r>
      <w:r>
        <w:rPr>
          <w:color w:val="231F20"/>
          <w:spacing w:val="24"/>
          <w:sz w:val="16"/>
        </w:rPr>
        <w:t xml:space="preserve"> </w:t>
      </w:r>
      <w:r>
        <w:rPr>
          <w:color w:val="231F20"/>
          <w:sz w:val="16"/>
        </w:rPr>
        <w:t>of</w:t>
      </w:r>
      <w:r>
        <w:rPr>
          <w:color w:val="231F20"/>
          <w:spacing w:val="24"/>
          <w:sz w:val="16"/>
        </w:rPr>
        <w:t xml:space="preserve"> </w:t>
      </w:r>
      <w:r>
        <w:rPr>
          <w:color w:val="231F20"/>
          <w:sz w:val="16"/>
        </w:rPr>
        <w:t>a</w:t>
      </w:r>
      <w:r>
        <w:rPr>
          <w:color w:val="231F20"/>
          <w:spacing w:val="24"/>
          <w:sz w:val="16"/>
        </w:rPr>
        <w:t xml:space="preserve"> </w:t>
      </w:r>
      <w:r>
        <w:rPr>
          <w:color w:val="231F20"/>
          <w:sz w:val="16"/>
        </w:rPr>
        <w:t>building</w:t>
      </w:r>
      <w:r>
        <w:rPr>
          <w:color w:val="231F20"/>
          <w:spacing w:val="24"/>
          <w:sz w:val="16"/>
        </w:rPr>
        <w:t xml:space="preserve"> </w:t>
      </w:r>
      <w:r>
        <w:rPr>
          <w:color w:val="231F20"/>
          <w:sz w:val="16"/>
        </w:rPr>
        <w:t>occupied</w:t>
      </w:r>
      <w:r>
        <w:rPr>
          <w:color w:val="231F20"/>
          <w:spacing w:val="24"/>
          <w:sz w:val="16"/>
        </w:rPr>
        <w:t xml:space="preserve"> </w:t>
      </w:r>
      <w:r>
        <w:rPr>
          <w:color w:val="231F20"/>
          <w:sz w:val="16"/>
        </w:rPr>
        <w:t>or</w:t>
      </w:r>
      <w:r>
        <w:rPr>
          <w:color w:val="231F20"/>
          <w:spacing w:val="24"/>
          <w:sz w:val="16"/>
        </w:rPr>
        <w:t xml:space="preserve"> </w:t>
      </w:r>
      <w:r>
        <w:rPr>
          <w:color w:val="231F20"/>
          <w:sz w:val="16"/>
        </w:rPr>
        <w:t>intended</w:t>
      </w:r>
      <w:r>
        <w:rPr>
          <w:color w:val="231F20"/>
          <w:spacing w:val="24"/>
          <w:sz w:val="16"/>
        </w:rPr>
        <w:t xml:space="preserve"> </w:t>
      </w:r>
      <w:r>
        <w:rPr>
          <w:color w:val="231F20"/>
          <w:sz w:val="16"/>
        </w:rPr>
        <w:t>to</w:t>
      </w:r>
      <w:r>
        <w:rPr>
          <w:color w:val="231F20"/>
          <w:spacing w:val="24"/>
          <w:sz w:val="16"/>
        </w:rPr>
        <w:t xml:space="preserve"> </w:t>
      </w:r>
      <w:r>
        <w:rPr>
          <w:color w:val="231F20"/>
          <w:sz w:val="16"/>
        </w:rPr>
        <w:t>be</w:t>
      </w:r>
      <w:r>
        <w:rPr>
          <w:color w:val="231F20"/>
          <w:spacing w:val="24"/>
          <w:sz w:val="16"/>
        </w:rPr>
        <w:t xml:space="preserve"> </w:t>
      </w:r>
      <w:r>
        <w:rPr>
          <w:color w:val="231F20"/>
          <w:sz w:val="16"/>
        </w:rPr>
        <w:t>occupied</w:t>
      </w:r>
      <w:r>
        <w:rPr>
          <w:color w:val="231F20"/>
          <w:spacing w:val="24"/>
          <w:sz w:val="16"/>
        </w:rPr>
        <w:t xml:space="preserve"> </w:t>
      </w:r>
      <w:r>
        <w:rPr>
          <w:color w:val="231F20"/>
          <w:sz w:val="16"/>
        </w:rPr>
        <w:t>as</w:t>
      </w:r>
      <w:r>
        <w:rPr>
          <w:color w:val="231F20"/>
          <w:spacing w:val="24"/>
          <w:sz w:val="16"/>
        </w:rPr>
        <w:t xml:space="preserve"> </w:t>
      </w:r>
      <w:r>
        <w:rPr>
          <w:color w:val="231F20"/>
          <w:sz w:val="16"/>
        </w:rPr>
        <w:t>a separate dwelling, s.112(1) of the 2002 Act.</w:t>
      </w:r>
    </w:p>
    <w:p w14:paraId="7855626B" w14:textId="77777777" w:rsidR="00180D28" w:rsidRDefault="002909AC">
      <w:pPr>
        <w:spacing w:before="50"/>
        <w:ind w:left="452"/>
        <w:rPr>
          <w:sz w:val="16"/>
        </w:rPr>
      </w:pPr>
      <w:r>
        <w:rPr>
          <w:rFonts w:ascii="Arial"/>
          <w:b/>
          <w:color w:val="231F20"/>
          <w:sz w:val="16"/>
          <w:vertAlign w:val="superscript"/>
        </w:rPr>
        <w:t>4</w:t>
      </w:r>
      <w:r>
        <w:rPr>
          <w:rFonts w:ascii="Century Schoolbook"/>
          <w:i/>
          <w:color w:val="231F20"/>
          <w:sz w:val="16"/>
        </w:rPr>
        <w:t>Cadogan</w:t>
      </w:r>
      <w:r>
        <w:rPr>
          <w:rFonts w:ascii="Century Schoolbook"/>
          <w:i/>
          <w:color w:val="231F20"/>
          <w:spacing w:val="2"/>
          <w:sz w:val="16"/>
        </w:rPr>
        <w:t xml:space="preserve"> </w:t>
      </w:r>
      <w:r>
        <w:rPr>
          <w:rFonts w:ascii="Century Schoolbook"/>
          <w:i/>
          <w:color w:val="231F20"/>
          <w:sz w:val="16"/>
        </w:rPr>
        <w:t>v</w:t>
      </w:r>
      <w:r>
        <w:rPr>
          <w:rFonts w:ascii="Century Schoolbook"/>
          <w:i/>
          <w:color w:val="231F20"/>
          <w:spacing w:val="2"/>
          <w:sz w:val="16"/>
        </w:rPr>
        <w:t xml:space="preserve"> </w:t>
      </w:r>
      <w:r>
        <w:rPr>
          <w:rFonts w:ascii="Century Schoolbook"/>
          <w:i/>
          <w:color w:val="231F20"/>
          <w:sz w:val="16"/>
        </w:rPr>
        <w:t>McGirk</w:t>
      </w:r>
      <w:r>
        <w:rPr>
          <w:rFonts w:ascii="Century Schoolbook"/>
          <w:i/>
          <w:color w:val="231F20"/>
          <w:spacing w:val="2"/>
          <w:sz w:val="16"/>
        </w:rPr>
        <w:t xml:space="preserve"> </w:t>
      </w:r>
      <w:r>
        <w:rPr>
          <w:color w:val="231F20"/>
          <w:sz w:val="16"/>
        </w:rPr>
        <w:t>[1996]</w:t>
      </w:r>
      <w:r>
        <w:rPr>
          <w:color w:val="231F20"/>
          <w:spacing w:val="2"/>
          <w:sz w:val="16"/>
        </w:rPr>
        <w:t xml:space="preserve"> </w:t>
      </w:r>
      <w:r>
        <w:rPr>
          <w:color w:val="231F20"/>
          <w:sz w:val="16"/>
        </w:rPr>
        <w:t>4</w:t>
      </w:r>
      <w:r>
        <w:rPr>
          <w:color w:val="231F20"/>
          <w:spacing w:val="-6"/>
          <w:sz w:val="16"/>
        </w:rPr>
        <w:t xml:space="preserve"> </w:t>
      </w:r>
      <w:r>
        <w:rPr>
          <w:color w:val="231F20"/>
          <w:sz w:val="16"/>
        </w:rPr>
        <w:t>All</w:t>
      </w:r>
      <w:r>
        <w:rPr>
          <w:color w:val="231F20"/>
          <w:spacing w:val="2"/>
          <w:sz w:val="16"/>
        </w:rPr>
        <w:t xml:space="preserve"> </w:t>
      </w:r>
      <w:r>
        <w:rPr>
          <w:color w:val="231F20"/>
          <w:sz w:val="16"/>
        </w:rPr>
        <w:t>E.R.</w:t>
      </w:r>
      <w:r>
        <w:rPr>
          <w:color w:val="231F20"/>
          <w:spacing w:val="2"/>
          <w:sz w:val="16"/>
        </w:rPr>
        <w:t xml:space="preserve"> </w:t>
      </w:r>
      <w:r>
        <w:rPr>
          <w:color w:val="231F20"/>
          <w:sz w:val="16"/>
        </w:rPr>
        <w:t>643;</w:t>
      </w:r>
      <w:r>
        <w:rPr>
          <w:color w:val="231F20"/>
          <w:spacing w:val="3"/>
          <w:sz w:val="16"/>
        </w:rPr>
        <w:t xml:space="preserve"> </w:t>
      </w:r>
      <w:r>
        <w:rPr>
          <w:color w:val="231F20"/>
          <w:sz w:val="16"/>
        </w:rPr>
        <w:t>(1996)</w:t>
      </w:r>
      <w:r>
        <w:rPr>
          <w:color w:val="231F20"/>
          <w:spacing w:val="2"/>
          <w:sz w:val="16"/>
        </w:rPr>
        <w:t xml:space="preserve"> </w:t>
      </w:r>
      <w:r>
        <w:rPr>
          <w:color w:val="231F20"/>
          <w:sz w:val="16"/>
        </w:rPr>
        <w:t>73</w:t>
      </w:r>
      <w:r>
        <w:rPr>
          <w:color w:val="231F20"/>
          <w:spacing w:val="2"/>
          <w:sz w:val="16"/>
        </w:rPr>
        <w:t xml:space="preserve"> </w:t>
      </w:r>
      <w:r>
        <w:rPr>
          <w:color w:val="231F20"/>
          <w:sz w:val="16"/>
        </w:rPr>
        <w:t>P.</w:t>
      </w:r>
      <w:r>
        <w:rPr>
          <w:color w:val="231F20"/>
          <w:spacing w:val="2"/>
          <w:sz w:val="16"/>
        </w:rPr>
        <w:t xml:space="preserve"> </w:t>
      </w:r>
      <w:r>
        <w:rPr>
          <w:color w:val="231F20"/>
          <w:sz w:val="16"/>
        </w:rPr>
        <w:t>&amp;</w:t>
      </w:r>
      <w:r>
        <w:rPr>
          <w:color w:val="231F20"/>
          <w:spacing w:val="2"/>
          <w:sz w:val="16"/>
        </w:rPr>
        <w:t xml:space="preserve"> </w:t>
      </w:r>
      <w:r>
        <w:rPr>
          <w:color w:val="231F20"/>
          <w:sz w:val="16"/>
        </w:rPr>
        <w:t>C.R.</w:t>
      </w:r>
      <w:r>
        <w:rPr>
          <w:color w:val="231F20"/>
          <w:spacing w:val="3"/>
          <w:sz w:val="16"/>
        </w:rPr>
        <w:t xml:space="preserve"> </w:t>
      </w:r>
      <w:r>
        <w:rPr>
          <w:color w:val="231F20"/>
          <w:sz w:val="16"/>
        </w:rPr>
        <w:t>483,</w:t>
      </w:r>
      <w:r>
        <w:rPr>
          <w:color w:val="231F20"/>
          <w:spacing w:val="2"/>
          <w:sz w:val="16"/>
        </w:rPr>
        <w:t xml:space="preserve"> </w:t>
      </w:r>
      <w:r>
        <w:rPr>
          <w:color w:val="231F20"/>
          <w:sz w:val="16"/>
        </w:rPr>
        <w:t>a</w:t>
      </w:r>
      <w:r>
        <w:rPr>
          <w:color w:val="231F20"/>
          <w:spacing w:val="2"/>
          <w:sz w:val="16"/>
        </w:rPr>
        <w:t xml:space="preserve"> </w:t>
      </w:r>
      <w:r>
        <w:rPr>
          <w:color w:val="231F20"/>
          <w:sz w:val="16"/>
        </w:rPr>
        <w:t>decision</w:t>
      </w:r>
      <w:r>
        <w:rPr>
          <w:color w:val="231F20"/>
          <w:spacing w:val="2"/>
          <w:sz w:val="16"/>
        </w:rPr>
        <w:t xml:space="preserve"> </w:t>
      </w:r>
      <w:r>
        <w:rPr>
          <w:color w:val="231F20"/>
          <w:sz w:val="16"/>
        </w:rPr>
        <w:t>under</w:t>
      </w:r>
      <w:r>
        <w:rPr>
          <w:color w:val="231F20"/>
          <w:spacing w:val="2"/>
          <w:sz w:val="16"/>
        </w:rPr>
        <w:t xml:space="preserve"> </w:t>
      </w:r>
      <w:r>
        <w:rPr>
          <w:color w:val="231F20"/>
          <w:sz w:val="16"/>
        </w:rPr>
        <w:t>the</w:t>
      </w:r>
      <w:r>
        <w:rPr>
          <w:color w:val="231F20"/>
          <w:spacing w:val="2"/>
          <w:sz w:val="16"/>
        </w:rPr>
        <w:t xml:space="preserve"> </w:t>
      </w:r>
      <w:r>
        <w:rPr>
          <w:color w:val="231F20"/>
          <w:sz w:val="16"/>
        </w:rPr>
        <w:t>1993</w:t>
      </w:r>
      <w:r>
        <w:rPr>
          <w:color w:val="231F20"/>
          <w:spacing w:val="-6"/>
          <w:sz w:val="16"/>
        </w:rPr>
        <w:t xml:space="preserve"> </w:t>
      </w:r>
      <w:r>
        <w:rPr>
          <w:color w:val="231F20"/>
          <w:spacing w:val="-4"/>
          <w:sz w:val="16"/>
        </w:rPr>
        <w:t>Act.</w:t>
      </w:r>
    </w:p>
    <w:p w14:paraId="7855626C" w14:textId="77777777" w:rsidR="00180D28" w:rsidRDefault="00180D28">
      <w:pPr>
        <w:rPr>
          <w:sz w:val="16"/>
        </w:rPr>
        <w:sectPr w:rsidR="00180D28">
          <w:headerReference w:type="even" r:id="rId24"/>
          <w:headerReference w:type="default" r:id="rId25"/>
          <w:footerReference w:type="even" r:id="rId26"/>
          <w:footerReference w:type="default" r:id="rId27"/>
          <w:pgSz w:w="12240" w:h="15840"/>
          <w:pgMar w:top="2080" w:right="1800" w:bottom="2080" w:left="1800" w:header="1889" w:footer="1895" w:gutter="0"/>
          <w:pgNumType w:start="10"/>
          <w:cols w:space="720"/>
        </w:sectPr>
      </w:pPr>
    </w:p>
    <w:p w14:paraId="7855626D" w14:textId="77777777" w:rsidR="00180D28" w:rsidRDefault="002909AC">
      <w:pPr>
        <w:pStyle w:val="BodyText"/>
        <w:spacing w:before="217" w:line="218" w:lineRule="auto"/>
        <w:ind w:left="890" w:right="134"/>
        <w:rPr>
          <w:rFonts w:ascii="Arial"/>
          <w:b/>
        </w:rPr>
      </w:pPr>
      <w:r>
        <w:rPr>
          <w:color w:val="231F20"/>
        </w:rPr>
        <w:lastRenderedPageBreak/>
        <w:t>which will be judged as at the date on which a claim is made to acquire the right</w:t>
      </w:r>
      <w:r>
        <w:rPr>
          <w:color w:val="231F20"/>
          <w:spacing w:val="40"/>
        </w:rPr>
        <w:t xml:space="preserve"> </w:t>
      </w:r>
      <w:r>
        <w:rPr>
          <w:color w:val="231F20"/>
        </w:rPr>
        <w:t>to manage.</w:t>
      </w:r>
      <w:r>
        <w:rPr>
          <w:rFonts w:ascii="Arial"/>
          <w:b/>
          <w:color w:val="231F20"/>
          <w:vertAlign w:val="superscript"/>
        </w:rPr>
        <w:t>5</w:t>
      </w:r>
    </w:p>
    <w:p w14:paraId="7855626E" w14:textId="77777777" w:rsidR="00180D28" w:rsidRDefault="002909AC">
      <w:pPr>
        <w:pStyle w:val="Heading1"/>
        <w:spacing w:before="223"/>
        <w:ind w:left="890"/>
      </w:pPr>
      <w:r>
        <w:rPr>
          <w:color w:val="231F20"/>
        </w:rPr>
        <w:t>§</w:t>
      </w:r>
      <w:r>
        <w:rPr>
          <w:color w:val="231F20"/>
          <w:spacing w:val="-5"/>
        </w:rPr>
        <w:t xml:space="preserve"> </w:t>
      </w:r>
      <w:proofErr w:type="gramStart"/>
      <w:r>
        <w:rPr>
          <w:color w:val="231F20"/>
        </w:rPr>
        <w:t>31:11</w:t>
      </w:r>
      <w:r>
        <w:rPr>
          <w:color w:val="231F20"/>
          <w:spacing w:val="36"/>
        </w:rPr>
        <w:t xml:space="preserve">  </w:t>
      </w:r>
      <w:r>
        <w:rPr>
          <w:color w:val="231F20"/>
        </w:rPr>
        <w:t>Held</w:t>
      </w:r>
      <w:proofErr w:type="gramEnd"/>
      <w:r>
        <w:rPr>
          <w:color w:val="231F20"/>
          <w:spacing w:val="6"/>
        </w:rPr>
        <w:t xml:space="preserve"> </w:t>
      </w:r>
      <w:r>
        <w:rPr>
          <w:color w:val="231F20"/>
        </w:rPr>
        <w:t>by</w:t>
      </w:r>
      <w:r>
        <w:rPr>
          <w:color w:val="231F20"/>
          <w:spacing w:val="5"/>
        </w:rPr>
        <w:t xml:space="preserve"> </w:t>
      </w:r>
      <w:r>
        <w:rPr>
          <w:color w:val="231F20"/>
        </w:rPr>
        <w:t>qualifying</w:t>
      </w:r>
      <w:r>
        <w:rPr>
          <w:color w:val="231F20"/>
          <w:spacing w:val="6"/>
        </w:rPr>
        <w:t xml:space="preserve"> </w:t>
      </w:r>
      <w:r>
        <w:rPr>
          <w:color w:val="231F20"/>
          <w:spacing w:val="-2"/>
        </w:rPr>
        <w:t>tenants</w:t>
      </w:r>
    </w:p>
    <w:p w14:paraId="7855626F" w14:textId="77777777" w:rsidR="00180D28" w:rsidRDefault="002909AC">
      <w:pPr>
        <w:pStyle w:val="BodyText"/>
        <w:spacing w:before="127" w:line="218" w:lineRule="auto"/>
        <w:ind w:left="890" w:right="83" w:firstLine="199"/>
        <w:jc w:val="both"/>
        <w:rPr>
          <w:rFonts w:ascii="Arial"/>
          <w:b/>
        </w:rPr>
      </w:pPr>
      <w:r>
        <w:rPr>
          <w:color w:val="231F20"/>
        </w:rPr>
        <w:t>At least two flats in the premises must be held by qualifying tenants, and the total number of flats held by such tenants must not be less than two-thirds of the total number of flats contained in the premises.</w:t>
      </w:r>
      <w:r>
        <w:rPr>
          <w:rFonts w:ascii="Arial"/>
          <w:b/>
          <w:color w:val="231F20"/>
          <w:vertAlign w:val="superscript"/>
        </w:rPr>
        <w:t>1</w:t>
      </w:r>
    </w:p>
    <w:p w14:paraId="78556270" w14:textId="77777777" w:rsidR="00180D28" w:rsidRDefault="002909AC">
      <w:pPr>
        <w:pStyle w:val="BodyText"/>
        <w:spacing w:before="52" w:line="218" w:lineRule="auto"/>
        <w:ind w:left="890" w:right="82" w:firstLine="199"/>
        <w:jc w:val="both"/>
        <w:rPr>
          <w:rFonts w:ascii="Arial" w:hAnsi="Arial"/>
          <w:b/>
        </w:rPr>
      </w:pPr>
      <w:r>
        <w:rPr>
          <w:color w:val="231F20"/>
        </w:rPr>
        <w:t>To be a qualifying tenant a person must be a tenant of the flat under a long lease, and must not be amongst the exceptions identified in §</w:t>
      </w:r>
      <w:r>
        <w:rPr>
          <w:color w:val="231F20"/>
          <w:spacing w:val="-5"/>
        </w:rPr>
        <w:t xml:space="preserve"> </w:t>
      </w:r>
      <w:r>
        <w:rPr>
          <w:color w:val="231F20"/>
        </w:rPr>
        <w:t>31:23.</w:t>
      </w:r>
      <w:r>
        <w:rPr>
          <w:rFonts w:ascii="Arial" w:hAnsi="Arial"/>
          <w:b/>
          <w:color w:val="231F20"/>
          <w:vertAlign w:val="superscript"/>
        </w:rPr>
        <w:t>2</w:t>
      </w:r>
      <w:r>
        <w:rPr>
          <w:rFonts w:ascii="Arial" w:hAnsi="Arial"/>
          <w:b/>
          <w:color w:val="231F20"/>
        </w:rPr>
        <w:t xml:space="preserve"> </w:t>
      </w:r>
      <w:r>
        <w:rPr>
          <w:color w:val="231F20"/>
        </w:rPr>
        <w:t>Where a flat is let to joint tenants under a long lease, the joint tenants are regarded as jointly being the qualifying tenant of the flat.</w:t>
      </w:r>
      <w:r>
        <w:rPr>
          <w:rFonts w:ascii="Arial" w:hAnsi="Arial"/>
          <w:b/>
          <w:color w:val="231F20"/>
          <w:vertAlign w:val="superscript"/>
        </w:rPr>
        <w:t>3</w:t>
      </w:r>
      <w:r>
        <w:rPr>
          <w:rFonts w:ascii="Arial" w:hAnsi="Arial"/>
          <w:b/>
          <w:color w:val="231F20"/>
        </w:rPr>
        <w:t xml:space="preserve"> </w:t>
      </w:r>
      <w:r>
        <w:rPr>
          <w:color w:val="231F20"/>
        </w:rPr>
        <w:t>Where the long lease of a flat is held by trustees they will be the qualifying tenant.</w:t>
      </w:r>
      <w:r>
        <w:rPr>
          <w:rFonts w:ascii="Arial" w:hAnsi="Arial"/>
          <w:b/>
          <w:color w:val="231F20"/>
          <w:vertAlign w:val="superscript"/>
        </w:rPr>
        <w:t>4</w:t>
      </w:r>
      <w:r>
        <w:rPr>
          <w:rFonts w:ascii="Arial" w:hAnsi="Arial"/>
          <w:b/>
          <w:color w:val="231F20"/>
        </w:rPr>
        <w:t xml:space="preserve"> </w:t>
      </w:r>
      <w:r>
        <w:rPr>
          <w:color w:val="231F20"/>
        </w:rPr>
        <w:t>The lessee under a newly granted</w:t>
      </w:r>
      <w:r>
        <w:rPr>
          <w:color w:val="231F20"/>
          <w:spacing w:val="80"/>
        </w:rPr>
        <w:t xml:space="preserve"> </w:t>
      </w:r>
      <w:r>
        <w:rPr>
          <w:color w:val="231F20"/>
        </w:rPr>
        <w:t>long lease, not yet registered at HM Land Registry and therefore effective in</w:t>
      </w:r>
      <w:r>
        <w:rPr>
          <w:color w:val="231F20"/>
          <w:spacing w:val="40"/>
        </w:rPr>
        <w:t xml:space="preserve"> </w:t>
      </w:r>
      <w:r>
        <w:rPr>
          <w:color w:val="231F20"/>
        </w:rPr>
        <w:t>equity but not at law, is a qualifying tenant because by s.112(2) of the 2002 Act a “lease” includes an agreement for a lease.</w:t>
      </w:r>
      <w:r>
        <w:rPr>
          <w:rFonts w:ascii="Arial" w:hAnsi="Arial"/>
          <w:b/>
          <w:color w:val="231F20"/>
          <w:vertAlign w:val="superscript"/>
        </w:rPr>
        <w:t>5</w:t>
      </w:r>
    </w:p>
    <w:p w14:paraId="78556271" w14:textId="77777777" w:rsidR="00180D28" w:rsidRDefault="002909AC">
      <w:pPr>
        <w:pStyle w:val="BodyText"/>
        <w:spacing w:before="56" w:line="218" w:lineRule="auto"/>
        <w:ind w:left="890" w:right="83" w:firstLine="199"/>
        <w:jc w:val="both"/>
        <w:rPr>
          <w:rFonts w:ascii="Arial"/>
          <w:b/>
        </w:rPr>
      </w:pPr>
      <w:r>
        <w:rPr>
          <w:color w:val="231F20"/>
        </w:rPr>
        <w:t xml:space="preserve">There is no occupancy condition, nor any minimum period a lease must have been held before the status of qualifying tenant is acquired, nor any restriction on the number of flats which may be held by the same qualifying tenant. A tenant under a long lease is not prevented from being a qualifying tenant by the fact that it is also a landlord, having underlet the flat on a tenancy which is not a long </w:t>
      </w:r>
      <w:r>
        <w:rPr>
          <w:color w:val="231F20"/>
          <w:spacing w:val="-2"/>
        </w:rPr>
        <w:t>lease.</w:t>
      </w:r>
      <w:r>
        <w:rPr>
          <w:rFonts w:ascii="Arial"/>
          <w:b/>
          <w:color w:val="231F20"/>
          <w:spacing w:val="-2"/>
          <w:vertAlign w:val="superscript"/>
        </w:rPr>
        <w:t>6</w:t>
      </w:r>
    </w:p>
    <w:p w14:paraId="78556272" w14:textId="77777777" w:rsidR="00180D28" w:rsidRDefault="002909AC">
      <w:pPr>
        <w:pStyle w:val="Heading1"/>
        <w:spacing w:before="226"/>
        <w:ind w:left="890"/>
      </w:pPr>
      <w:r>
        <w:rPr>
          <w:color w:val="231F20"/>
        </w:rPr>
        <w:t>§</w:t>
      </w:r>
      <w:r>
        <w:rPr>
          <w:color w:val="231F20"/>
          <w:spacing w:val="-4"/>
        </w:rPr>
        <w:t xml:space="preserve"> </w:t>
      </w:r>
      <w:proofErr w:type="gramStart"/>
      <w:r>
        <w:rPr>
          <w:color w:val="231F20"/>
        </w:rPr>
        <w:t>31:12</w:t>
      </w:r>
      <w:r>
        <w:rPr>
          <w:color w:val="231F20"/>
          <w:spacing w:val="38"/>
        </w:rPr>
        <w:t xml:space="preserve">  </w:t>
      </w:r>
      <w:r>
        <w:rPr>
          <w:color w:val="231F20"/>
        </w:rPr>
        <w:t>Long</w:t>
      </w:r>
      <w:proofErr w:type="gramEnd"/>
      <w:r>
        <w:rPr>
          <w:color w:val="231F20"/>
          <w:spacing w:val="7"/>
        </w:rPr>
        <w:t xml:space="preserve"> </w:t>
      </w:r>
      <w:r>
        <w:rPr>
          <w:color w:val="231F20"/>
          <w:spacing w:val="-2"/>
        </w:rPr>
        <w:t>lease</w:t>
      </w:r>
    </w:p>
    <w:p w14:paraId="78556273" w14:textId="77777777" w:rsidR="00180D28" w:rsidRDefault="002909AC">
      <w:pPr>
        <w:pStyle w:val="BodyText"/>
        <w:spacing w:before="126" w:line="218" w:lineRule="auto"/>
        <w:ind w:left="890" w:right="83" w:firstLine="199"/>
        <w:jc w:val="both"/>
        <w:rPr>
          <w:rFonts w:ascii="Arial"/>
          <w:b/>
        </w:rPr>
      </w:pPr>
      <w:r>
        <w:rPr>
          <w:color w:val="231F20"/>
        </w:rPr>
        <w:t>The most common form of long lease</w:t>
      </w:r>
      <w:r>
        <w:rPr>
          <w:rFonts w:ascii="Arial"/>
          <w:b/>
          <w:color w:val="231F20"/>
          <w:vertAlign w:val="superscript"/>
        </w:rPr>
        <w:t>1</w:t>
      </w:r>
      <w:r>
        <w:rPr>
          <w:rFonts w:ascii="Arial"/>
          <w:b/>
          <w:color w:val="231F20"/>
        </w:rPr>
        <w:t xml:space="preserve"> </w:t>
      </w:r>
      <w:r>
        <w:rPr>
          <w:color w:val="231F20"/>
        </w:rPr>
        <w:t xml:space="preserve">is a lease granted for a term of </w:t>
      </w:r>
      <w:proofErr w:type="gramStart"/>
      <w:r>
        <w:rPr>
          <w:color w:val="231F20"/>
        </w:rPr>
        <w:t>years certain</w:t>
      </w:r>
      <w:proofErr w:type="gramEnd"/>
      <w:r>
        <w:rPr>
          <w:color w:val="231F20"/>
        </w:rPr>
        <w:t xml:space="preserve"> exceeding 21 years (</w:t>
      </w:r>
      <w:proofErr w:type="gramStart"/>
      <w:r>
        <w:rPr>
          <w:color w:val="231F20"/>
        </w:rPr>
        <w:t>whether or not</w:t>
      </w:r>
      <w:proofErr w:type="gramEnd"/>
      <w:r>
        <w:rPr>
          <w:color w:val="231F20"/>
        </w:rPr>
        <w:t xml:space="preserve"> it is terminable before the expiry of the term by notice given by the tenant, by re-entry or forfeiture or otherwise.)</w:t>
      </w:r>
      <w:r>
        <w:rPr>
          <w:rFonts w:ascii="Arial"/>
          <w:b/>
          <w:color w:val="231F20"/>
          <w:vertAlign w:val="superscript"/>
        </w:rPr>
        <w:t>2</w:t>
      </w:r>
    </w:p>
    <w:p w14:paraId="78556274" w14:textId="77777777" w:rsidR="00180D28" w:rsidRDefault="002909AC">
      <w:pPr>
        <w:pStyle w:val="BodyText"/>
        <w:spacing w:before="6"/>
        <w:rPr>
          <w:rFonts w:ascii="Arial"/>
          <w:b/>
          <w:sz w:val="18"/>
        </w:rPr>
      </w:pPr>
      <w:r>
        <w:rPr>
          <w:rFonts w:ascii="Arial"/>
          <w:b/>
          <w:noProof/>
          <w:sz w:val="18"/>
        </w:rPr>
        <mc:AlternateContent>
          <mc:Choice Requires="wps">
            <w:drawing>
              <wp:anchor distT="0" distB="0" distL="0" distR="0" simplePos="0" relativeHeight="487592448" behindDoc="1" locked="0" layoutInCell="1" allowOverlap="1" wp14:anchorId="785564E7" wp14:editId="785564E8">
                <wp:simplePos x="0" y="0"/>
                <wp:positionH relativeFrom="page">
                  <wp:posOffset>1708205</wp:posOffset>
                </wp:positionH>
                <wp:positionV relativeFrom="paragraph">
                  <wp:posOffset>150557</wp:posOffset>
                </wp:positionV>
                <wp:extent cx="912494"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24A023F" id="Graphic 41" o:spid="_x0000_s1026" style="position:absolute;margin-left:134.5pt;margin-top:11.85pt;width:71.8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275" w14:textId="77777777" w:rsidR="00180D28" w:rsidRDefault="002909AC">
      <w:pPr>
        <w:spacing w:before="87" w:line="223" w:lineRule="auto"/>
        <w:ind w:left="890" w:right="82" w:firstLine="412"/>
        <w:jc w:val="both"/>
        <w:rPr>
          <w:sz w:val="16"/>
        </w:rPr>
      </w:pPr>
      <w:r>
        <w:rPr>
          <w:rFonts w:ascii="Arial" w:hAnsi="Arial"/>
          <w:b/>
          <w:color w:val="231F20"/>
          <w:sz w:val="16"/>
          <w:vertAlign w:val="superscript"/>
        </w:rPr>
        <w:t>5</w:t>
      </w:r>
      <w:r>
        <w:rPr>
          <w:rFonts w:ascii="Century Schoolbook" w:hAnsi="Century Schoolbook"/>
          <w:i/>
          <w:color w:val="231F20"/>
          <w:sz w:val="16"/>
        </w:rPr>
        <w:t xml:space="preserve">Q Studios (Stoke) RTM Co Ltd v Premier Ground Rents No. 6 Ltd </w:t>
      </w:r>
      <w:r>
        <w:rPr>
          <w:color w:val="231F20"/>
          <w:sz w:val="16"/>
        </w:rPr>
        <w:t xml:space="preserve">[2020] UKUT 197 (LC) </w:t>
      </w:r>
      <w:proofErr w:type="gramStart"/>
      <w:r>
        <w:rPr>
          <w:color w:val="231F20"/>
          <w:sz w:val="16"/>
        </w:rPr>
        <w:t>refer-ring</w:t>
      </w:r>
      <w:proofErr w:type="gramEnd"/>
      <w:r>
        <w:rPr>
          <w:color w:val="231F20"/>
          <w:sz w:val="16"/>
        </w:rPr>
        <w:t xml:space="preserve"> to </w:t>
      </w:r>
      <w:proofErr w:type="spellStart"/>
      <w:r>
        <w:rPr>
          <w:rFonts w:ascii="Century Schoolbook" w:hAnsi="Century Schoolbook"/>
          <w:i/>
          <w:color w:val="231F20"/>
          <w:sz w:val="16"/>
        </w:rPr>
        <w:t>Aldford</w:t>
      </w:r>
      <w:proofErr w:type="spellEnd"/>
      <w:r>
        <w:rPr>
          <w:rFonts w:ascii="Century Schoolbook" w:hAnsi="Century Schoolbook"/>
          <w:i/>
          <w:color w:val="231F20"/>
          <w:sz w:val="16"/>
        </w:rPr>
        <w:t xml:space="preserve"> House Freehold Ltd v Grosvenor (Mayfair) Estate </w:t>
      </w:r>
      <w:r>
        <w:rPr>
          <w:color w:val="231F20"/>
          <w:sz w:val="16"/>
        </w:rPr>
        <w:t>[2019] EWCA</w:t>
      </w:r>
      <w:r>
        <w:rPr>
          <w:color w:val="231F20"/>
          <w:spacing w:val="-4"/>
          <w:sz w:val="16"/>
        </w:rPr>
        <w:t xml:space="preserve"> </w:t>
      </w:r>
      <w:r>
        <w:rPr>
          <w:color w:val="231F20"/>
          <w:sz w:val="16"/>
        </w:rPr>
        <w:t>Civ 1848. The question is not whether the unit is the occupier’s home, nor is it concerned with the terms on which the unit is let; the availability of other facilities, such as a communal lounge, gym and laundry, will not prevent a student “</w:t>
      </w:r>
      <w:proofErr w:type="spellStart"/>
      <w:r>
        <w:rPr>
          <w:color w:val="231F20"/>
          <w:sz w:val="16"/>
        </w:rPr>
        <w:t>studystudio</w:t>
      </w:r>
      <w:proofErr w:type="spellEnd"/>
      <w:r>
        <w:rPr>
          <w:color w:val="231F20"/>
          <w:sz w:val="16"/>
        </w:rPr>
        <w:t xml:space="preserve">” which contained all the essential requirements for living, eating and sleeping, from being a flat: </w:t>
      </w:r>
      <w:r>
        <w:rPr>
          <w:rFonts w:ascii="Century Schoolbook" w:hAnsi="Century Schoolbook"/>
          <w:i/>
          <w:color w:val="231F20"/>
          <w:sz w:val="16"/>
        </w:rPr>
        <w:t xml:space="preserve">Q Studios (Stoke) RTM Co Ltd v Premier Ground Rents No. 6 Ltd </w:t>
      </w:r>
      <w:r>
        <w:rPr>
          <w:color w:val="231F20"/>
          <w:sz w:val="16"/>
        </w:rPr>
        <w:t xml:space="preserve">[2020] UKUT 197 (LC). </w:t>
      </w:r>
      <w:r>
        <w:rPr>
          <w:rFonts w:ascii="Century Schoolbook" w:hAnsi="Century Schoolbook"/>
          <w:i/>
          <w:color w:val="231F20"/>
          <w:sz w:val="16"/>
        </w:rPr>
        <w:t xml:space="preserve">Jones v Wrotham Park Estates </w:t>
      </w:r>
      <w:r>
        <w:rPr>
          <w:color w:val="231F20"/>
          <w:sz w:val="16"/>
        </w:rPr>
        <w:t>[1980] A.C. 74, CA.</w:t>
      </w:r>
    </w:p>
    <w:p w14:paraId="78556276" w14:textId="77777777" w:rsidR="00180D28" w:rsidRDefault="002909AC">
      <w:pPr>
        <w:spacing w:before="74"/>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31:11]</w:t>
      </w:r>
    </w:p>
    <w:p w14:paraId="78556277"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72(1)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78" w14:textId="77777777" w:rsidR="00180D28" w:rsidRDefault="002909AC">
      <w:pPr>
        <w:spacing w:before="47"/>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75(2)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79" w14:textId="77777777" w:rsidR="00180D28" w:rsidRDefault="002909AC">
      <w:pPr>
        <w:spacing w:before="47"/>
        <w:ind w:left="130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75(7)</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7A" w14:textId="77777777" w:rsidR="00180D28" w:rsidRDefault="002909AC">
      <w:pPr>
        <w:spacing w:before="58" w:line="223" w:lineRule="auto"/>
        <w:ind w:left="890" w:right="82" w:firstLine="412"/>
        <w:jc w:val="both"/>
        <w:rPr>
          <w:sz w:val="16"/>
        </w:rPr>
      </w:pPr>
      <w:r>
        <w:rPr>
          <w:rFonts w:ascii="Arial"/>
          <w:b/>
          <w:color w:val="231F20"/>
          <w:sz w:val="16"/>
          <w:vertAlign w:val="superscript"/>
        </w:rPr>
        <w:t>4</w:t>
      </w:r>
      <w:r>
        <w:rPr>
          <w:color w:val="231F20"/>
          <w:sz w:val="16"/>
        </w:rPr>
        <w:t>Section 109(1) of the 2002 Act. Where the qualifying tenant dies and the lease passes to their personal</w:t>
      </w:r>
      <w:r>
        <w:rPr>
          <w:color w:val="231F20"/>
          <w:spacing w:val="-1"/>
          <w:sz w:val="16"/>
        </w:rPr>
        <w:t xml:space="preserve"> </w:t>
      </w:r>
      <w:r>
        <w:rPr>
          <w:color w:val="231F20"/>
          <w:sz w:val="16"/>
        </w:rPr>
        <w:t>representatives,</w:t>
      </w:r>
      <w:r>
        <w:rPr>
          <w:color w:val="231F20"/>
          <w:spacing w:val="-1"/>
          <w:sz w:val="16"/>
        </w:rPr>
        <w:t xml:space="preserve"> </w:t>
      </w:r>
      <w:r>
        <w:rPr>
          <w:color w:val="231F20"/>
          <w:sz w:val="16"/>
        </w:rPr>
        <w:t>they</w:t>
      </w:r>
      <w:r>
        <w:rPr>
          <w:color w:val="231F20"/>
          <w:spacing w:val="-1"/>
          <w:sz w:val="16"/>
        </w:rPr>
        <w:t xml:space="preserve"> </w:t>
      </w:r>
      <w:r>
        <w:rPr>
          <w:color w:val="231F20"/>
          <w:sz w:val="16"/>
        </w:rPr>
        <w:t>are</w:t>
      </w:r>
      <w:r>
        <w:rPr>
          <w:color w:val="231F20"/>
          <w:spacing w:val="-1"/>
          <w:sz w:val="16"/>
        </w:rPr>
        <w:t xml:space="preserve"> </w:t>
      </w:r>
      <w:r>
        <w:rPr>
          <w:color w:val="231F20"/>
          <w:sz w:val="16"/>
        </w:rPr>
        <w:t>the</w:t>
      </w:r>
      <w:r>
        <w:rPr>
          <w:color w:val="231F20"/>
          <w:spacing w:val="-1"/>
          <w:sz w:val="16"/>
        </w:rPr>
        <w:t xml:space="preserve"> </w:t>
      </w:r>
      <w:r>
        <w:rPr>
          <w:color w:val="231F20"/>
          <w:sz w:val="16"/>
        </w:rPr>
        <w:t>qualifying</w:t>
      </w:r>
      <w:r>
        <w:rPr>
          <w:color w:val="231F20"/>
          <w:spacing w:val="-1"/>
          <w:sz w:val="16"/>
        </w:rPr>
        <w:t xml:space="preserve"> </w:t>
      </w:r>
      <w:r>
        <w:rPr>
          <w:color w:val="231F20"/>
          <w:sz w:val="16"/>
        </w:rPr>
        <w:t>tenants:</w:t>
      </w:r>
      <w:r>
        <w:rPr>
          <w:color w:val="231F20"/>
          <w:spacing w:val="-1"/>
          <w:sz w:val="16"/>
        </w:rPr>
        <w:t xml:space="preserve"> </w:t>
      </w:r>
      <w:proofErr w:type="spellStart"/>
      <w:r>
        <w:rPr>
          <w:rFonts w:ascii="Century Schoolbook"/>
          <w:i/>
          <w:color w:val="231F20"/>
          <w:sz w:val="16"/>
        </w:rPr>
        <w:t>Assethold</w:t>
      </w:r>
      <w:proofErr w:type="spellEnd"/>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1"/>
          <w:sz w:val="16"/>
        </w:rPr>
        <w:t xml:space="preserve"> </w:t>
      </w:r>
      <w:r>
        <w:rPr>
          <w:rFonts w:ascii="Century Schoolbook"/>
          <w:i/>
          <w:color w:val="231F20"/>
          <w:sz w:val="16"/>
        </w:rPr>
        <w:t>7</w:t>
      </w:r>
      <w:r>
        <w:rPr>
          <w:rFonts w:ascii="Century Schoolbook"/>
          <w:i/>
          <w:color w:val="231F20"/>
          <w:spacing w:val="-1"/>
          <w:sz w:val="16"/>
        </w:rPr>
        <w:t xml:space="preserve"> </w:t>
      </w:r>
      <w:r>
        <w:rPr>
          <w:rFonts w:ascii="Century Schoolbook"/>
          <w:i/>
          <w:color w:val="231F20"/>
          <w:sz w:val="16"/>
        </w:rPr>
        <w:t>Sunny</w:t>
      </w:r>
      <w:r>
        <w:rPr>
          <w:rFonts w:ascii="Century Schoolbook"/>
          <w:i/>
          <w:color w:val="231F20"/>
          <w:spacing w:val="-1"/>
          <w:sz w:val="16"/>
        </w:rPr>
        <w:t xml:space="preserve"> </w:t>
      </w:r>
      <w:r>
        <w:rPr>
          <w:rFonts w:ascii="Century Schoolbook"/>
          <w:i/>
          <w:color w:val="231F20"/>
          <w:sz w:val="16"/>
        </w:rPr>
        <w:t>Gardens</w:t>
      </w:r>
      <w:r>
        <w:rPr>
          <w:rFonts w:ascii="Century Schoolbook"/>
          <w:i/>
          <w:color w:val="231F20"/>
          <w:spacing w:val="-1"/>
          <w:sz w:val="16"/>
        </w:rPr>
        <w:t xml:space="preserve"> </w:t>
      </w:r>
      <w:r>
        <w:rPr>
          <w:rFonts w:ascii="Century Schoolbook"/>
          <w:i/>
          <w:color w:val="231F20"/>
          <w:sz w:val="16"/>
        </w:rPr>
        <w:t>Road</w:t>
      </w:r>
      <w:r>
        <w:rPr>
          <w:rFonts w:ascii="Century Schoolbook"/>
          <w:i/>
          <w:color w:val="231F20"/>
          <w:spacing w:val="-1"/>
          <w:sz w:val="16"/>
        </w:rPr>
        <w:t xml:space="preserve"> </w:t>
      </w:r>
      <w:r>
        <w:rPr>
          <w:rFonts w:ascii="Century Schoolbook"/>
          <w:i/>
          <w:color w:val="231F20"/>
          <w:sz w:val="16"/>
        </w:rPr>
        <w:t xml:space="preserve">RTM Co Ltd </w:t>
      </w:r>
      <w:r>
        <w:rPr>
          <w:color w:val="231F20"/>
          <w:sz w:val="16"/>
        </w:rPr>
        <w:t>[2013] UKUT 509 (LC).</w:t>
      </w:r>
    </w:p>
    <w:p w14:paraId="7855627B" w14:textId="77777777" w:rsidR="00180D28" w:rsidRDefault="002909AC">
      <w:pPr>
        <w:spacing w:before="62" w:line="223" w:lineRule="auto"/>
        <w:ind w:left="890" w:right="82" w:firstLine="412"/>
        <w:jc w:val="both"/>
        <w:rPr>
          <w:sz w:val="16"/>
        </w:rPr>
      </w:pPr>
      <w:r>
        <w:rPr>
          <w:rFonts w:ascii="Arial" w:hAnsi="Arial"/>
          <w:b/>
          <w:color w:val="231F20"/>
          <w:sz w:val="16"/>
          <w:vertAlign w:val="superscript"/>
        </w:rPr>
        <w:t>5</w:t>
      </w:r>
      <w:r>
        <w:rPr>
          <w:rFonts w:ascii="Century Schoolbook" w:hAnsi="Century Schoolbook"/>
          <w:i/>
          <w:color w:val="231F20"/>
          <w:sz w:val="16"/>
        </w:rPr>
        <w:t xml:space="preserve">Avon Freeholds Ltd v Cresta Court E RTM Co Ltd </w:t>
      </w:r>
      <w:r>
        <w:rPr>
          <w:color w:val="231F20"/>
          <w:sz w:val="16"/>
        </w:rPr>
        <w:t>[2025] EWCA</w:t>
      </w:r>
      <w:r>
        <w:rPr>
          <w:color w:val="231F20"/>
          <w:spacing w:val="-5"/>
          <w:sz w:val="16"/>
        </w:rPr>
        <w:t xml:space="preserve"> </w:t>
      </w:r>
      <w:r>
        <w:rPr>
          <w:color w:val="231F20"/>
          <w:sz w:val="16"/>
        </w:rPr>
        <w:t>Civ 1016. Where there are both legal and equitable leases in existence at the same time, such as where a property is sold in the “registration</w:t>
      </w:r>
      <w:r>
        <w:rPr>
          <w:color w:val="231F20"/>
          <w:spacing w:val="-1"/>
          <w:sz w:val="16"/>
        </w:rPr>
        <w:t xml:space="preserve"> </w:t>
      </w:r>
      <w:r>
        <w:rPr>
          <w:color w:val="231F20"/>
          <w:sz w:val="16"/>
        </w:rPr>
        <w:t>gap”</w:t>
      </w:r>
      <w:r>
        <w:rPr>
          <w:color w:val="231F20"/>
          <w:spacing w:val="-1"/>
          <w:sz w:val="16"/>
        </w:rPr>
        <w:t xml:space="preserve"> </w:t>
      </w:r>
      <w:r>
        <w:rPr>
          <w:color w:val="231F20"/>
          <w:sz w:val="16"/>
        </w:rPr>
        <w:t>between</w:t>
      </w:r>
      <w:r>
        <w:rPr>
          <w:color w:val="231F20"/>
          <w:spacing w:val="-1"/>
          <w:sz w:val="16"/>
        </w:rPr>
        <w:t xml:space="preserve"> </w:t>
      </w:r>
      <w:r>
        <w:rPr>
          <w:color w:val="231F20"/>
          <w:sz w:val="16"/>
        </w:rPr>
        <w:t>completion</w:t>
      </w:r>
      <w:r>
        <w:rPr>
          <w:color w:val="231F20"/>
          <w:spacing w:val="-1"/>
          <w:sz w:val="16"/>
        </w:rPr>
        <w:t xml:space="preserve"> </w:t>
      </w:r>
      <w:r>
        <w:rPr>
          <w:color w:val="231F20"/>
          <w:sz w:val="16"/>
        </w:rPr>
        <w:t>of</w:t>
      </w:r>
      <w:r>
        <w:rPr>
          <w:color w:val="231F20"/>
          <w:spacing w:val="-1"/>
          <w:sz w:val="16"/>
        </w:rPr>
        <w:t xml:space="preserve"> </w:t>
      </w:r>
      <w:r>
        <w:rPr>
          <w:color w:val="231F20"/>
          <w:sz w:val="16"/>
        </w:rPr>
        <w:t>a</w:t>
      </w:r>
      <w:r>
        <w:rPr>
          <w:color w:val="231F20"/>
          <w:spacing w:val="-1"/>
          <w:sz w:val="16"/>
        </w:rPr>
        <w:t xml:space="preserve"> </w:t>
      </w:r>
      <w:r>
        <w:rPr>
          <w:color w:val="231F20"/>
          <w:sz w:val="16"/>
        </w:rPr>
        <w:t>purchase</w:t>
      </w:r>
      <w:r>
        <w:rPr>
          <w:color w:val="231F20"/>
          <w:spacing w:val="-1"/>
          <w:sz w:val="16"/>
        </w:rPr>
        <w:t xml:space="preserve"> </w:t>
      </w:r>
      <w:r>
        <w:rPr>
          <w:color w:val="231F20"/>
          <w:sz w:val="16"/>
        </w:rPr>
        <w:t>and</w:t>
      </w:r>
      <w:r>
        <w:rPr>
          <w:color w:val="231F20"/>
          <w:spacing w:val="-1"/>
          <w:sz w:val="16"/>
        </w:rPr>
        <w:t xml:space="preserve"> </w:t>
      </w:r>
      <w:r>
        <w:rPr>
          <w:color w:val="231F20"/>
          <w:sz w:val="16"/>
        </w:rPr>
        <w:t>its</w:t>
      </w:r>
      <w:r>
        <w:rPr>
          <w:color w:val="231F20"/>
          <w:spacing w:val="-1"/>
          <w:sz w:val="16"/>
        </w:rPr>
        <w:t xml:space="preserve"> </w:t>
      </w:r>
      <w:r>
        <w:rPr>
          <w:color w:val="231F20"/>
          <w:sz w:val="16"/>
        </w:rPr>
        <w:t>registration</w:t>
      </w:r>
      <w:r>
        <w:rPr>
          <w:color w:val="231F20"/>
          <w:spacing w:val="-1"/>
          <w:sz w:val="16"/>
        </w:rPr>
        <w:t xml:space="preserve"> </w:t>
      </w:r>
      <w:r>
        <w:rPr>
          <w:color w:val="231F20"/>
          <w:sz w:val="16"/>
        </w:rPr>
        <w:t>at</w:t>
      </w:r>
      <w:r>
        <w:rPr>
          <w:color w:val="231F20"/>
          <w:spacing w:val="-1"/>
          <w:sz w:val="16"/>
        </w:rPr>
        <w:t xml:space="preserve"> </w:t>
      </w:r>
      <w:r>
        <w:rPr>
          <w:color w:val="231F20"/>
          <w:sz w:val="16"/>
        </w:rPr>
        <w:t>HM</w:t>
      </w:r>
      <w:r>
        <w:rPr>
          <w:color w:val="231F20"/>
          <w:spacing w:val="-1"/>
          <w:sz w:val="16"/>
        </w:rPr>
        <w:t xml:space="preserve"> </w:t>
      </w:r>
      <w:r>
        <w:rPr>
          <w:color w:val="231F20"/>
          <w:sz w:val="16"/>
        </w:rPr>
        <w:t>Land</w:t>
      </w:r>
      <w:r>
        <w:rPr>
          <w:color w:val="231F20"/>
          <w:spacing w:val="-1"/>
          <w:sz w:val="16"/>
        </w:rPr>
        <w:t xml:space="preserve"> </w:t>
      </w:r>
      <w:r>
        <w:rPr>
          <w:color w:val="231F20"/>
          <w:sz w:val="16"/>
        </w:rPr>
        <w:t>Registry,</w:t>
      </w:r>
      <w:r>
        <w:rPr>
          <w:color w:val="231F20"/>
          <w:spacing w:val="-1"/>
          <w:sz w:val="16"/>
        </w:rPr>
        <w:t xml:space="preserve"> </w:t>
      </w:r>
      <w:r>
        <w:rPr>
          <w:color w:val="231F20"/>
          <w:sz w:val="16"/>
        </w:rPr>
        <w:t xml:space="preserve">primacy will be given to the legal lessee: </w:t>
      </w:r>
      <w:r>
        <w:rPr>
          <w:rFonts w:ascii="Century Schoolbook" w:hAnsi="Century Schoolbook"/>
          <w:i/>
          <w:color w:val="231F20"/>
          <w:sz w:val="16"/>
        </w:rPr>
        <w:t xml:space="preserve">159-167 Prince of Wales Road RTM Co Ltd v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w:t>
      </w:r>
      <w:r>
        <w:rPr>
          <w:color w:val="231F20"/>
          <w:sz w:val="16"/>
        </w:rPr>
        <w:t xml:space="preserve">[2024] EWCA Civ 1544; </w:t>
      </w:r>
      <w:r>
        <w:rPr>
          <w:rFonts w:ascii="Century Schoolbook" w:hAnsi="Century Schoolbook"/>
          <w:i/>
          <w:color w:val="231F20"/>
          <w:sz w:val="16"/>
        </w:rPr>
        <w:t xml:space="preserve">Avon Freeholds Ltd v Cresta Court E RTM Co Ltd </w:t>
      </w:r>
      <w:r>
        <w:rPr>
          <w:color w:val="231F20"/>
          <w:sz w:val="16"/>
        </w:rPr>
        <w:t>[2025] EWCA Civ 1016.</w:t>
      </w:r>
    </w:p>
    <w:p w14:paraId="7855627C" w14:textId="77777777" w:rsidR="00180D28" w:rsidRDefault="002909AC">
      <w:pPr>
        <w:spacing w:before="52"/>
        <w:ind w:left="1302"/>
        <w:rPr>
          <w:sz w:val="16"/>
        </w:rPr>
      </w:pPr>
      <w:r>
        <w:rPr>
          <w:rFonts w:ascii="Arial"/>
          <w:b/>
          <w:color w:val="231F20"/>
          <w:sz w:val="16"/>
          <w:vertAlign w:val="superscript"/>
        </w:rPr>
        <w:t>6</w:t>
      </w:r>
      <w:r>
        <w:rPr>
          <w:rFonts w:ascii="Century Schoolbook"/>
          <w:i/>
          <w:color w:val="231F20"/>
          <w:sz w:val="16"/>
        </w:rPr>
        <w:t>Avon</w:t>
      </w:r>
      <w:r>
        <w:rPr>
          <w:rFonts w:ascii="Century Schoolbook"/>
          <w:i/>
          <w:color w:val="231F20"/>
          <w:spacing w:val="1"/>
          <w:sz w:val="16"/>
        </w:rPr>
        <w:t xml:space="preserve"> </w:t>
      </w:r>
      <w:r>
        <w:rPr>
          <w:rFonts w:ascii="Century Schoolbook"/>
          <w:i/>
          <w:color w:val="231F20"/>
          <w:sz w:val="16"/>
        </w:rPr>
        <w:t>Ground</w:t>
      </w:r>
      <w:r>
        <w:rPr>
          <w:rFonts w:ascii="Century Schoolbook"/>
          <w:i/>
          <w:color w:val="231F20"/>
          <w:spacing w:val="1"/>
          <w:sz w:val="16"/>
        </w:rPr>
        <w:t xml:space="preserve"> </w:t>
      </w:r>
      <w:r>
        <w:rPr>
          <w:rFonts w:ascii="Century Schoolbook"/>
          <w:i/>
          <w:color w:val="231F20"/>
          <w:sz w:val="16"/>
        </w:rPr>
        <w:t>Rents</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1"/>
          <w:sz w:val="16"/>
        </w:rPr>
        <w:t xml:space="preserve"> </w:t>
      </w:r>
      <w:r>
        <w:rPr>
          <w:rFonts w:ascii="Century Schoolbook"/>
          <w:i/>
          <w:color w:val="231F20"/>
          <w:sz w:val="16"/>
        </w:rPr>
        <w:t>Canary</w:t>
      </w:r>
      <w:r>
        <w:rPr>
          <w:rFonts w:ascii="Century Schoolbook"/>
          <w:i/>
          <w:color w:val="231F20"/>
          <w:spacing w:val="1"/>
          <w:sz w:val="16"/>
        </w:rPr>
        <w:t xml:space="preserve"> </w:t>
      </w:r>
      <w:r>
        <w:rPr>
          <w:rFonts w:ascii="Century Schoolbook"/>
          <w:i/>
          <w:color w:val="231F20"/>
          <w:sz w:val="16"/>
        </w:rPr>
        <w:t>Gateway</w:t>
      </w:r>
      <w:r>
        <w:rPr>
          <w:rFonts w:ascii="Century Schoolbook"/>
          <w:i/>
          <w:color w:val="231F20"/>
          <w:spacing w:val="1"/>
          <w:sz w:val="16"/>
        </w:rPr>
        <w:t xml:space="preserve"> </w:t>
      </w:r>
      <w:r>
        <w:rPr>
          <w:rFonts w:ascii="Century Schoolbook"/>
          <w:i/>
          <w:color w:val="231F20"/>
          <w:sz w:val="16"/>
        </w:rPr>
        <w:t>(Block</w:t>
      </w:r>
      <w:r>
        <w:rPr>
          <w:rFonts w:ascii="Century Schoolbook"/>
          <w:i/>
          <w:color w:val="231F20"/>
          <w:spacing w:val="1"/>
          <w:sz w:val="16"/>
        </w:rPr>
        <w:t xml:space="preserve"> </w:t>
      </w:r>
      <w:r>
        <w:rPr>
          <w:rFonts w:ascii="Century Schoolbook"/>
          <w:i/>
          <w:color w:val="231F20"/>
          <w:sz w:val="16"/>
        </w:rPr>
        <w:t>A)</w:t>
      </w:r>
      <w:r>
        <w:rPr>
          <w:rFonts w:ascii="Century Schoolbook"/>
          <w:i/>
          <w:color w:val="231F20"/>
          <w:spacing w:val="1"/>
          <w:sz w:val="16"/>
        </w:rPr>
        <w:t xml:space="preserve"> </w:t>
      </w:r>
      <w:r>
        <w:rPr>
          <w:rFonts w:ascii="Century Schoolbook"/>
          <w:i/>
          <w:color w:val="231F20"/>
          <w:sz w:val="16"/>
        </w:rPr>
        <w:t>RTM</w:t>
      </w:r>
      <w:r>
        <w:rPr>
          <w:rFonts w:ascii="Century Schoolbook"/>
          <w:i/>
          <w:color w:val="231F20"/>
          <w:spacing w:val="1"/>
          <w:sz w:val="16"/>
        </w:rPr>
        <w:t xml:space="preserve"> </w:t>
      </w:r>
      <w:r>
        <w:rPr>
          <w:rFonts w:ascii="Century Schoolbook"/>
          <w:i/>
          <w:color w:val="231F20"/>
          <w:sz w:val="16"/>
        </w:rPr>
        <w:t>Company</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color w:val="231F20"/>
          <w:sz w:val="16"/>
        </w:rPr>
        <w:t>[2020]</w:t>
      </w:r>
      <w:r>
        <w:rPr>
          <w:color w:val="231F20"/>
          <w:spacing w:val="1"/>
          <w:sz w:val="16"/>
        </w:rPr>
        <w:t xml:space="preserve"> </w:t>
      </w:r>
      <w:r>
        <w:rPr>
          <w:color w:val="231F20"/>
          <w:sz w:val="16"/>
        </w:rPr>
        <w:t>UKUT</w:t>
      </w:r>
      <w:r>
        <w:rPr>
          <w:color w:val="231F20"/>
          <w:spacing w:val="1"/>
          <w:sz w:val="16"/>
        </w:rPr>
        <w:t xml:space="preserve"> </w:t>
      </w:r>
      <w:r>
        <w:rPr>
          <w:color w:val="231F20"/>
          <w:sz w:val="16"/>
        </w:rPr>
        <w:t>358</w:t>
      </w:r>
      <w:r>
        <w:rPr>
          <w:color w:val="231F20"/>
          <w:spacing w:val="1"/>
          <w:sz w:val="16"/>
        </w:rPr>
        <w:t xml:space="preserve"> </w:t>
      </w:r>
      <w:r>
        <w:rPr>
          <w:color w:val="231F20"/>
          <w:spacing w:val="-2"/>
          <w:sz w:val="16"/>
        </w:rPr>
        <w:t>(LC).</w:t>
      </w:r>
    </w:p>
    <w:p w14:paraId="7855627D"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31:12]</w:t>
      </w:r>
    </w:p>
    <w:p w14:paraId="7855627E" w14:textId="77777777" w:rsidR="00180D28" w:rsidRDefault="002909AC">
      <w:pPr>
        <w:spacing w:before="79" w:line="223" w:lineRule="auto"/>
        <w:ind w:left="890" w:right="83" w:firstLine="412"/>
        <w:jc w:val="both"/>
        <w:rPr>
          <w:sz w:val="16"/>
        </w:rPr>
      </w:pPr>
      <w:r>
        <w:rPr>
          <w:rFonts w:ascii="Arial" w:hAnsi="Arial"/>
          <w:b/>
          <w:color w:val="231F20"/>
          <w:sz w:val="16"/>
          <w:vertAlign w:val="superscript"/>
        </w:rPr>
        <w:t>1</w:t>
      </w:r>
      <w:r>
        <w:rPr>
          <w:color w:val="231F20"/>
          <w:sz w:val="16"/>
        </w:rPr>
        <w:t xml:space="preserve">The expressions “lease” and “tenancy” have the same meaning and both expressions include (where the context permits) a sub-lease or sub-tenancy, and an agreement for a lease or tenancy (or </w:t>
      </w:r>
      <w:r>
        <w:rPr>
          <w:color w:val="231F20"/>
          <w:spacing w:val="-5"/>
          <w:sz w:val="16"/>
        </w:rPr>
        <w:t>for</w:t>
      </w:r>
    </w:p>
    <w:p w14:paraId="7855627F" w14:textId="77777777" w:rsidR="00180D28" w:rsidRDefault="00180D28">
      <w:pPr>
        <w:spacing w:line="223" w:lineRule="auto"/>
        <w:jc w:val="both"/>
        <w:rPr>
          <w:sz w:val="16"/>
        </w:rPr>
        <w:sectPr w:rsidR="00180D28">
          <w:pgSz w:w="12240" w:h="15840"/>
          <w:pgMar w:top="2080" w:right="1800" w:bottom="2100" w:left="1800" w:header="1889" w:footer="1911" w:gutter="0"/>
          <w:cols w:space="720"/>
        </w:sectPr>
      </w:pPr>
    </w:p>
    <w:p w14:paraId="78556280" w14:textId="77777777" w:rsidR="00180D28" w:rsidRDefault="002909AC">
      <w:pPr>
        <w:pStyle w:val="BodyText"/>
        <w:spacing w:before="209" w:line="228" w:lineRule="auto"/>
        <w:ind w:left="39" w:right="936" w:firstLine="199"/>
        <w:jc w:val="both"/>
        <w:rPr>
          <w:rFonts w:ascii="Arial"/>
          <w:b/>
        </w:rPr>
      </w:pPr>
      <w:r>
        <w:rPr>
          <w:color w:val="231F20"/>
        </w:rPr>
        <w:lastRenderedPageBreak/>
        <w:t>The following less commonly encountered leases are also long leases for the purposes of the right to manage.</w:t>
      </w:r>
      <w:r>
        <w:rPr>
          <w:rFonts w:ascii="Arial"/>
          <w:b/>
          <w:color w:val="231F20"/>
          <w:vertAlign w:val="superscript"/>
        </w:rPr>
        <w:t>3</w:t>
      </w:r>
    </w:p>
    <w:p w14:paraId="78556281" w14:textId="77777777" w:rsidR="00180D28" w:rsidRDefault="002909AC">
      <w:pPr>
        <w:pStyle w:val="ListParagraph"/>
        <w:numPr>
          <w:ilvl w:val="0"/>
          <w:numId w:val="4"/>
        </w:numPr>
        <w:tabs>
          <w:tab w:val="left" w:pos="701"/>
        </w:tabs>
        <w:spacing w:before="72" w:line="228" w:lineRule="auto"/>
        <w:ind w:right="933"/>
        <w:jc w:val="both"/>
        <w:rPr>
          <w:sz w:val="20"/>
        </w:rPr>
      </w:pPr>
      <w:r>
        <w:rPr>
          <w:color w:val="231F20"/>
          <w:sz w:val="20"/>
        </w:rPr>
        <w:t>A lease for a term fixed by law under a grant with a covenant or obligation for perpetual renewal (provided it is not a lease by sub-demise from one which is not a long lease).</w:t>
      </w:r>
    </w:p>
    <w:p w14:paraId="78556282" w14:textId="77777777" w:rsidR="00180D28" w:rsidRDefault="002909AC">
      <w:pPr>
        <w:pStyle w:val="ListParagraph"/>
        <w:numPr>
          <w:ilvl w:val="0"/>
          <w:numId w:val="4"/>
        </w:numPr>
        <w:tabs>
          <w:tab w:val="left" w:pos="701"/>
        </w:tabs>
        <w:spacing w:before="23" w:line="228" w:lineRule="auto"/>
        <w:ind w:right="934"/>
        <w:jc w:val="both"/>
        <w:rPr>
          <w:sz w:val="20"/>
        </w:rPr>
      </w:pPr>
      <w:r>
        <w:rPr>
          <w:color w:val="231F20"/>
          <w:sz w:val="20"/>
        </w:rPr>
        <w:t>A lease taking effect under s.149(6) Law of Property Act 1925 i.e. a lease terminable after a death, marriage or civil partnership.</w:t>
      </w:r>
    </w:p>
    <w:p w14:paraId="78556283" w14:textId="77777777" w:rsidR="00180D28" w:rsidRDefault="002909AC">
      <w:pPr>
        <w:pStyle w:val="ListParagraph"/>
        <w:numPr>
          <w:ilvl w:val="0"/>
          <w:numId w:val="4"/>
        </w:numPr>
        <w:tabs>
          <w:tab w:val="left" w:pos="701"/>
        </w:tabs>
        <w:spacing w:before="23" w:line="228" w:lineRule="auto"/>
        <w:ind w:right="934"/>
        <w:jc w:val="both"/>
        <w:rPr>
          <w:sz w:val="20"/>
        </w:rPr>
      </w:pPr>
      <w:r>
        <w:rPr>
          <w:color w:val="231F20"/>
          <w:sz w:val="20"/>
        </w:rPr>
        <w:t>A lease granted in pursuance of the right to buy, or the right to acquire on rent to mortgage terms, conferred on tenants of local authorities by Pt V Housing Act 1985.</w:t>
      </w:r>
    </w:p>
    <w:p w14:paraId="78556284" w14:textId="77777777" w:rsidR="00180D28" w:rsidRDefault="002909AC">
      <w:pPr>
        <w:pStyle w:val="ListParagraph"/>
        <w:numPr>
          <w:ilvl w:val="0"/>
          <w:numId w:val="4"/>
        </w:numPr>
        <w:tabs>
          <w:tab w:val="left" w:pos="701"/>
        </w:tabs>
        <w:spacing w:before="23" w:line="228" w:lineRule="auto"/>
        <w:ind w:right="936"/>
        <w:jc w:val="both"/>
        <w:rPr>
          <w:rFonts w:ascii="Arial" w:hAnsi="Arial"/>
          <w:b/>
          <w:sz w:val="20"/>
        </w:rPr>
      </w:pPr>
      <w:r>
        <w:rPr>
          <w:color w:val="231F20"/>
          <w:sz w:val="20"/>
        </w:rPr>
        <w:t>A shared ownership lease,</w:t>
      </w:r>
      <w:r>
        <w:rPr>
          <w:rFonts w:ascii="Arial" w:hAnsi="Arial"/>
          <w:b/>
          <w:color w:val="231F20"/>
          <w:sz w:val="20"/>
          <w:vertAlign w:val="superscript"/>
        </w:rPr>
        <w:t>4</w:t>
      </w:r>
      <w:r>
        <w:rPr>
          <w:rFonts w:ascii="Arial" w:hAnsi="Arial"/>
          <w:b/>
          <w:color w:val="231F20"/>
          <w:sz w:val="20"/>
        </w:rPr>
        <w:t xml:space="preserve"> </w:t>
      </w:r>
      <w:r>
        <w:rPr>
          <w:color w:val="231F20"/>
          <w:sz w:val="20"/>
        </w:rPr>
        <w:t>where the tenant’s total share (meaning the initial share plus any share subsequently acquired)</w:t>
      </w:r>
      <w:r>
        <w:rPr>
          <w:rFonts w:ascii="Arial" w:hAnsi="Arial"/>
          <w:b/>
          <w:color w:val="231F20"/>
          <w:sz w:val="20"/>
          <w:vertAlign w:val="superscript"/>
        </w:rPr>
        <w:t>5</w:t>
      </w:r>
      <w:r>
        <w:rPr>
          <w:rFonts w:ascii="Arial" w:hAnsi="Arial"/>
          <w:b/>
          <w:color w:val="231F20"/>
          <w:sz w:val="20"/>
        </w:rPr>
        <w:t xml:space="preserve"> </w:t>
      </w:r>
      <w:r>
        <w:rPr>
          <w:color w:val="231F20"/>
          <w:sz w:val="20"/>
        </w:rPr>
        <w:t>is 100%.</w:t>
      </w:r>
      <w:r>
        <w:rPr>
          <w:rFonts w:ascii="Arial" w:hAnsi="Arial"/>
          <w:b/>
          <w:color w:val="231F20"/>
          <w:sz w:val="20"/>
          <w:vertAlign w:val="superscript"/>
        </w:rPr>
        <w:t>6</w:t>
      </w:r>
    </w:p>
    <w:p w14:paraId="78556285" w14:textId="77777777" w:rsidR="00180D28" w:rsidRDefault="002909AC">
      <w:pPr>
        <w:pStyle w:val="ListParagraph"/>
        <w:numPr>
          <w:ilvl w:val="0"/>
          <w:numId w:val="4"/>
        </w:numPr>
        <w:tabs>
          <w:tab w:val="left" w:pos="699"/>
          <w:tab w:val="left" w:pos="701"/>
        </w:tabs>
        <w:spacing w:before="22" w:line="228" w:lineRule="auto"/>
        <w:ind w:right="935"/>
        <w:jc w:val="both"/>
        <w:rPr>
          <w:sz w:val="20"/>
        </w:rPr>
      </w:pPr>
      <w:r>
        <w:rPr>
          <w:color w:val="231F20"/>
          <w:sz w:val="20"/>
        </w:rPr>
        <w:t>A lease granted in pursuance of Pt V, Housing Act 1985 which has effect</w:t>
      </w:r>
      <w:r>
        <w:rPr>
          <w:color w:val="231F20"/>
          <w:spacing w:val="80"/>
          <w:w w:val="150"/>
          <w:sz w:val="20"/>
        </w:rPr>
        <w:t xml:space="preserve"> </w:t>
      </w:r>
      <w:r>
        <w:rPr>
          <w:color w:val="231F20"/>
          <w:sz w:val="20"/>
        </w:rPr>
        <w:t>by virtue of s.17 of the Housing Act 1996 (the right to acquire).</w:t>
      </w:r>
    </w:p>
    <w:p w14:paraId="78556286" w14:textId="77777777" w:rsidR="00180D28" w:rsidRDefault="002909AC">
      <w:pPr>
        <w:pStyle w:val="Heading1"/>
        <w:spacing w:before="232"/>
        <w:ind w:left="39"/>
      </w:pPr>
      <w:r>
        <w:rPr>
          <w:color w:val="231F20"/>
        </w:rPr>
        <w:t>§</w:t>
      </w:r>
      <w:r>
        <w:rPr>
          <w:color w:val="231F20"/>
          <w:spacing w:val="-6"/>
        </w:rPr>
        <w:t xml:space="preserve"> </w:t>
      </w:r>
      <w:proofErr w:type="gramStart"/>
      <w:r>
        <w:rPr>
          <w:color w:val="231F20"/>
        </w:rPr>
        <w:t>31:13</w:t>
      </w:r>
      <w:r>
        <w:rPr>
          <w:color w:val="231F20"/>
          <w:spacing w:val="36"/>
        </w:rPr>
        <w:t xml:space="preserve">  </w:t>
      </w:r>
      <w:r>
        <w:rPr>
          <w:color w:val="231F20"/>
        </w:rPr>
        <w:t>Flat</w:t>
      </w:r>
      <w:proofErr w:type="gramEnd"/>
      <w:r>
        <w:rPr>
          <w:color w:val="231F20"/>
          <w:spacing w:val="6"/>
        </w:rPr>
        <w:t xml:space="preserve"> </w:t>
      </w:r>
      <w:r>
        <w:rPr>
          <w:color w:val="231F20"/>
        </w:rPr>
        <w:t>held</w:t>
      </w:r>
      <w:r>
        <w:rPr>
          <w:color w:val="231F20"/>
          <w:spacing w:val="5"/>
        </w:rPr>
        <w:t xml:space="preserve"> </w:t>
      </w:r>
      <w:r>
        <w:rPr>
          <w:color w:val="231F20"/>
        </w:rPr>
        <w:t>under</w:t>
      </w:r>
      <w:r>
        <w:rPr>
          <w:color w:val="231F20"/>
          <w:spacing w:val="5"/>
        </w:rPr>
        <w:t xml:space="preserve"> </w:t>
      </w:r>
      <w:r>
        <w:rPr>
          <w:color w:val="231F20"/>
        </w:rPr>
        <w:t>separate</w:t>
      </w:r>
      <w:r>
        <w:rPr>
          <w:color w:val="231F20"/>
          <w:spacing w:val="5"/>
        </w:rPr>
        <w:t xml:space="preserve"> </w:t>
      </w:r>
      <w:r>
        <w:rPr>
          <w:color w:val="231F20"/>
          <w:spacing w:val="-2"/>
        </w:rPr>
        <w:t>leases</w:t>
      </w:r>
    </w:p>
    <w:p w14:paraId="78556287" w14:textId="77777777" w:rsidR="00180D28" w:rsidRDefault="002909AC">
      <w:pPr>
        <w:pStyle w:val="BodyText"/>
        <w:spacing w:before="148" w:line="228" w:lineRule="auto"/>
        <w:ind w:left="39" w:right="933" w:firstLine="199"/>
        <w:jc w:val="both"/>
      </w:pPr>
      <w:r>
        <w:rPr>
          <w:color w:val="231F20"/>
        </w:rPr>
        <w:t>Where the same flat is held under two or more separate leases having the same landlord and the same tenant, and the property comprised in one of the leases is the whole or part of the flat (with or without appurtenant property) while the property comprised in the other lease or leases is either a part of the flat (with or without</w:t>
      </w:r>
      <w:r>
        <w:rPr>
          <w:color w:val="231F20"/>
          <w:spacing w:val="8"/>
        </w:rPr>
        <w:t xml:space="preserve"> </w:t>
      </w:r>
      <w:r>
        <w:rPr>
          <w:color w:val="231F20"/>
        </w:rPr>
        <w:t>appurtenant</w:t>
      </w:r>
      <w:r>
        <w:rPr>
          <w:color w:val="231F20"/>
          <w:spacing w:val="9"/>
        </w:rPr>
        <w:t xml:space="preserve"> </w:t>
      </w:r>
      <w:r>
        <w:rPr>
          <w:color w:val="231F20"/>
        </w:rPr>
        <w:t>property)</w:t>
      </w:r>
      <w:r>
        <w:rPr>
          <w:color w:val="231F20"/>
          <w:spacing w:val="9"/>
        </w:rPr>
        <w:t xml:space="preserve"> </w:t>
      </w:r>
      <w:r>
        <w:rPr>
          <w:color w:val="231F20"/>
        </w:rPr>
        <w:t>or</w:t>
      </w:r>
      <w:r>
        <w:rPr>
          <w:color w:val="231F20"/>
          <w:spacing w:val="9"/>
        </w:rPr>
        <w:t xml:space="preserve"> </w:t>
      </w:r>
      <w:r>
        <w:rPr>
          <w:color w:val="231F20"/>
        </w:rPr>
        <w:t>appurtenant</w:t>
      </w:r>
      <w:r>
        <w:rPr>
          <w:color w:val="231F20"/>
          <w:spacing w:val="9"/>
        </w:rPr>
        <w:t xml:space="preserve"> </w:t>
      </w:r>
      <w:r>
        <w:rPr>
          <w:color w:val="231F20"/>
        </w:rPr>
        <w:t>property</w:t>
      </w:r>
      <w:r>
        <w:rPr>
          <w:color w:val="231F20"/>
          <w:spacing w:val="9"/>
        </w:rPr>
        <w:t xml:space="preserve"> </w:t>
      </w:r>
      <w:r>
        <w:rPr>
          <w:color w:val="231F20"/>
        </w:rPr>
        <w:t>only,</w:t>
      </w:r>
      <w:r>
        <w:rPr>
          <w:color w:val="231F20"/>
          <w:spacing w:val="9"/>
        </w:rPr>
        <w:t xml:space="preserve"> </w:t>
      </w:r>
      <w:r>
        <w:rPr>
          <w:color w:val="231F20"/>
        </w:rPr>
        <w:t>there</w:t>
      </w:r>
      <w:r>
        <w:rPr>
          <w:color w:val="231F20"/>
          <w:spacing w:val="9"/>
        </w:rPr>
        <w:t xml:space="preserve"> </w:t>
      </w:r>
      <w:r>
        <w:rPr>
          <w:color w:val="231F20"/>
        </w:rPr>
        <w:t>is</w:t>
      </w:r>
      <w:r>
        <w:rPr>
          <w:color w:val="231F20"/>
          <w:spacing w:val="9"/>
        </w:rPr>
        <w:t xml:space="preserve"> </w:t>
      </w:r>
      <w:r>
        <w:rPr>
          <w:color w:val="231F20"/>
        </w:rPr>
        <w:t>taken</w:t>
      </w:r>
      <w:r>
        <w:rPr>
          <w:color w:val="231F20"/>
          <w:spacing w:val="9"/>
        </w:rPr>
        <w:t xml:space="preserve"> </w:t>
      </w:r>
      <w:r>
        <w:rPr>
          <w:color w:val="231F20"/>
        </w:rPr>
        <w:t>to</w:t>
      </w:r>
      <w:r>
        <w:rPr>
          <w:color w:val="231F20"/>
          <w:spacing w:val="9"/>
        </w:rPr>
        <w:t xml:space="preserve"> </w:t>
      </w:r>
      <w:r>
        <w:rPr>
          <w:color w:val="231F20"/>
          <w:spacing w:val="-5"/>
        </w:rPr>
        <w:t>be</w:t>
      </w:r>
    </w:p>
    <w:p w14:paraId="78556288" w14:textId="77777777" w:rsidR="00180D28" w:rsidRDefault="002909AC">
      <w:pPr>
        <w:pStyle w:val="BodyText"/>
        <w:spacing w:before="9"/>
        <w:rPr>
          <w:sz w:val="17"/>
        </w:rPr>
      </w:pPr>
      <w:r>
        <w:rPr>
          <w:noProof/>
          <w:sz w:val="17"/>
        </w:rPr>
        <mc:AlternateContent>
          <mc:Choice Requires="wps">
            <w:drawing>
              <wp:anchor distT="0" distB="0" distL="0" distR="0" simplePos="0" relativeHeight="487592960" behindDoc="1" locked="0" layoutInCell="1" allowOverlap="1" wp14:anchorId="785564E9" wp14:editId="785564EA">
                <wp:simplePos x="0" y="0"/>
                <wp:positionH relativeFrom="page">
                  <wp:posOffset>1168199</wp:posOffset>
                </wp:positionH>
                <wp:positionV relativeFrom="paragraph">
                  <wp:posOffset>151331</wp:posOffset>
                </wp:positionV>
                <wp:extent cx="912494"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2626BF" id="Graphic 49" o:spid="_x0000_s1026" style="position:absolute;margin-left:92pt;margin-top:11.9pt;width:71.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289" w14:textId="77777777" w:rsidR="00180D28" w:rsidRDefault="002909AC">
      <w:pPr>
        <w:spacing w:before="67" w:line="223" w:lineRule="auto"/>
        <w:ind w:left="39" w:right="933"/>
        <w:jc w:val="both"/>
        <w:rPr>
          <w:sz w:val="16"/>
        </w:rPr>
      </w:pPr>
      <w:r>
        <w:rPr>
          <w:color w:val="231F20"/>
          <w:sz w:val="16"/>
        </w:rPr>
        <w:t>a sub-lease or sub-tenancy), but do not include a tenancy at will or at sufferance. The expressions “landlord” and “tenant”, and references to letting, to the grant of a lease or to covenants or the terms of a lease, are construed accordingly: s.112(2)</w:t>
      </w:r>
      <w:proofErr w:type="gramStart"/>
      <w:r>
        <w:rPr>
          <w:color w:val="231F20"/>
          <w:sz w:val="16"/>
        </w:rPr>
        <w:t>–(</w:t>
      </w:r>
      <w:proofErr w:type="gramEnd"/>
      <w:r>
        <w:rPr>
          <w:color w:val="231F20"/>
          <w:sz w:val="16"/>
        </w:rPr>
        <w:t>3) of the 2002</w:t>
      </w:r>
      <w:r>
        <w:rPr>
          <w:color w:val="231F20"/>
          <w:spacing w:val="-8"/>
          <w:sz w:val="16"/>
        </w:rPr>
        <w:t xml:space="preserve"> </w:t>
      </w:r>
      <w:r>
        <w:rPr>
          <w:color w:val="231F20"/>
          <w:sz w:val="16"/>
        </w:rPr>
        <w:t xml:space="preserve">Act. The premises demised by the lease may consist of or include a single flat or more than one flat: s.112(4). A housing association which held multiple flats on a single long </w:t>
      </w:r>
      <w:proofErr w:type="gramStart"/>
      <w:r>
        <w:rPr>
          <w:color w:val="231F20"/>
          <w:sz w:val="16"/>
        </w:rPr>
        <w:t>headlease</w:t>
      </w:r>
      <w:proofErr w:type="gramEnd"/>
      <w:r>
        <w:rPr>
          <w:color w:val="231F20"/>
          <w:sz w:val="16"/>
        </w:rPr>
        <w:t xml:space="preserve"> and which underlet them on shorter tenancies was therefore a qualifying tenant: </w:t>
      </w:r>
      <w:r>
        <w:rPr>
          <w:rFonts w:ascii="Century Schoolbook" w:hAnsi="Century Schoolbook"/>
          <w:i/>
          <w:color w:val="231F20"/>
          <w:sz w:val="16"/>
        </w:rPr>
        <w:t xml:space="preserve">Avon Ground Rents Ltd v Canary Gateway (Block A) RTM Company Ltd </w:t>
      </w:r>
      <w:r>
        <w:rPr>
          <w:color w:val="231F20"/>
          <w:sz w:val="16"/>
        </w:rPr>
        <w:t>[2020] UKUT 358 (LC).</w:t>
      </w:r>
    </w:p>
    <w:p w14:paraId="7855628A" w14:textId="77777777" w:rsidR="00180D28" w:rsidRDefault="002909AC">
      <w:pPr>
        <w:spacing w:before="54"/>
        <w:ind w:left="45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76(2)(a)</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28B"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3</w:t>
      </w:r>
      <w:r>
        <w:rPr>
          <w:color w:val="231F20"/>
          <w:sz w:val="16"/>
        </w:rPr>
        <w:t>These categories are provided for by s.76(2)(</w:t>
      </w:r>
      <w:proofErr w:type="gramStart"/>
      <w:r>
        <w:rPr>
          <w:color w:val="231F20"/>
          <w:sz w:val="16"/>
        </w:rPr>
        <w:t>b)–</w:t>
      </w:r>
      <w:proofErr w:type="gramEnd"/>
      <w:r>
        <w:rPr>
          <w:color w:val="231F20"/>
          <w:sz w:val="16"/>
        </w:rPr>
        <w:t>(f) of the 2002</w:t>
      </w:r>
      <w:r>
        <w:rPr>
          <w:color w:val="231F20"/>
          <w:spacing w:val="-1"/>
          <w:sz w:val="16"/>
        </w:rPr>
        <w:t xml:space="preserve"> </w:t>
      </w:r>
      <w:r>
        <w:rPr>
          <w:color w:val="231F20"/>
          <w:sz w:val="16"/>
        </w:rPr>
        <w:t>Act. The premises demised by the lease may consist of or include a single flat or more than one flat: s.112(4).</w:t>
      </w:r>
      <w:r>
        <w:rPr>
          <w:color w:val="231F20"/>
          <w:spacing w:val="-7"/>
          <w:sz w:val="16"/>
        </w:rPr>
        <w:t xml:space="preserve"> </w:t>
      </w:r>
      <w:r>
        <w:rPr>
          <w:color w:val="231F20"/>
          <w:sz w:val="16"/>
        </w:rPr>
        <w:t>A</w:t>
      </w:r>
      <w:r>
        <w:rPr>
          <w:color w:val="231F20"/>
          <w:spacing w:val="-7"/>
          <w:sz w:val="16"/>
        </w:rPr>
        <w:t xml:space="preserve"> </w:t>
      </w:r>
      <w:r>
        <w:rPr>
          <w:color w:val="231F20"/>
          <w:sz w:val="16"/>
        </w:rPr>
        <w:t xml:space="preserve">housing association which held multiple flats on a single long </w:t>
      </w:r>
      <w:proofErr w:type="gramStart"/>
      <w:r>
        <w:rPr>
          <w:color w:val="231F20"/>
          <w:sz w:val="16"/>
        </w:rPr>
        <w:t>headlease</w:t>
      </w:r>
      <w:proofErr w:type="gramEnd"/>
      <w:r>
        <w:rPr>
          <w:color w:val="231F20"/>
          <w:sz w:val="16"/>
        </w:rPr>
        <w:t xml:space="preserve"> and which underlet them om on shorter tenancies was therefore a qualifying tenant: </w:t>
      </w:r>
      <w:r>
        <w:rPr>
          <w:rFonts w:ascii="Century Schoolbook" w:hAnsi="Century Schoolbook"/>
          <w:i/>
          <w:color w:val="231F20"/>
          <w:sz w:val="16"/>
        </w:rPr>
        <w:t xml:space="preserve">Avon Ground Rents Ltd v Canary Gateway (Block A) RTM Company Ltd </w:t>
      </w:r>
      <w:r>
        <w:rPr>
          <w:color w:val="231F20"/>
          <w:sz w:val="16"/>
        </w:rPr>
        <w:t>[2020] UKUT 358 (LC).</w:t>
      </w:r>
    </w:p>
    <w:p w14:paraId="7855628C" w14:textId="77777777" w:rsidR="00180D28" w:rsidRDefault="002909AC">
      <w:pPr>
        <w:spacing w:before="64" w:line="223" w:lineRule="auto"/>
        <w:ind w:left="39" w:right="933" w:firstLine="412"/>
        <w:jc w:val="both"/>
        <w:rPr>
          <w:sz w:val="16"/>
        </w:rPr>
      </w:pPr>
      <w:r>
        <w:rPr>
          <w:rFonts w:ascii="Arial"/>
          <w:b/>
          <w:color w:val="231F20"/>
          <w:sz w:val="16"/>
          <w:vertAlign w:val="superscript"/>
        </w:rPr>
        <w:t>4</w:t>
      </w:r>
      <w:r>
        <w:rPr>
          <w:color w:val="231F20"/>
          <w:sz w:val="16"/>
        </w:rPr>
        <w:t xml:space="preserve">A shared ownership lease is defined in s.76(3) of the 2002 Act, and means a lease granted on payment of a premium calculated by reference to a percentage of the value of the demised premises or the cost of providing them, or under which the tenant or his personal representative will or may be entitled to a sum calculated by reference to the value of the premises. Such leases are </w:t>
      </w:r>
      <w:proofErr w:type="gramStart"/>
      <w:r>
        <w:rPr>
          <w:color w:val="231F20"/>
          <w:sz w:val="16"/>
        </w:rPr>
        <w:t>most commonly granted</w:t>
      </w:r>
      <w:proofErr w:type="gramEnd"/>
      <w:r>
        <w:rPr>
          <w:color w:val="231F20"/>
          <w:sz w:val="16"/>
        </w:rPr>
        <w:t xml:space="preserve"> under Pt V of the Housing Act 1985 but any lease satisfying the description will qualify as a long lease. (see </w:t>
      </w:r>
      <w:r>
        <w:rPr>
          <w:rFonts w:ascii="Century Schoolbook"/>
          <w:i/>
          <w:color w:val="231F20"/>
          <w:sz w:val="16"/>
        </w:rPr>
        <w:t xml:space="preserve">Joseph Rowntree Memorial Trust Housing Association Ltd v Attorney-General </w:t>
      </w:r>
      <w:r>
        <w:rPr>
          <w:color w:val="231F20"/>
          <w:sz w:val="16"/>
        </w:rPr>
        <w:t>[1983] 1 All E.R. 288 for an example of a shared ownership lease granted by a charitable trust)</w:t>
      </w:r>
    </w:p>
    <w:p w14:paraId="7855628D" w14:textId="77777777" w:rsidR="00180D28" w:rsidRDefault="002909AC">
      <w:pPr>
        <w:spacing w:before="54"/>
        <w:ind w:left="452"/>
        <w:rPr>
          <w:sz w:val="16"/>
        </w:rPr>
      </w:pPr>
      <w:r>
        <w:rPr>
          <w:rFonts w:ascii="Arial"/>
          <w:b/>
          <w:color w:val="231F20"/>
          <w:sz w:val="16"/>
          <w:vertAlign w:val="superscript"/>
        </w:rPr>
        <w:t>5</w:t>
      </w:r>
      <w:r>
        <w:rPr>
          <w:color w:val="231F20"/>
          <w:sz w:val="16"/>
        </w:rPr>
        <w:t>Section</w:t>
      </w:r>
      <w:r>
        <w:rPr>
          <w:color w:val="231F20"/>
          <w:spacing w:val="6"/>
          <w:sz w:val="16"/>
        </w:rPr>
        <w:t xml:space="preserve"> </w:t>
      </w:r>
      <w:r>
        <w:rPr>
          <w:color w:val="231F20"/>
          <w:sz w:val="16"/>
        </w:rPr>
        <w:t>76(4)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8E"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6</w:t>
      </w:r>
      <w:r>
        <w:rPr>
          <w:color w:val="231F20"/>
          <w:sz w:val="16"/>
        </w:rPr>
        <w:t>By virtue of s.76(2)(a) a shared ownership lease which is for a term exceeding 21 years (as is invariably the case with such leases granted under the Housing Acts 1980 and 1985) will be a long</w:t>
      </w:r>
      <w:r>
        <w:rPr>
          <w:color w:val="231F20"/>
          <w:spacing w:val="40"/>
          <w:sz w:val="16"/>
        </w:rPr>
        <w:t xml:space="preserve"> </w:t>
      </w:r>
      <w:r>
        <w:rPr>
          <w:color w:val="231F20"/>
          <w:sz w:val="16"/>
        </w:rPr>
        <w:t xml:space="preserve">lease even where the tenant’s share is less than 100% and s.76(2)(e) would therefore appear apply only to bespoke agreements for terms shorter than 21 years: </w:t>
      </w:r>
      <w:r>
        <w:rPr>
          <w:rFonts w:ascii="Century Schoolbook" w:hAnsi="Century Schoolbook"/>
          <w:i/>
          <w:color w:val="231F20"/>
          <w:sz w:val="16"/>
        </w:rPr>
        <w:t xml:space="preserve">Avon Ground Rents Ltd v Canary Gateway (Block A) RTM Company Ltd </w:t>
      </w:r>
      <w:r>
        <w:rPr>
          <w:color w:val="231F20"/>
          <w:sz w:val="16"/>
        </w:rPr>
        <w:t xml:space="preserve">[2023] EWCA Civ 616, </w:t>
      </w:r>
      <w:proofErr w:type="spellStart"/>
      <w:r>
        <w:rPr>
          <w:rFonts w:ascii="Century Schoolbook" w:hAnsi="Century Schoolbook"/>
          <w:i/>
          <w:color w:val="231F20"/>
          <w:sz w:val="16"/>
        </w:rPr>
        <w:t>Corscombe</w:t>
      </w:r>
      <w:proofErr w:type="spellEnd"/>
      <w:r>
        <w:rPr>
          <w:rFonts w:ascii="Century Schoolbook" w:hAnsi="Century Schoolbook"/>
          <w:i/>
          <w:color w:val="231F20"/>
          <w:sz w:val="16"/>
        </w:rPr>
        <w:t xml:space="preserve"> Close Block 8 RTM Co Ltd v </w:t>
      </w:r>
      <w:proofErr w:type="spellStart"/>
      <w:r>
        <w:rPr>
          <w:rFonts w:ascii="Century Schoolbook" w:hAnsi="Century Schoolbook"/>
          <w:i/>
          <w:color w:val="231F20"/>
          <w:sz w:val="16"/>
        </w:rPr>
        <w:t>Roseleb</w:t>
      </w:r>
      <w:proofErr w:type="spellEnd"/>
      <w:r>
        <w:rPr>
          <w:rFonts w:ascii="Century Schoolbook" w:hAnsi="Century Schoolbook"/>
          <w:i/>
          <w:color w:val="231F20"/>
          <w:sz w:val="16"/>
        </w:rPr>
        <w:t xml:space="preserve"> Ltd </w:t>
      </w:r>
      <w:r>
        <w:rPr>
          <w:color w:val="231F20"/>
          <w:sz w:val="16"/>
        </w:rPr>
        <w:t xml:space="preserve">[2013] UKUT 81 (LC) applying </w:t>
      </w:r>
      <w:r>
        <w:rPr>
          <w:rFonts w:ascii="Century Schoolbook" w:hAnsi="Century Schoolbook"/>
          <w:i/>
          <w:color w:val="231F20"/>
          <w:sz w:val="16"/>
        </w:rPr>
        <w:t xml:space="preserve">Brick Farm Management Ltd v Richmond Housing Partnership Ltd </w:t>
      </w:r>
      <w:r>
        <w:rPr>
          <w:color w:val="231F20"/>
          <w:sz w:val="16"/>
        </w:rPr>
        <w:t xml:space="preserve">[2005] EWHC 1650; [2005] 1 W.L.R. 3934; [2006] 2 E.G.L.R. 46 (a case under the comparable </w:t>
      </w:r>
      <w:proofErr w:type="spellStart"/>
      <w:r>
        <w:rPr>
          <w:color w:val="231F20"/>
          <w:sz w:val="16"/>
        </w:rPr>
        <w:t>provi-sions</w:t>
      </w:r>
      <w:proofErr w:type="spellEnd"/>
      <w:r>
        <w:rPr>
          <w:color w:val="231F20"/>
          <w:sz w:val="16"/>
        </w:rPr>
        <w:t xml:space="preserve"> of s.7 of the Leasehold Reform, Housing and Urban Development Act 1993) and not following </w:t>
      </w:r>
      <w:r>
        <w:rPr>
          <w:rFonts w:ascii="Century Schoolbook" w:hAnsi="Century Schoolbook"/>
          <w:i/>
          <w:color w:val="231F20"/>
          <w:sz w:val="16"/>
        </w:rPr>
        <w:t xml:space="preserve">Richardson v Midland Heart Ltd </w:t>
      </w:r>
      <w:r>
        <w:rPr>
          <w:color w:val="231F20"/>
          <w:sz w:val="16"/>
        </w:rPr>
        <w:t>[2008] L. &amp; T.R. 31.</w:t>
      </w:r>
    </w:p>
    <w:p w14:paraId="7855628F" w14:textId="77777777" w:rsidR="00180D28" w:rsidRDefault="00180D28">
      <w:pPr>
        <w:spacing w:line="223" w:lineRule="auto"/>
        <w:jc w:val="both"/>
        <w:rPr>
          <w:sz w:val="16"/>
        </w:rPr>
        <w:sectPr w:rsidR="00180D28">
          <w:headerReference w:type="even" r:id="rId28"/>
          <w:headerReference w:type="default" r:id="rId29"/>
          <w:footerReference w:type="even" r:id="rId30"/>
          <w:footerReference w:type="default" r:id="rId31"/>
          <w:pgSz w:w="12240" w:h="15840"/>
          <w:pgMar w:top="2080" w:right="1800" w:bottom="2080" w:left="1800" w:header="1889" w:footer="1895" w:gutter="0"/>
          <w:pgNumType w:start="12"/>
          <w:cols w:space="720"/>
        </w:sectPr>
      </w:pPr>
    </w:p>
    <w:p w14:paraId="78556290" w14:textId="77777777" w:rsidR="00180D28" w:rsidRDefault="002909AC">
      <w:pPr>
        <w:pStyle w:val="BodyText"/>
        <w:spacing w:before="217" w:line="218" w:lineRule="auto"/>
        <w:ind w:left="890"/>
        <w:rPr>
          <w:rFonts w:ascii="Arial"/>
          <w:b/>
        </w:rPr>
      </w:pPr>
      <w:r>
        <w:rPr>
          <w:color w:val="231F20"/>
        </w:rPr>
        <w:lastRenderedPageBreak/>
        <w:t>a</w:t>
      </w:r>
      <w:r>
        <w:rPr>
          <w:color w:val="231F20"/>
          <w:spacing w:val="36"/>
        </w:rPr>
        <w:t xml:space="preserve"> </w:t>
      </w:r>
      <w:r>
        <w:rPr>
          <w:color w:val="231F20"/>
        </w:rPr>
        <w:t>single</w:t>
      </w:r>
      <w:r>
        <w:rPr>
          <w:color w:val="231F20"/>
          <w:spacing w:val="36"/>
        </w:rPr>
        <w:t xml:space="preserve"> </w:t>
      </w:r>
      <w:r>
        <w:rPr>
          <w:color w:val="231F20"/>
        </w:rPr>
        <w:t>long</w:t>
      </w:r>
      <w:r>
        <w:rPr>
          <w:color w:val="231F20"/>
          <w:spacing w:val="36"/>
        </w:rPr>
        <w:t xml:space="preserve"> </w:t>
      </w:r>
      <w:r>
        <w:rPr>
          <w:color w:val="231F20"/>
        </w:rPr>
        <w:t>lease</w:t>
      </w:r>
      <w:r>
        <w:rPr>
          <w:color w:val="231F20"/>
          <w:spacing w:val="36"/>
        </w:rPr>
        <w:t xml:space="preserve"> </w:t>
      </w:r>
      <w:r>
        <w:rPr>
          <w:color w:val="231F20"/>
        </w:rPr>
        <w:t>of</w:t>
      </w:r>
      <w:r>
        <w:rPr>
          <w:color w:val="231F20"/>
          <w:spacing w:val="36"/>
        </w:rPr>
        <w:t xml:space="preserve"> </w:t>
      </w:r>
      <w:r>
        <w:rPr>
          <w:color w:val="231F20"/>
        </w:rPr>
        <w:t>the</w:t>
      </w:r>
      <w:r>
        <w:rPr>
          <w:color w:val="231F20"/>
          <w:spacing w:val="36"/>
        </w:rPr>
        <w:t xml:space="preserve"> </w:t>
      </w:r>
      <w:r>
        <w:rPr>
          <w:color w:val="231F20"/>
        </w:rPr>
        <w:t>property</w:t>
      </w:r>
      <w:r>
        <w:rPr>
          <w:color w:val="231F20"/>
          <w:spacing w:val="36"/>
        </w:rPr>
        <w:t xml:space="preserve"> </w:t>
      </w:r>
      <w:r>
        <w:rPr>
          <w:color w:val="231F20"/>
        </w:rPr>
        <w:t>comprised</w:t>
      </w:r>
      <w:r>
        <w:rPr>
          <w:color w:val="231F20"/>
          <w:spacing w:val="36"/>
        </w:rPr>
        <w:t xml:space="preserve"> </w:t>
      </w:r>
      <w:r>
        <w:rPr>
          <w:color w:val="231F20"/>
        </w:rPr>
        <w:t>in</w:t>
      </w:r>
      <w:r>
        <w:rPr>
          <w:color w:val="231F20"/>
          <w:spacing w:val="36"/>
        </w:rPr>
        <w:t xml:space="preserve"> </w:t>
      </w:r>
      <w:r>
        <w:rPr>
          <w:color w:val="231F20"/>
        </w:rPr>
        <w:t>such</w:t>
      </w:r>
      <w:r>
        <w:rPr>
          <w:color w:val="231F20"/>
          <w:spacing w:val="36"/>
        </w:rPr>
        <w:t xml:space="preserve"> </w:t>
      </w:r>
      <w:r>
        <w:rPr>
          <w:color w:val="231F20"/>
        </w:rPr>
        <w:t>of</w:t>
      </w:r>
      <w:r>
        <w:rPr>
          <w:color w:val="231F20"/>
          <w:spacing w:val="36"/>
        </w:rPr>
        <w:t xml:space="preserve"> </w:t>
      </w:r>
      <w:r>
        <w:rPr>
          <w:color w:val="231F20"/>
        </w:rPr>
        <w:t>the</w:t>
      </w:r>
      <w:r>
        <w:rPr>
          <w:color w:val="231F20"/>
          <w:spacing w:val="36"/>
        </w:rPr>
        <w:t xml:space="preserve"> </w:t>
      </w:r>
      <w:r>
        <w:rPr>
          <w:color w:val="231F20"/>
        </w:rPr>
        <w:t>leases</w:t>
      </w:r>
      <w:r>
        <w:rPr>
          <w:color w:val="231F20"/>
          <w:spacing w:val="36"/>
        </w:rPr>
        <w:t xml:space="preserve"> </w:t>
      </w:r>
      <w:r>
        <w:rPr>
          <w:color w:val="231F20"/>
        </w:rPr>
        <w:t>as</w:t>
      </w:r>
      <w:r>
        <w:rPr>
          <w:color w:val="231F20"/>
          <w:spacing w:val="36"/>
        </w:rPr>
        <w:t xml:space="preserve"> </w:t>
      </w:r>
      <w:r>
        <w:rPr>
          <w:color w:val="231F20"/>
        </w:rPr>
        <w:t>are</w:t>
      </w:r>
      <w:r>
        <w:rPr>
          <w:color w:val="231F20"/>
          <w:spacing w:val="36"/>
        </w:rPr>
        <w:t xml:space="preserve"> </w:t>
      </w:r>
      <w:r>
        <w:rPr>
          <w:color w:val="231F20"/>
        </w:rPr>
        <w:t xml:space="preserve">long </w:t>
      </w:r>
      <w:r>
        <w:rPr>
          <w:color w:val="231F20"/>
          <w:spacing w:val="-2"/>
        </w:rPr>
        <w:t>leases.</w:t>
      </w:r>
      <w:r>
        <w:rPr>
          <w:rFonts w:ascii="Arial"/>
          <w:b/>
          <w:color w:val="231F20"/>
          <w:spacing w:val="-2"/>
          <w:vertAlign w:val="superscript"/>
        </w:rPr>
        <w:t>1</w:t>
      </w:r>
    </w:p>
    <w:p w14:paraId="78556291" w14:textId="77777777" w:rsidR="00180D28" w:rsidRDefault="002909AC">
      <w:pPr>
        <w:pStyle w:val="Heading1"/>
        <w:spacing w:before="223"/>
        <w:ind w:left="890"/>
      </w:pPr>
      <w:r>
        <w:rPr>
          <w:color w:val="231F20"/>
        </w:rPr>
        <w:t>§</w:t>
      </w:r>
      <w:r>
        <w:rPr>
          <w:color w:val="231F20"/>
          <w:spacing w:val="-8"/>
        </w:rPr>
        <w:t xml:space="preserve"> </w:t>
      </w:r>
      <w:proofErr w:type="gramStart"/>
      <w:r>
        <w:rPr>
          <w:color w:val="231F20"/>
        </w:rPr>
        <w:t>31:14</w:t>
      </w:r>
      <w:r>
        <w:rPr>
          <w:color w:val="231F20"/>
          <w:spacing w:val="32"/>
        </w:rPr>
        <w:t xml:space="preserve">  </w:t>
      </w:r>
      <w:r>
        <w:rPr>
          <w:color w:val="231F20"/>
        </w:rPr>
        <w:t>Tenancies</w:t>
      </w:r>
      <w:proofErr w:type="gramEnd"/>
      <w:r>
        <w:rPr>
          <w:color w:val="231F20"/>
          <w:spacing w:val="3"/>
        </w:rPr>
        <w:t xml:space="preserve"> </w:t>
      </w:r>
      <w:r>
        <w:rPr>
          <w:color w:val="231F20"/>
        </w:rPr>
        <w:t>treated</w:t>
      </w:r>
      <w:r>
        <w:rPr>
          <w:color w:val="231F20"/>
          <w:spacing w:val="3"/>
        </w:rPr>
        <w:t xml:space="preserve"> </w:t>
      </w:r>
      <w:r>
        <w:rPr>
          <w:color w:val="231F20"/>
        </w:rPr>
        <w:t>as</w:t>
      </w:r>
      <w:r>
        <w:rPr>
          <w:color w:val="231F20"/>
          <w:spacing w:val="2"/>
        </w:rPr>
        <w:t xml:space="preserve"> </w:t>
      </w:r>
      <w:r>
        <w:rPr>
          <w:color w:val="231F20"/>
        </w:rPr>
        <w:t>long</w:t>
      </w:r>
      <w:r>
        <w:rPr>
          <w:color w:val="231F20"/>
          <w:spacing w:val="3"/>
        </w:rPr>
        <w:t xml:space="preserve"> </w:t>
      </w:r>
      <w:r>
        <w:rPr>
          <w:color w:val="231F20"/>
          <w:spacing w:val="-2"/>
        </w:rPr>
        <w:t>leases</w:t>
      </w:r>
    </w:p>
    <w:p w14:paraId="78556292" w14:textId="77777777" w:rsidR="00180D28" w:rsidRDefault="002909AC">
      <w:pPr>
        <w:pStyle w:val="BodyText"/>
        <w:spacing w:before="107" w:line="218" w:lineRule="auto"/>
        <w:ind w:left="890" w:right="83" w:firstLine="199"/>
        <w:jc w:val="both"/>
      </w:pPr>
      <w:r>
        <w:rPr>
          <w:color w:val="231F20"/>
        </w:rPr>
        <w:t>Provision is made for certain leases which would not otherwise be long lease to be treated as long leases.</w:t>
      </w:r>
    </w:p>
    <w:p w14:paraId="78556293" w14:textId="77777777" w:rsidR="00180D28" w:rsidRDefault="00180D28">
      <w:pPr>
        <w:pStyle w:val="BodyText"/>
      </w:pPr>
    </w:p>
    <w:p w14:paraId="78556294" w14:textId="77777777" w:rsidR="00180D28" w:rsidRDefault="002909AC">
      <w:pPr>
        <w:pStyle w:val="Heading1"/>
        <w:spacing w:line="218" w:lineRule="auto"/>
        <w:ind w:left="1758" w:right="865" w:hanging="869"/>
      </w:pPr>
      <w:r>
        <w:rPr>
          <w:color w:val="231F20"/>
        </w:rPr>
        <w:t>§</w:t>
      </w:r>
      <w:r>
        <w:rPr>
          <w:color w:val="231F20"/>
          <w:spacing w:val="-8"/>
        </w:rPr>
        <w:t xml:space="preserve"> </w:t>
      </w:r>
      <w:r>
        <w:rPr>
          <w:color w:val="231F20"/>
        </w:rPr>
        <w:t>31:15</w:t>
      </w:r>
      <w:r>
        <w:rPr>
          <w:color w:val="231F20"/>
          <w:spacing w:val="80"/>
        </w:rPr>
        <w:t xml:space="preserve"> </w:t>
      </w:r>
      <w:r>
        <w:rPr>
          <w:color w:val="231F20"/>
        </w:rPr>
        <w:t>Tenancies treated as long leases—Renewal by grant or implication of law</w:t>
      </w:r>
    </w:p>
    <w:p w14:paraId="78556295" w14:textId="77777777" w:rsidR="00180D28" w:rsidRDefault="002909AC">
      <w:pPr>
        <w:pStyle w:val="BodyText"/>
        <w:spacing w:before="102" w:line="218" w:lineRule="auto"/>
        <w:ind w:left="890" w:right="83" w:firstLine="199"/>
        <w:jc w:val="both"/>
      </w:pPr>
      <w:r>
        <w:rPr>
          <w:color w:val="231F20"/>
        </w:rPr>
        <w:t xml:space="preserve">If, on the coming to an end of a long lease, the tenant of the property becomes or has become the tenant of the property or part of it under a subsequent tenancy, that tenancy is treated as a long lease for the purpose of the right to manage </w:t>
      </w:r>
      <w:proofErr w:type="spellStart"/>
      <w:r>
        <w:rPr>
          <w:color w:val="231F20"/>
        </w:rPr>
        <w:t>ir</w:t>
      </w:r>
      <w:proofErr w:type="spellEnd"/>
      <w:r>
        <w:rPr>
          <w:color w:val="231F20"/>
        </w:rPr>
        <w:t>-respective of its terms.</w:t>
      </w:r>
      <w:r>
        <w:rPr>
          <w:rFonts w:ascii="Arial"/>
          <w:b/>
          <w:color w:val="231F20"/>
          <w:vertAlign w:val="superscript"/>
        </w:rPr>
        <w:t>1</w:t>
      </w:r>
      <w:r>
        <w:rPr>
          <w:rFonts w:ascii="Arial"/>
          <w:b/>
          <w:color w:val="231F20"/>
        </w:rPr>
        <w:t xml:space="preserve"> </w:t>
      </w:r>
      <w:r>
        <w:rPr>
          <w:color w:val="231F20"/>
        </w:rPr>
        <w:t>The same is true whether the new tenancy is created by express grant or by implication of law.</w:t>
      </w:r>
    </w:p>
    <w:p w14:paraId="78556296" w14:textId="77777777" w:rsidR="00180D28" w:rsidRDefault="00180D28">
      <w:pPr>
        <w:pStyle w:val="BodyText"/>
        <w:spacing w:before="2"/>
      </w:pPr>
    </w:p>
    <w:p w14:paraId="78556297" w14:textId="77777777" w:rsidR="00180D28" w:rsidRDefault="002909AC">
      <w:pPr>
        <w:pStyle w:val="Heading1"/>
        <w:spacing w:line="218" w:lineRule="auto"/>
        <w:ind w:left="1758" w:hanging="869"/>
      </w:pPr>
      <w:r>
        <w:rPr>
          <w:color w:val="231F20"/>
        </w:rPr>
        <w:t>§</w:t>
      </w:r>
      <w:r>
        <w:rPr>
          <w:color w:val="231F20"/>
          <w:spacing w:val="-8"/>
        </w:rPr>
        <w:t xml:space="preserve"> </w:t>
      </w:r>
      <w:r>
        <w:rPr>
          <w:color w:val="231F20"/>
        </w:rPr>
        <w:t>31:16</w:t>
      </w:r>
      <w:r>
        <w:rPr>
          <w:color w:val="231F20"/>
          <w:spacing w:val="80"/>
        </w:rPr>
        <w:t xml:space="preserve"> </w:t>
      </w:r>
      <w:r>
        <w:rPr>
          <w:color w:val="231F20"/>
        </w:rPr>
        <w:t xml:space="preserve">Tenancies treated as long leases—Renewal by covenant or </w:t>
      </w:r>
      <w:r>
        <w:rPr>
          <w:color w:val="231F20"/>
          <w:spacing w:val="-2"/>
        </w:rPr>
        <w:t>obligation</w:t>
      </w:r>
    </w:p>
    <w:p w14:paraId="78556298" w14:textId="77777777" w:rsidR="00180D28" w:rsidRDefault="002909AC">
      <w:pPr>
        <w:pStyle w:val="BodyText"/>
        <w:spacing w:before="102" w:line="218" w:lineRule="auto"/>
        <w:ind w:left="890" w:right="83" w:firstLine="199"/>
        <w:jc w:val="both"/>
      </w:pPr>
      <w:r>
        <w:rPr>
          <w:color w:val="231F20"/>
        </w:rPr>
        <w:t>Where a lease for a term of less than 21 years includes a covenant or obligation for its renewal without the payment of a premium, and it is renewed on one or more occasions so that the total term granted, including any interval between the end of one lease and the beginning of the renewal, exceeds 21 years, the lease is treated as if the term originally granted had exceeded 21 years.</w:t>
      </w:r>
      <w:r>
        <w:rPr>
          <w:rFonts w:ascii="Arial"/>
          <w:b/>
          <w:color w:val="231F20"/>
          <w:vertAlign w:val="superscript"/>
        </w:rPr>
        <w:t>1</w:t>
      </w:r>
      <w:r>
        <w:rPr>
          <w:rFonts w:ascii="Arial"/>
          <w:b/>
          <w:color w:val="231F20"/>
        </w:rPr>
        <w:t xml:space="preserve"> </w:t>
      </w:r>
      <w:r>
        <w:rPr>
          <w:color w:val="231F20"/>
        </w:rPr>
        <w:t>Provided no</w:t>
      </w:r>
      <w:r>
        <w:rPr>
          <w:color w:val="231F20"/>
          <w:spacing w:val="80"/>
        </w:rPr>
        <w:t xml:space="preserve"> </w:t>
      </w:r>
      <w:r>
        <w:rPr>
          <w:color w:val="231F20"/>
        </w:rPr>
        <w:t>other exclusion applies, such a lease is therefore a long lease for the purpose of</w:t>
      </w:r>
      <w:r>
        <w:rPr>
          <w:color w:val="231F20"/>
          <w:spacing w:val="80"/>
          <w:w w:val="150"/>
        </w:rPr>
        <w:t xml:space="preserve"> </w:t>
      </w:r>
      <w:r>
        <w:rPr>
          <w:color w:val="231F20"/>
        </w:rPr>
        <w:t>the right to manage.</w:t>
      </w:r>
    </w:p>
    <w:p w14:paraId="78556299" w14:textId="77777777" w:rsidR="00180D28" w:rsidRDefault="002909AC">
      <w:pPr>
        <w:pStyle w:val="Heading1"/>
        <w:spacing w:before="226"/>
        <w:ind w:left="890"/>
      </w:pPr>
      <w:r>
        <w:rPr>
          <w:color w:val="231F20"/>
        </w:rPr>
        <w:t>§</w:t>
      </w:r>
      <w:r>
        <w:rPr>
          <w:color w:val="231F20"/>
          <w:spacing w:val="-9"/>
        </w:rPr>
        <w:t xml:space="preserve"> </w:t>
      </w:r>
      <w:proofErr w:type="gramStart"/>
      <w:r>
        <w:rPr>
          <w:color w:val="231F20"/>
        </w:rPr>
        <w:t>31:17</w:t>
      </w:r>
      <w:r>
        <w:rPr>
          <w:color w:val="231F20"/>
          <w:spacing w:val="30"/>
        </w:rPr>
        <w:t xml:space="preserve">  </w:t>
      </w:r>
      <w:r>
        <w:rPr>
          <w:color w:val="231F20"/>
        </w:rPr>
        <w:t>Tenancies</w:t>
      </w:r>
      <w:proofErr w:type="gramEnd"/>
      <w:r>
        <w:rPr>
          <w:color w:val="231F20"/>
          <w:spacing w:val="2"/>
        </w:rPr>
        <w:t xml:space="preserve"> </w:t>
      </w:r>
      <w:r>
        <w:rPr>
          <w:color w:val="231F20"/>
        </w:rPr>
        <w:t>treated</w:t>
      </w:r>
      <w:r>
        <w:rPr>
          <w:color w:val="231F20"/>
          <w:spacing w:val="1"/>
        </w:rPr>
        <w:t xml:space="preserve"> </w:t>
      </w:r>
      <w:r>
        <w:rPr>
          <w:color w:val="231F20"/>
        </w:rPr>
        <w:t>as</w:t>
      </w:r>
      <w:r>
        <w:rPr>
          <w:color w:val="231F20"/>
          <w:spacing w:val="1"/>
        </w:rPr>
        <w:t xml:space="preserve"> </w:t>
      </w:r>
      <w:r>
        <w:rPr>
          <w:color w:val="231F20"/>
        </w:rPr>
        <w:t>long</w:t>
      </w:r>
      <w:r>
        <w:rPr>
          <w:color w:val="231F20"/>
          <w:spacing w:val="2"/>
        </w:rPr>
        <w:t xml:space="preserve"> </w:t>
      </w:r>
      <w:r>
        <w:rPr>
          <w:color w:val="231F20"/>
        </w:rPr>
        <w:t>leases—Statutory</w:t>
      </w:r>
      <w:r>
        <w:rPr>
          <w:color w:val="231F20"/>
          <w:spacing w:val="1"/>
        </w:rPr>
        <w:t xml:space="preserve"> </w:t>
      </w:r>
      <w:r>
        <w:rPr>
          <w:color w:val="231F20"/>
          <w:spacing w:val="-2"/>
        </w:rPr>
        <w:t>continuation</w:t>
      </w:r>
    </w:p>
    <w:p w14:paraId="7855629A" w14:textId="77777777" w:rsidR="00180D28" w:rsidRDefault="002909AC">
      <w:pPr>
        <w:pStyle w:val="BodyText"/>
        <w:spacing w:before="97" w:line="218" w:lineRule="auto"/>
        <w:ind w:left="890" w:right="83" w:firstLine="199"/>
        <w:jc w:val="both"/>
        <w:rPr>
          <w:rFonts w:ascii="Arial"/>
          <w:b/>
        </w:rPr>
      </w:pPr>
      <w:r>
        <w:rPr>
          <w:color w:val="231F20"/>
        </w:rPr>
        <w:t>If a long lease is or was continued after its expiry either by Pt 1 of the Landlord and Tenant Act 1954 or by Sch.10 to the Local Government and Housing Act</w:t>
      </w:r>
      <w:r>
        <w:rPr>
          <w:color w:val="231F20"/>
          <w:spacing w:val="80"/>
        </w:rPr>
        <w:t xml:space="preserve"> </w:t>
      </w:r>
      <w:proofErr w:type="gramStart"/>
      <w:r>
        <w:rPr>
          <w:color w:val="231F20"/>
        </w:rPr>
        <w:t>1989, or</w:t>
      </w:r>
      <w:proofErr w:type="gramEnd"/>
      <w:r>
        <w:rPr>
          <w:color w:val="231F20"/>
        </w:rPr>
        <w:t xml:space="preserve"> was continued for any period under the Leasehold Property (Temporary Provisions) Act 1951, it remains a long lease during that period.</w:t>
      </w:r>
      <w:r>
        <w:rPr>
          <w:rFonts w:ascii="Arial"/>
          <w:b/>
          <w:color w:val="231F20"/>
          <w:vertAlign w:val="superscript"/>
        </w:rPr>
        <w:t>1</w:t>
      </w:r>
    </w:p>
    <w:p w14:paraId="7855629B" w14:textId="77777777" w:rsidR="00180D28" w:rsidRDefault="002909AC">
      <w:pPr>
        <w:pStyle w:val="Heading1"/>
        <w:spacing w:before="224"/>
        <w:ind w:left="890"/>
      </w:pPr>
      <w:r>
        <w:rPr>
          <w:color w:val="231F20"/>
        </w:rPr>
        <w:t>§</w:t>
      </w:r>
      <w:r>
        <w:rPr>
          <w:color w:val="231F20"/>
          <w:spacing w:val="-5"/>
        </w:rPr>
        <w:t xml:space="preserve"> </w:t>
      </w:r>
      <w:proofErr w:type="gramStart"/>
      <w:r>
        <w:rPr>
          <w:color w:val="231F20"/>
        </w:rPr>
        <w:t>31:18</w:t>
      </w:r>
      <w:r>
        <w:rPr>
          <w:color w:val="231F20"/>
          <w:spacing w:val="36"/>
        </w:rPr>
        <w:t xml:space="preserve">  </w:t>
      </w:r>
      <w:r>
        <w:rPr>
          <w:color w:val="231F20"/>
        </w:rPr>
        <w:t>Leases</w:t>
      </w:r>
      <w:proofErr w:type="gramEnd"/>
      <w:r>
        <w:rPr>
          <w:color w:val="231F20"/>
          <w:spacing w:val="6"/>
        </w:rPr>
        <w:t xml:space="preserve"> </w:t>
      </w:r>
      <w:r>
        <w:rPr>
          <w:color w:val="231F20"/>
        </w:rPr>
        <w:t>which</w:t>
      </w:r>
      <w:r>
        <w:rPr>
          <w:color w:val="231F20"/>
          <w:spacing w:val="6"/>
        </w:rPr>
        <w:t xml:space="preserve"> </w:t>
      </w:r>
      <w:r>
        <w:rPr>
          <w:color w:val="231F20"/>
        </w:rPr>
        <w:t>are</w:t>
      </w:r>
      <w:r>
        <w:rPr>
          <w:color w:val="231F20"/>
          <w:spacing w:val="5"/>
        </w:rPr>
        <w:t xml:space="preserve"> </w:t>
      </w:r>
      <w:r>
        <w:rPr>
          <w:color w:val="231F20"/>
        </w:rPr>
        <w:t>not</w:t>
      </w:r>
      <w:r>
        <w:rPr>
          <w:color w:val="231F20"/>
          <w:spacing w:val="6"/>
        </w:rPr>
        <w:t xml:space="preserve"> </w:t>
      </w:r>
      <w:r>
        <w:rPr>
          <w:color w:val="231F20"/>
        </w:rPr>
        <w:t>long</w:t>
      </w:r>
      <w:r>
        <w:rPr>
          <w:color w:val="231F20"/>
          <w:spacing w:val="5"/>
        </w:rPr>
        <w:t xml:space="preserve"> </w:t>
      </w:r>
      <w:r>
        <w:rPr>
          <w:color w:val="231F20"/>
          <w:spacing w:val="-2"/>
        </w:rPr>
        <w:t>leases</w:t>
      </w:r>
    </w:p>
    <w:p w14:paraId="7855629C" w14:textId="77777777" w:rsidR="00180D28" w:rsidRDefault="002909AC">
      <w:pPr>
        <w:pStyle w:val="BodyText"/>
        <w:spacing w:before="97" w:line="218" w:lineRule="auto"/>
        <w:ind w:left="890" w:right="83" w:firstLine="199"/>
        <w:jc w:val="both"/>
      </w:pPr>
      <w:r>
        <w:rPr>
          <w:color w:val="231F20"/>
        </w:rPr>
        <w:t>Inalienable leases terminable on death or marriage are not long leases for the purpose of the right to manage, irrespective of their length. A lease terminable by notice after a death or marriage is not a long lease if:</w:t>
      </w:r>
    </w:p>
    <w:p w14:paraId="7855629D" w14:textId="77777777" w:rsidR="00180D28" w:rsidRDefault="002909AC">
      <w:pPr>
        <w:pStyle w:val="BodyText"/>
        <w:spacing w:before="8"/>
        <w:rPr>
          <w:sz w:val="17"/>
        </w:rPr>
      </w:pPr>
      <w:r>
        <w:rPr>
          <w:noProof/>
          <w:sz w:val="17"/>
        </w:rPr>
        <mc:AlternateContent>
          <mc:Choice Requires="wps">
            <w:drawing>
              <wp:anchor distT="0" distB="0" distL="0" distR="0" simplePos="0" relativeHeight="487593472" behindDoc="1" locked="0" layoutInCell="1" allowOverlap="1" wp14:anchorId="785564EB" wp14:editId="785564EC">
                <wp:simplePos x="0" y="0"/>
                <wp:positionH relativeFrom="page">
                  <wp:posOffset>1708205</wp:posOffset>
                </wp:positionH>
                <wp:positionV relativeFrom="paragraph">
                  <wp:posOffset>150509</wp:posOffset>
                </wp:positionV>
                <wp:extent cx="912494"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0FF4BC" id="Graphic 50" o:spid="_x0000_s1026" style="position:absolute;margin-left:134.5pt;margin-top:11.85pt;width:71.8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29E"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31:13]</w:t>
      </w:r>
    </w:p>
    <w:p w14:paraId="7855629F" w14:textId="77777777" w:rsidR="00180D28" w:rsidRDefault="002909AC">
      <w:pPr>
        <w:spacing w:before="78" w:line="223" w:lineRule="auto"/>
        <w:ind w:left="890" w:right="83" w:firstLine="412"/>
        <w:jc w:val="both"/>
        <w:rPr>
          <w:sz w:val="16"/>
        </w:rPr>
      </w:pPr>
      <w:r>
        <w:rPr>
          <w:rFonts w:ascii="Arial"/>
          <w:b/>
          <w:color w:val="231F20"/>
          <w:sz w:val="16"/>
          <w:vertAlign w:val="superscript"/>
        </w:rPr>
        <w:t>1</w:t>
      </w:r>
      <w:r>
        <w:rPr>
          <w:color w:val="231F20"/>
          <w:sz w:val="16"/>
        </w:rPr>
        <w:t>Section 77(5) of the 2002 Act. The date of commencement of the single long lease is taken to be the date of commencement of the term of the lease with the earliest date of commencement: s.112(6) of the 2002 Act.</w:t>
      </w:r>
    </w:p>
    <w:p w14:paraId="785562A0" w14:textId="77777777" w:rsidR="00180D28" w:rsidRDefault="002909AC">
      <w:pPr>
        <w:spacing w:before="71"/>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31:15]</w:t>
      </w:r>
    </w:p>
    <w:p w14:paraId="785562A1"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77(2)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2A2"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31:16]</w:t>
      </w:r>
    </w:p>
    <w:p w14:paraId="785562A3" w14:textId="77777777" w:rsidR="00180D28" w:rsidRDefault="002909AC">
      <w:pPr>
        <w:spacing w:before="79" w:line="223" w:lineRule="auto"/>
        <w:ind w:left="890" w:right="83" w:firstLine="412"/>
        <w:jc w:val="both"/>
        <w:rPr>
          <w:sz w:val="16"/>
        </w:rPr>
      </w:pPr>
      <w:r>
        <w:rPr>
          <w:rFonts w:ascii="Arial"/>
          <w:b/>
          <w:color w:val="231F20"/>
          <w:sz w:val="16"/>
          <w:vertAlign w:val="superscript"/>
        </w:rPr>
        <w:t>1</w:t>
      </w:r>
      <w:r>
        <w:rPr>
          <w:color w:val="231F20"/>
          <w:sz w:val="16"/>
        </w:rPr>
        <w:t>s.77(3) of the 2002 Act; this does not apply where the right of renewal is one for perpetual renewal, since such a lease would already be a long lease by virtue of s.76(2)(a).</w:t>
      </w:r>
    </w:p>
    <w:p w14:paraId="785562A4" w14:textId="77777777" w:rsidR="00180D28" w:rsidRDefault="002909AC">
      <w:pPr>
        <w:spacing w:before="70"/>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31:17]</w:t>
      </w:r>
    </w:p>
    <w:p w14:paraId="785562A5" w14:textId="77777777" w:rsidR="00180D28" w:rsidRDefault="002909AC">
      <w:pPr>
        <w:spacing w:before="67"/>
        <w:ind w:left="1302"/>
        <w:rPr>
          <w:sz w:val="16"/>
        </w:rPr>
      </w:pPr>
      <w:r>
        <w:rPr>
          <w:rFonts w:ascii="Arial"/>
          <w:b/>
          <w:color w:val="231F20"/>
          <w:sz w:val="16"/>
          <w:vertAlign w:val="superscript"/>
        </w:rPr>
        <w:t>1</w:t>
      </w:r>
      <w:r>
        <w:rPr>
          <w:color w:val="231F20"/>
          <w:sz w:val="16"/>
        </w:rPr>
        <w:t>s.77(4)</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A6" w14:textId="77777777" w:rsidR="00180D28" w:rsidRDefault="00180D28">
      <w:pPr>
        <w:rPr>
          <w:sz w:val="16"/>
        </w:rPr>
        <w:sectPr w:rsidR="00180D28">
          <w:pgSz w:w="12240" w:h="15840"/>
          <w:pgMar w:top="2080" w:right="1800" w:bottom="2100" w:left="1800" w:header="1889" w:footer="1911" w:gutter="0"/>
          <w:cols w:space="720"/>
        </w:sectPr>
      </w:pPr>
    </w:p>
    <w:p w14:paraId="785562A7" w14:textId="77777777" w:rsidR="00180D28" w:rsidRDefault="00180D28">
      <w:pPr>
        <w:pStyle w:val="BodyText"/>
        <w:spacing w:before="198"/>
      </w:pPr>
    </w:p>
    <w:p w14:paraId="785562A8" w14:textId="77777777" w:rsidR="00180D28" w:rsidRDefault="002909AC">
      <w:pPr>
        <w:pStyle w:val="ListParagraph"/>
        <w:numPr>
          <w:ilvl w:val="0"/>
          <w:numId w:val="3"/>
        </w:numPr>
        <w:tabs>
          <w:tab w:val="left" w:pos="690"/>
        </w:tabs>
        <w:spacing w:line="228" w:lineRule="auto"/>
        <w:ind w:right="934"/>
        <w:jc w:val="both"/>
        <w:rPr>
          <w:sz w:val="20"/>
        </w:rPr>
      </w:pPr>
      <w:r>
        <w:rPr>
          <w:color w:val="231F20"/>
          <w:sz w:val="20"/>
        </w:rPr>
        <w:t xml:space="preserve">the notice is capable of being given at any time after the death or marriage of the </w:t>
      </w:r>
      <w:proofErr w:type="gramStart"/>
      <w:r>
        <w:rPr>
          <w:color w:val="231F20"/>
          <w:sz w:val="20"/>
        </w:rPr>
        <w:t>tenant;</w:t>
      </w:r>
      <w:proofErr w:type="gramEnd"/>
    </w:p>
    <w:p w14:paraId="785562A9" w14:textId="77777777" w:rsidR="00180D28" w:rsidRDefault="002909AC">
      <w:pPr>
        <w:pStyle w:val="ListParagraph"/>
        <w:numPr>
          <w:ilvl w:val="0"/>
          <w:numId w:val="3"/>
        </w:numPr>
        <w:tabs>
          <w:tab w:val="left" w:pos="689"/>
        </w:tabs>
        <w:spacing w:before="13"/>
        <w:ind w:left="689" w:hanging="450"/>
        <w:jc w:val="both"/>
        <w:rPr>
          <w:sz w:val="20"/>
        </w:rPr>
      </w:pPr>
      <w:r>
        <w:rPr>
          <w:color w:val="231F20"/>
          <w:sz w:val="20"/>
        </w:rPr>
        <w:t>the</w:t>
      </w:r>
      <w:r>
        <w:rPr>
          <w:color w:val="231F20"/>
          <w:spacing w:val="5"/>
          <w:sz w:val="20"/>
        </w:rPr>
        <w:t xml:space="preserve"> </w:t>
      </w:r>
      <w:r>
        <w:rPr>
          <w:color w:val="231F20"/>
          <w:sz w:val="20"/>
        </w:rPr>
        <w:t>length</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notice</w:t>
      </w:r>
      <w:r>
        <w:rPr>
          <w:color w:val="231F20"/>
          <w:spacing w:val="6"/>
          <w:sz w:val="20"/>
        </w:rPr>
        <w:t xml:space="preserve"> </w:t>
      </w:r>
      <w:r>
        <w:rPr>
          <w:color w:val="231F20"/>
          <w:sz w:val="20"/>
        </w:rPr>
        <w:t>is</w:t>
      </w:r>
      <w:r>
        <w:rPr>
          <w:color w:val="231F20"/>
          <w:spacing w:val="6"/>
          <w:sz w:val="20"/>
        </w:rPr>
        <w:t xml:space="preserve"> </w:t>
      </w:r>
      <w:r>
        <w:rPr>
          <w:color w:val="231F20"/>
          <w:sz w:val="20"/>
        </w:rPr>
        <w:t>not</w:t>
      </w:r>
      <w:r>
        <w:rPr>
          <w:color w:val="231F20"/>
          <w:spacing w:val="6"/>
          <w:sz w:val="20"/>
        </w:rPr>
        <w:t xml:space="preserve"> </w:t>
      </w:r>
      <w:r>
        <w:rPr>
          <w:color w:val="231F20"/>
          <w:sz w:val="20"/>
        </w:rPr>
        <w:t>more</w:t>
      </w:r>
      <w:r>
        <w:rPr>
          <w:color w:val="231F20"/>
          <w:spacing w:val="6"/>
          <w:sz w:val="20"/>
        </w:rPr>
        <w:t xml:space="preserve"> </w:t>
      </w:r>
      <w:r>
        <w:rPr>
          <w:color w:val="231F20"/>
          <w:sz w:val="20"/>
        </w:rPr>
        <w:t>than</w:t>
      </w:r>
      <w:r>
        <w:rPr>
          <w:color w:val="231F20"/>
          <w:spacing w:val="6"/>
          <w:sz w:val="20"/>
        </w:rPr>
        <w:t xml:space="preserve"> </w:t>
      </w:r>
      <w:r>
        <w:rPr>
          <w:color w:val="231F20"/>
          <w:sz w:val="20"/>
        </w:rPr>
        <w:t>three</w:t>
      </w:r>
      <w:r>
        <w:rPr>
          <w:color w:val="231F20"/>
          <w:spacing w:val="6"/>
          <w:sz w:val="20"/>
        </w:rPr>
        <w:t xml:space="preserve"> </w:t>
      </w:r>
      <w:r>
        <w:rPr>
          <w:color w:val="231F20"/>
          <w:sz w:val="20"/>
        </w:rPr>
        <w:t>months;</w:t>
      </w:r>
      <w:r>
        <w:rPr>
          <w:color w:val="231F20"/>
          <w:spacing w:val="5"/>
          <w:sz w:val="20"/>
        </w:rPr>
        <w:t xml:space="preserve"> </w:t>
      </w:r>
      <w:r>
        <w:rPr>
          <w:color w:val="231F20"/>
          <w:spacing w:val="-5"/>
          <w:sz w:val="20"/>
        </w:rPr>
        <w:t>and</w:t>
      </w:r>
    </w:p>
    <w:p w14:paraId="785562AA" w14:textId="77777777" w:rsidR="00180D28" w:rsidRDefault="002909AC">
      <w:pPr>
        <w:pStyle w:val="ListParagraph"/>
        <w:numPr>
          <w:ilvl w:val="0"/>
          <w:numId w:val="3"/>
        </w:numPr>
        <w:tabs>
          <w:tab w:val="left" w:pos="690"/>
        </w:tabs>
        <w:spacing w:before="18" w:line="228" w:lineRule="auto"/>
        <w:ind w:right="934"/>
        <w:jc w:val="both"/>
        <w:rPr>
          <w:rFonts w:ascii="Arial"/>
          <w:b/>
          <w:sz w:val="20"/>
        </w:rPr>
      </w:pPr>
      <w:proofErr w:type="gramStart"/>
      <w:r>
        <w:rPr>
          <w:color w:val="231F20"/>
          <w:sz w:val="20"/>
        </w:rPr>
        <w:t>the</w:t>
      </w:r>
      <w:proofErr w:type="gramEnd"/>
      <w:r>
        <w:rPr>
          <w:color w:val="231F20"/>
          <w:sz w:val="20"/>
        </w:rPr>
        <w:t xml:space="preserve"> terms of the lease preclude both its assignment otherwise than by</w:t>
      </w:r>
      <w:r>
        <w:rPr>
          <w:color w:val="231F20"/>
          <w:spacing w:val="40"/>
          <w:sz w:val="20"/>
        </w:rPr>
        <w:t xml:space="preserve"> </w:t>
      </w:r>
      <w:r>
        <w:rPr>
          <w:color w:val="231F20"/>
          <w:sz w:val="20"/>
        </w:rPr>
        <w:t>virtue of s.92 of the Housing Act 1985 (assignments by way of exchange) and the sub-letting of the whole of the demised premises.</w:t>
      </w:r>
      <w:r>
        <w:rPr>
          <w:rFonts w:ascii="Arial"/>
          <w:b/>
          <w:color w:val="231F20"/>
          <w:sz w:val="20"/>
          <w:vertAlign w:val="superscript"/>
        </w:rPr>
        <w:t>1</w:t>
      </w:r>
    </w:p>
    <w:p w14:paraId="785562AB" w14:textId="77777777" w:rsidR="00180D28" w:rsidRDefault="00180D28">
      <w:pPr>
        <w:pStyle w:val="BodyText"/>
        <w:spacing w:before="3"/>
        <w:rPr>
          <w:rFonts w:ascii="Arial"/>
          <w:b/>
        </w:rPr>
      </w:pPr>
    </w:p>
    <w:p w14:paraId="785562AC" w14:textId="77777777" w:rsidR="00180D28" w:rsidRDefault="002909AC">
      <w:pPr>
        <w:pStyle w:val="Heading1"/>
        <w:ind w:left="39"/>
      </w:pPr>
      <w:r>
        <w:rPr>
          <w:color w:val="231F20"/>
        </w:rPr>
        <w:t>§</w:t>
      </w:r>
      <w:r>
        <w:rPr>
          <w:color w:val="231F20"/>
          <w:spacing w:val="-8"/>
        </w:rPr>
        <w:t xml:space="preserve"> </w:t>
      </w:r>
      <w:proofErr w:type="gramStart"/>
      <w:r>
        <w:rPr>
          <w:color w:val="231F20"/>
        </w:rPr>
        <w:t>31:19</w:t>
      </w:r>
      <w:r>
        <w:rPr>
          <w:color w:val="231F20"/>
          <w:spacing w:val="32"/>
        </w:rPr>
        <w:t xml:space="preserve">  </w:t>
      </w:r>
      <w:r>
        <w:rPr>
          <w:color w:val="231F20"/>
        </w:rPr>
        <w:t>Tenants</w:t>
      </w:r>
      <w:proofErr w:type="gramEnd"/>
      <w:r>
        <w:rPr>
          <w:color w:val="231F20"/>
          <w:spacing w:val="4"/>
        </w:rPr>
        <w:t xml:space="preserve"> </w:t>
      </w:r>
      <w:r>
        <w:rPr>
          <w:color w:val="231F20"/>
        </w:rPr>
        <w:t>who</w:t>
      </w:r>
      <w:r>
        <w:rPr>
          <w:color w:val="231F20"/>
          <w:spacing w:val="3"/>
        </w:rPr>
        <w:t xml:space="preserve"> </w:t>
      </w:r>
      <w:r>
        <w:rPr>
          <w:color w:val="231F20"/>
        </w:rPr>
        <w:t>are</w:t>
      </w:r>
      <w:r>
        <w:rPr>
          <w:color w:val="231F20"/>
          <w:spacing w:val="2"/>
        </w:rPr>
        <w:t xml:space="preserve"> </w:t>
      </w:r>
      <w:r>
        <w:rPr>
          <w:color w:val="231F20"/>
        </w:rPr>
        <w:t>not</w:t>
      </w:r>
      <w:r>
        <w:rPr>
          <w:color w:val="231F20"/>
          <w:spacing w:val="3"/>
        </w:rPr>
        <w:t xml:space="preserve"> </w:t>
      </w:r>
      <w:r>
        <w:rPr>
          <w:color w:val="231F20"/>
        </w:rPr>
        <w:t>qualifying</w:t>
      </w:r>
      <w:r>
        <w:rPr>
          <w:color w:val="231F20"/>
          <w:spacing w:val="3"/>
        </w:rPr>
        <w:t xml:space="preserve"> </w:t>
      </w:r>
      <w:r>
        <w:rPr>
          <w:color w:val="231F20"/>
          <w:spacing w:val="-2"/>
        </w:rPr>
        <w:t>tenants</w:t>
      </w:r>
    </w:p>
    <w:p w14:paraId="785562AD" w14:textId="77777777" w:rsidR="00180D28" w:rsidRDefault="002909AC">
      <w:pPr>
        <w:pStyle w:val="BodyText"/>
        <w:spacing w:before="149" w:line="228" w:lineRule="auto"/>
        <w:ind w:left="39" w:right="934" w:firstLine="199"/>
        <w:jc w:val="both"/>
      </w:pPr>
      <w:r>
        <w:rPr>
          <w:color w:val="231F20"/>
        </w:rPr>
        <w:t>Certain tenants of a flat held under a long lease are nonetheless not qualifying tenants for the purpose of Ch.1 of Pt.2 of the 2002 Act.</w:t>
      </w:r>
    </w:p>
    <w:p w14:paraId="785562AE" w14:textId="77777777" w:rsidR="00180D28" w:rsidRDefault="002909AC">
      <w:pPr>
        <w:pStyle w:val="Heading1"/>
        <w:spacing w:before="232"/>
        <w:ind w:left="39"/>
      </w:pPr>
      <w:r>
        <w:rPr>
          <w:color w:val="231F20"/>
        </w:rPr>
        <w:t>§</w:t>
      </w:r>
      <w:r>
        <w:rPr>
          <w:color w:val="231F20"/>
          <w:spacing w:val="-9"/>
        </w:rPr>
        <w:t xml:space="preserve"> </w:t>
      </w:r>
      <w:proofErr w:type="gramStart"/>
      <w:r>
        <w:rPr>
          <w:color w:val="231F20"/>
        </w:rPr>
        <w:t>31:20</w:t>
      </w:r>
      <w:r>
        <w:rPr>
          <w:color w:val="231F20"/>
          <w:spacing w:val="30"/>
        </w:rPr>
        <w:t xml:space="preserve">  </w:t>
      </w:r>
      <w:r>
        <w:rPr>
          <w:color w:val="231F20"/>
        </w:rPr>
        <w:t>Tenants</w:t>
      </w:r>
      <w:proofErr w:type="gramEnd"/>
      <w:r>
        <w:rPr>
          <w:color w:val="231F20"/>
          <w:spacing w:val="3"/>
        </w:rPr>
        <w:t xml:space="preserve"> </w:t>
      </w:r>
      <w:r>
        <w:rPr>
          <w:color w:val="231F20"/>
        </w:rPr>
        <w:t>who</w:t>
      </w:r>
      <w:r>
        <w:rPr>
          <w:color w:val="231F20"/>
          <w:spacing w:val="1"/>
        </w:rPr>
        <w:t xml:space="preserve"> </w:t>
      </w:r>
      <w:r>
        <w:rPr>
          <w:color w:val="231F20"/>
        </w:rPr>
        <w:t>are</w:t>
      </w:r>
      <w:r>
        <w:rPr>
          <w:color w:val="231F20"/>
          <w:spacing w:val="1"/>
        </w:rPr>
        <w:t xml:space="preserve"> </w:t>
      </w:r>
      <w:r>
        <w:rPr>
          <w:color w:val="231F20"/>
        </w:rPr>
        <w:t>not</w:t>
      </w:r>
      <w:r>
        <w:rPr>
          <w:color w:val="231F20"/>
          <w:spacing w:val="2"/>
        </w:rPr>
        <w:t xml:space="preserve"> </w:t>
      </w:r>
      <w:r>
        <w:rPr>
          <w:color w:val="231F20"/>
        </w:rPr>
        <w:t>qualifying</w:t>
      </w:r>
      <w:r>
        <w:rPr>
          <w:color w:val="231F20"/>
          <w:spacing w:val="1"/>
        </w:rPr>
        <w:t xml:space="preserve"> </w:t>
      </w:r>
      <w:r>
        <w:rPr>
          <w:color w:val="231F20"/>
        </w:rPr>
        <w:t>tenants—Business</w:t>
      </w:r>
      <w:r>
        <w:rPr>
          <w:color w:val="231F20"/>
          <w:spacing w:val="2"/>
        </w:rPr>
        <w:t xml:space="preserve"> </w:t>
      </w:r>
      <w:r>
        <w:rPr>
          <w:color w:val="231F20"/>
          <w:spacing w:val="-2"/>
        </w:rPr>
        <w:t>tenancies</w:t>
      </w:r>
    </w:p>
    <w:p w14:paraId="785562AF" w14:textId="77777777" w:rsidR="00180D28" w:rsidRDefault="002909AC">
      <w:pPr>
        <w:pStyle w:val="BodyText"/>
        <w:spacing w:before="148" w:line="228" w:lineRule="auto"/>
        <w:ind w:left="39" w:right="935" w:firstLine="199"/>
        <w:jc w:val="both"/>
        <w:rPr>
          <w:rFonts w:ascii="Arial"/>
          <w:b/>
        </w:rPr>
      </w:pPr>
      <w:r>
        <w:rPr>
          <w:color w:val="231F20"/>
        </w:rPr>
        <w:t>A tenant under a long lease which is a tenancy to which Pt 2 of the Landlord</w:t>
      </w:r>
      <w:r>
        <w:rPr>
          <w:color w:val="231F20"/>
          <w:spacing w:val="40"/>
        </w:rPr>
        <w:t xml:space="preserve"> </w:t>
      </w:r>
      <w:r>
        <w:rPr>
          <w:color w:val="231F20"/>
        </w:rPr>
        <w:t>and Tenant Act 1954 applies is not a qualifying tenant.</w:t>
      </w:r>
      <w:r>
        <w:rPr>
          <w:rFonts w:ascii="Arial"/>
          <w:b/>
          <w:color w:val="231F20"/>
          <w:vertAlign w:val="superscript"/>
        </w:rPr>
        <w:t>1</w:t>
      </w:r>
    </w:p>
    <w:p w14:paraId="785562B0" w14:textId="77777777" w:rsidR="00180D28" w:rsidRDefault="00180D28">
      <w:pPr>
        <w:pStyle w:val="BodyText"/>
        <w:spacing w:before="12"/>
        <w:rPr>
          <w:rFonts w:ascii="Arial"/>
          <w:b/>
        </w:rPr>
      </w:pPr>
    </w:p>
    <w:p w14:paraId="785562B1" w14:textId="77777777" w:rsidR="00180D28" w:rsidRDefault="002909AC">
      <w:pPr>
        <w:pStyle w:val="Heading1"/>
        <w:spacing w:line="228" w:lineRule="auto"/>
        <w:ind w:left="908" w:right="1080" w:hanging="869"/>
      </w:pPr>
      <w:r>
        <w:rPr>
          <w:color w:val="231F20"/>
        </w:rPr>
        <w:t>§</w:t>
      </w:r>
      <w:r>
        <w:rPr>
          <w:color w:val="231F20"/>
          <w:spacing w:val="-8"/>
        </w:rPr>
        <w:t xml:space="preserve"> </w:t>
      </w:r>
      <w:r>
        <w:rPr>
          <w:color w:val="231F20"/>
        </w:rPr>
        <w:t>31:21</w:t>
      </w:r>
      <w:r>
        <w:rPr>
          <w:color w:val="231F20"/>
          <w:spacing w:val="80"/>
        </w:rPr>
        <w:t xml:space="preserve"> </w:t>
      </w:r>
      <w:r>
        <w:rPr>
          <w:color w:val="231F20"/>
        </w:rPr>
        <w:t>Tenants who are not qualifying tenants—Sub-demise in breach of covenant</w:t>
      </w:r>
    </w:p>
    <w:p w14:paraId="785562B2" w14:textId="77777777" w:rsidR="00180D28" w:rsidRDefault="002909AC">
      <w:pPr>
        <w:pStyle w:val="BodyText"/>
        <w:spacing w:before="152" w:line="228" w:lineRule="auto"/>
        <w:ind w:left="39" w:right="933" w:firstLine="199"/>
        <w:jc w:val="both"/>
      </w:pPr>
      <w:r>
        <w:rPr>
          <w:color w:val="231F20"/>
        </w:rPr>
        <w:t>Where a lease was granted by sub-demise out of a superior lease which was not itself a long lease,</w:t>
      </w:r>
      <w:r>
        <w:rPr>
          <w:rFonts w:ascii="Arial"/>
          <w:b/>
          <w:color w:val="231F20"/>
          <w:vertAlign w:val="superscript"/>
        </w:rPr>
        <w:t>1</w:t>
      </w:r>
      <w:r>
        <w:rPr>
          <w:rFonts w:ascii="Arial"/>
          <w:b/>
          <w:color w:val="231F20"/>
        </w:rPr>
        <w:t xml:space="preserve"> </w:t>
      </w:r>
      <w:r>
        <w:rPr>
          <w:color w:val="231F20"/>
        </w:rPr>
        <w:t>and the grant was a breach of the terms of the superior lease which has not been waived by the superior landlord, the tenant under the lease will not be a qualifying tenant.</w:t>
      </w:r>
      <w:r>
        <w:rPr>
          <w:rFonts w:ascii="Arial"/>
          <w:b/>
          <w:color w:val="231F20"/>
          <w:vertAlign w:val="superscript"/>
        </w:rPr>
        <w:t>2</w:t>
      </w:r>
      <w:r>
        <w:rPr>
          <w:rFonts w:ascii="Arial"/>
          <w:b/>
          <w:color w:val="231F20"/>
        </w:rPr>
        <w:t xml:space="preserve"> </w:t>
      </w:r>
      <w:r>
        <w:rPr>
          <w:color w:val="231F20"/>
        </w:rPr>
        <w:t xml:space="preserve">A grant by sub-demise out of a long lease is </w:t>
      </w:r>
      <w:proofErr w:type="spellStart"/>
      <w:r>
        <w:rPr>
          <w:color w:val="231F20"/>
        </w:rPr>
        <w:t>unaf-fected</w:t>
      </w:r>
      <w:proofErr w:type="spellEnd"/>
      <w:r>
        <w:rPr>
          <w:color w:val="231F20"/>
        </w:rPr>
        <w:t xml:space="preserve"> by this provision.</w:t>
      </w:r>
    </w:p>
    <w:p w14:paraId="785562B3" w14:textId="77777777" w:rsidR="00180D28" w:rsidRDefault="002909AC">
      <w:pPr>
        <w:pStyle w:val="Heading1"/>
        <w:spacing w:before="235"/>
        <w:ind w:left="39"/>
      </w:pPr>
      <w:r>
        <w:rPr>
          <w:color w:val="231F20"/>
        </w:rPr>
        <w:t>§</w:t>
      </w:r>
      <w:r>
        <w:rPr>
          <w:color w:val="231F20"/>
          <w:spacing w:val="-9"/>
        </w:rPr>
        <w:t xml:space="preserve"> </w:t>
      </w:r>
      <w:proofErr w:type="gramStart"/>
      <w:r>
        <w:rPr>
          <w:color w:val="231F20"/>
        </w:rPr>
        <w:t>31:22</w:t>
      </w:r>
      <w:r>
        <w:rPr>
          <w:color w:val="231F20"/>
          <w:spacing w:val="30"/>
        </w:rPr>
        <w:t xml:space="preserve">  </w:t>
      </w:r>
      <w:r>
        <w:rPr>
          <w:color w:val="231F20"/>
        </w:rPr>
        <w:t>Tenants</w:t>
      </w:r>
      <w:proofErr w:type="gramEnd"/>
      <w:r>
        <w:rPr>
          <w:color w:val="231F20"/>
          <w:spacing w:val="3"/>
        </w:rPr>
        <w:t xml:space="preserve"> </w:t>
      </w:r>
      <w:r>
        <w:rPr>
          <w:color w:val="231F20"/>
        </w:rPr>
        <w:t>who</w:t>
      </w:r>
      <w:r>
        <w:rPr>
          <w:color w:val="231F20"/>
          <w:spacing w:val="1"/>
        </w:rPr>
        <w:t xml:space="preserve"> </w:t>
      </w:r>
      <w:r>
        <w:rPr>
          <w:color w:val="231F20"/>
        </w:rPr>
        <w:t>are</w:t>
      </w:r>
      <w:r>
        <w:rPr>
          <w:color w:val="231F20"/>
          <w:spacing w:val="1"/>
        </w:rPr>
        <w:t xml:space="preserve"> </w:t>
      </w:r>
      <w:r>
        <w:rPr>
          <w:color w:val="231F20"/>
        </w:rPr>
        <w:t>not</w:t>
      </w:r>
      <w:r>
        <w:rPr>
          <w:color w:val="231F20"/>
          <w:spacing w:val="2"/>
        </w:rPr>
        <w:t xml:space="preserve"> </w:t>
      </w:r>
      <w:r>
        <w:rPr>
          <w:color w:val="231F20"/>
        </w:rPr>
        <w:t>qualifying</w:t>
      </w:r>
      <w:r>
        <w:rPr>
          <w:color w:val="231F20"/>
          <w:spacing w:val="1"/>
        </w:rPr>
        <w:t xml:space="preserve"> </w:t>
      </w:r>
      <w:r>
        <w:rPr>
          <w:color w:val="231F20"/>
        </w:rPr>
        <w:t>tenants—Concurrent</w:t>
      </w:r>
      <w:r>
        <w:rPr>
          <w:color w:val="231F20"/>
          <w:spacing w:val="2"/>
        </w:rPr>
        <w:t xml:space="preserve"> </w:t>
      </w:r>
      <w:r>
        <w:rPr>
          <w:color w:val="231F20"/>
        </w:rPr>
        <w:t>long</w:t>
      </w:r>
      <w:r>
        <w:rPr>
          <w:color w:val="231F20"/>
          <w:spacing w:val="1"/>
        </w:rPr>
        <w:t xml:space="preserve"> </w:t>
      </w:r>
      <w:r>
        <w:rPr>
          <w:color w:val="231F20"/>
          <w:spacing w:val="-2"/>
        </w:rPr>
        <w:t>leases</w:t>
      </w:r>
    </w:p>
    <w:p w14:paraId="785562B4" w14:textId="77777777" w:rsidR="00180D28" w:rsidRDefault="002909AC">
      <w:pPr>
        <w:pStyle w:val="BodyText"/>
        <w:spacing w:before="148" w:line="228" w:lineRule="auto"/>
        <w:ind w:left="39" w:right="934" w:firstLine="199"/>
        <w:jc w:val="both"/>
        <w:rPr>
          <w:rFonts w:ascii="Arial"/>
          <w:b/>
        </w:rPr>
      </w:pPr>
      <w:r>
        <w:rPr>
          <w:color w:val="231F20"/>
        </w:rPr>
        <w:t xml:space="preserve">No flat may have more than one qualifying tenant </w:t>
      </w:r>
      <w:proofErr w:type="gramStart"/>
      <w:r>
        <w:rPr>
          <w:color w:val="231F20"/>
        </w:rPr>
        <w:t>as</w:t>
      </w:r>
      <w:proofErr w:type="gramEnd"/>
      <w:r>
        <w:rPr>
          <w:color w:val="231F20"/>
        </w:rPr>
        <w:t xml:space="preserve"> any one time.</w:t>
      </w:r>
      <w:r>
        <w:rPr>
          <w:rFonts w:ascii="Arial"/>
          <w:b/>
          <w:color w:val="231F20"/>
          <w:vertAlign w:val="superscript"/>
        </w:rPr>
        <w:t>1</w:t>
      </w:r>
      <w:r>
        <w:rPr>
          <w:rFonts w:ascii="Arial"/>
          <w:b/>
          <w:color w:val="231F20"/>
        </w:rPr>
        <w:t xml:space="preserve"> </w:t>
      </w:r>
      <w:r>
        <w:rPr>
          <w:color w:val="231F20"/>
        </w:rPr>
        <w:t xml:space="preserve">Where the same flat is let concurrently under two or more long leases, the tenant under the long lease furthest down the chain is the qualifying tenant of the flat, and the </w:t>
      </w:r>
      <w:proofErr w:type="gramStart"/>
      <w:r>
        <w:rPr>
          <w:color w:val="231F20"/>
        </w:rPr>
        <w:t>ten-ant</w:t>
      </w:r>
      <w:proofErr w:type="gramEnd"/>
      <w:r>
        <w:rPr>
          <w:color w:val="231F20"/>
        </w:rPr>
        <w:t xml:space="preserve"> under a superior lease is not a qualifying tenant.</w:t>
      </w:r>
      <w:r>
        <w:rPr>
          <w:rFonts w:ascii="Arial"/>
          <w:b/>
          <w:color w:val="231F20"/>
          <w:vertAlign w:val="superscript"/>
        </w:rPr>
        <w:t>2</w:t>
      </w:r>
    </w:p>
    <w:p w14:paraId="785562B5" w14:textId="77777777" w:rsidR="00180D28" w:rsidRDefault="002909AC">
      <w:pPr>
        <w:pStyle w:val="BodyText"/>
        <w:spacing w:before="6"/>
        <w:rPr>
          <w:rFonts w:ascii="Arial"/>
          <w:b/>
          <w:sz w:val="18"/>
        </w:rPr>
      </w:pPr>
      <w:r>
        <w:rPr>
          <w:rFonts w:ascii="Arial"/>
          <w:b/>
          <w:noProof/>
          <w:sz w:val="18"/>
        </w:rPr>
        <mc:AlternateContent>
          <mc:Choice Requires="wps">
            <w:drawing>
              <wp:anchor distT="0" distB="0" distL="0" distR="0" simplePos="0" relativeHeight="487593984" behindDoc="1" locked="0" layoutInCell="1" allowOverlap="1" wp14:anchorId="785564ED" wp14:editId="785564EE">
                <wp:simplePos x="0" y="0"/>
                <wp:positionH relativeFrom="page">
                  <wp:posOffset>1168199</wp:posOffset>
                </wp:positionH>
                <wp:positionV relativeFrom="paragraph">
                  <wp:posOffset>150740</wp:posOffset>
                </wp:positionV>
                <wp:extent cx="912494"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07F5AD" id="Graphic 58" o:spid="_x0000_s1026" style="position:absolute;margin-left:92pt;margin-top:11.85pt;width:71.8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2B6"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31:18]</w:t>
      </w:r>
    </w:p>
    <w:p w14:paraId="785562B7" w14:textId="77777777" w:rsidR="00180D28" w:rsidRDefault="002909AC">
      <w:pPr>
        <w:spacing w:before="67"/>
        <w:ind w:left="452"/>
        <w:rPr>
          <w:sz w:val="16"/>
        </w:rPr>
      </w:pPr>
      <w:r>
        <w:rPr>
          <w:rFonts w:ascii="Arial"/>
          <w:b/>
          <w:color w:val="231F20"/>
          <w:sz w:val="16"/>
          <w:vertAlign w:val="superscript"/>
        </w:rPr>
        <w:t>1</w:t>
      </w:r>
      <w:r>
        <w:rPr>
          <w:color w:val="231F20"/>
          <w:sz w:val="16"/>
        </w:rPr>
        <w:t>s.77(1)</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B8"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31:20]</w:t>
      </w:r>
    </w:p>
    <w:p w14:paraId="785562B9" w14:textId="77777777" w:rsidR="00180D28" w:rsidRDefault="002909AC">
      <w:pPr>
        <w:spacing w:before="67"/>
        <w:ind w:left="452"/>
        <w:rPr>
          <w:sz w:val="16"/>
        </w:rPr>
      </w:pPr>
      <w:r>
        <w:rPr>
          <w:rFonts w:ascii="Arial"/>
          <w:b/>
          <w:color w:val="231F20"/>
          <w:sz w:val="16"/>
          <w:vertAlign w:val="superscript"/>
        </w:rPr>
        <w:t>1</w:t>
      </w:r>
      <w:r>
        <w:rPr>
          <w:color w:val="231F20"/>
          <w:sz w:val="16"/>
        </w:rPr>
        <w:t>s.75(3)</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BA" w14:textId="77777777" w:rsidR="00180D28" w:rsidRDefault="002909AC">
      <w:pPr>
        <w:spacing w:before="68"/>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31:21]</w:t>
      </w:r>
    </w:p>
    <w:p w14:paraId="785562BB" w14:textId="77777777" w:rsidR="00180D28" w:rsidRDefault="002909AC">
      <w:pPr>
        <w:spacing w:before="78" w:line="223" w:lineRule="auto"/>
        <w:ind w:left="39" w:right="933" w:firstLine="412"/>
        <w:jc w:val="both"/>
        <w:rPr>
          <w:sz w:val="16"/>
        </w:rPr>
      </w:pPr>
      <w:r>
        <w:rPr>
          <w:rFonts w:ascii="Arial" w:hAnsi="Arial"/>
          <w:b/>
          <w:color w:val="231F20"/>
          <w:sz w:val="16"/>
          <w:vertAlign w:val="superscript"/>
        </w:rPr>
        <w:t>1</w:t>
      </w:r>
      <w:r>
        <w:rPr>
          <w:color w:val="231F20"/>
          <w:sz w:val="16"/>
        </w:rPr>
        <w:t>This exclusion is an oddity since, although technically possible in the case of a grant by a</w:t>
      </w:r>
      <w:r>
        <w:rPr>
          <w:color w:val="231F20"/>
          <w:spacing w:val="80"/>
          <w:sz w:val="16"/>
        </w:rPr>
        <w:t xml:space="preserve"> </w:t>
      </w:r>
      <w:r>
        <w:rPr>
          <w:color w:val="231F20"/>
          <w:sz w:val="16"/>
        </w:rPr>
        <w:t xml:space="preserve">periodic tenant, the grant of a long lease out of a superior lease which is not itself a long lease is unlikely to occur in practice. It seems improbable that the exclusion was deliberately </w:t>
      </w:r>
      <w:proofErr w:type="gramStart"/>
      <w:r>
        <w:rPr>
          <w:color w:val="231F20"/>
          <w:sz w:val="16"/>
        </w:rPr>
        <w:t>fashioned</w:t>
      </w:r>
      <w:proofErr w:type="gramEnd"/>
      <w:r>
        <w:rPr>
          <w:color w:val="231F20"/>
          <w:sz w:val="16"/>
        </w:rPr>
        <w:t xml:space="preserve"> to exclude long leases granted by periodic tenants. The provision was imported from s.5(2)(c) of the 1993 Act as to which see § 16:162.</w:t>
      </w:r>
    </w:p>
    <w:p w14:paraId="785562BC" w14:textId="77777777" w:rsidR="00180D28" w:rsidRDefault="002909AC">
      <w:pPr>
        <w:spacing w:before="52"/>
        <w:ind w:left="452"/>
        <w:rPr>
          <w:sz w:val="16"/>
        </w:rPr>
      </w:pPr>
      <w:r>
        <w:rPr>
          <w:rFonts w:ascii="Arial"/>
          <w:b/>
          <w:color w:val="231F20"/>
          <w:sz w:val="16"/>
          <w:vertAlign w:val="superscript"/>
        </w:rPr>
        <w:t>2</w:t>
      </w:r>
      <w:r>
        <w:rPr>
          <w:color w:val="231F20"/>
          <w:sz w:val="16"/>
        </w:rPr>
        <w:t>s.75(4)</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BD"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31:22]</w:t>
      </w:r>
    </w:p>
    <w:p w14:paraId="785562BE" w14:textId="77777777" w:rsidR="00180D28" w:rsidRDefault="002909AC">
      <w:pPr>
        <w:spacing w:before="67"/>
        <w:ind w:left="452"/>
        <w:rPr>
          <w:sz w:val="16"/>
        </w:rPr>
      </w:pPr>
      <w:r>
        <w:rPr>
          <w:rFonts w:ascii="Arial"/>
          <w:b/>
          <w:color w:val="231F20"/>
          <w:sz w:val="16"/>
          <w:vertAlign w:val="superscript"/>
        </w:rPr>
        <w:t>1</w:t>
      </w:r>
      <w:r>
        <w:rPr>
          <w:color w:val="231F20"/>
          <w:sz w:val="16"/>
        </w:rPr>
        <w:t>s.75(5)</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BF" w14:textId="77777777" w:rsidR="00180D28" w:rsidRDefault="002909AC">
      <w:pPr>
        <w:spacing w:before="47"/>
        <w:ind w:left="452"/>
        <w:rPr>
          <w:sz w:val="16"/>
        </w:rPr>
      </w:pPr>
      <w:r>
        <w:rPr>
          <w:rFonts w:ascii="Arial"/>
          <w:b/>
          <w:color w:val="231F20"/>
          <w:sz w:val="16"/>
          <w:vertAlign w:val="superscript"/>
        </w:rPr>
        <w:t>2</w:t>
      </w:r>
      <w:r>
        <w:rPr>
          <w:color w:val="231F20"/>
          <w:sz w:val="16"/>
        </w:rPr>
        <w:t>s.75(6)</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2C0" w14:textId="77777777" w:rsidR="00180D28" w:rsidRDefault="00180D28">
      <w:pPr>
        <w:rPr>
          <w:sz w:val="16"/>
        </w:rPr>
        <w:sectPr w:rsidR="00180D28">
          <w:headerReference w:type="even" r:id="rId32"/>
          <w:headerReference w:type="default" r:id="rId33"/>
          <w:footerReference w:type="even" r:id="rId34"/>
          <w:footerReference w:type="default" r:id="rId35"/>
          <w:pgSz w:w="12240" w:h="15840"/>
          <w:pgMar w:top="2080" w:right="1800" w:bottom="2080" w:left="1800" w:header="1889" w:footer="1895" w:gutter="0"/>
          <w:pgNumType w:start="14"/>
          <w:cols w:space="720"/>
        </w:sectPr>
      </w:pPr>
    </w:p>
    <w:p w14:paraId="785562C1" w14:textId="77777777" w:rsidR="00180D28" w:rsidRDefault="002909AC">
      <w:pPr>
        <w:pStyle w:val="Heading1"/>
        <w:spacing w:before="199"/>
        <w:ind w:left="890"/>
      </w:pPr>
      <w:r>
        <w:rPr>
          <w:color w:val="231F20"/>
        </w:rPr>
        <w:lastRenderedPageBreak/>
        <w:t>§</w:t>
      </w:r>
      <w:r>
        <w:rPr>
          <w:color w:val="231F20"/>
          <w:spacing w:val="-6"/>
        </w:rPr>
        <w:t xml:space="preserve"> </w:t>
      </w:r>
      <w:proofErr w:type="gramStart"/>
      <w:r>
        <w:rPr>
          <w:color w:val="231F20"/>
        </w:rPr>
        <w:t>31:23</w:t>
      </w:r>
      <w:r>
        <w:rPr>
          <w:color w:val="231F20"/>
          <w:spacing w:val="35"/>
        </w:rPr>
        <w:t xml:space="preserve">  </w:t>
      </w:r>
      <w:r>
        <w:rPr>
          <w:color w:val="231F20"/>
        </w:rPr>
        <w:t>Premises</w:t>
      </w:r>
      <w:proofErr w:type="gramEnd"/>
      <w:r>
        <w:rPr>
          <w:color w:val="231F20"/>
          <w:spacing w:val="6"/>
        </w:rPr>
        <w:t xml:space="preserve"> </w:t>
      </w:r>
      <w:r>
        <w:rPr>
          <w:color w:val="231F20"/>
        </w:rPr>
        <w:t>excluded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right</w:t>
      </w:r>
      <w:r>
        <w:rPr>
          <w:color w:val="231F20"/>
          <w:spacing w:val="5"/>
        </w:rPr>
        <w:t xml:space="preserve"> </w:t>
      </w:r>
      <w:r>
        <w:rPr>
          <w:color w:val="231F20"/>
        </w:rPr>
        <w:t>to</w:t>
      </w:r>
      <w:r>
        <w:rPr>
          <w:color w:val="231F20"/>
          <w:spacing w:val="4"/>
        </w:rPr>
        <w:t xml:space="preserve"> </w:t>
      </w:r>
      <w:r>
        <w:rPr>
          <w:color w:val="231F20"/>
          <w:spacing w:val="-2"/>
        </w:rPr>
        <w:t>manage</w:t>
      </w:r>
    </w:p>
    <w:p w14:paraId="785562C2" w14:textId="77777777" w:rsidR="00180D28" w:rsidRDefault="002909AC">
      <w:pPr>
        <w:pStyle w:val="BodyText"/>
        <w:spacing w:before="149" w:line="228" w:lineRule="auto"/>
        <w:ind w:left="890" w:right="84" w:firstLine="199"/>
        <w:jc w:val="both"/>
      </w:pPr>
      <w:r>
        <w:rPr>
          <w:color w:val="231F20"/>
        </w:rPr>
        <w:t xml:space="preserve">Certain premises which otherwise fulfil the qualifying conditions are </w:t>
      </w:r>
      <w:proofErr w:type="spellStart"/>
      <w:proofErr w:type="gramStart"/>
      <w:r>
        <w:rPr>
          <w:color w:val="231F20"/>
        </w:rPr>
        <w:t>nonethe</w:t>
      </w:r>
      <w:proofErr w:type="spellEnd"/>
      <w:r>
        <w:rPr>
          <w:color w:val="231F20"/>
        </w:rPr>
        <w:t>-less</w:t>
      </w:r>
      <w:proofErr w:type="gramEnd"/>
      <w:r>
        <w:rPr>
          <w:color w:val="231F20"/>
        </w:rPr>
        <w:t xml:space="preserve"> excluded from the right to manage.</w:t>
      </w:r>
      <w:r>
        <w:rPr>
          <w:rFonts w:ascii="Arial"/>
          <w:b/>
          <w:color w:val="231F20"/>
          <w:vertAlign w:val="superscript"/>
        </w:rPr>
        <w:t>1</w:t>
      </w:r>
      <w:r>
        <w:rPr>
          <w:rFonts w:ascii="Arial"/>
          <w:b/>
          <w:color w:val="231F20"/>
        </w:rPr>
        <w:t xml:space="preserve"> </w:t>
      </w:r>
      <w:r>
        <w:rPr>
          <w:color w:val="231F20"/>
        </w:rPr>
        <w:t>These fall into five categories.</w:t>
      </w:r>
    </w:p>
    <w:p w14:paraId="785562C3" w14:textId="77777777" w:rsidR="00180D28" w:rsidRDefault="00180D28">
      <w:pPr>
        <w:pStyle w:val="BodyText"/>
        <w:spacing w:before="1"/>
      </w:pPr>
    </w:p>
    <w:p w14:paraId="785562C4" w14:textId="77777777" w:rsidR="00180D28" w:rsidRDefault="002909AC">
      <w:pPr>
        <w:pStyle w:val="Heading1"/>
        <w:spacing w:line="228" w:lineRule="auto"/>
        <w:ind w:left="1758" w:hanging="869"/>
      </w:pPr>
      <w:r>
        <w:rPr>
          <w:color w:val="231F20"/>
        </w:rPr>
        <w:t>§</w:t>
      </w:r>
      <w:r>
        <w:rPr>
          <w:color w:val="231F20"/>
          <w:spacing w:val="-6"/>
        </w:rPr>
        <w:t xml:space="preserve"> </w:t>
      </w:r>
      <w:r>
        <w:rPr>
          <w:color w:val="231F20"/>
        </w:rPr>
        <w:t>31:24</w:t>
      </w:r>
      <w:r>
        <w:rPr>
          <w:color w:val="231F20"/>
          <w:spacing w:val="80"/>
        </w:rPr>
        <w:t xml:space="preserve"> </w:t>
      </w:r>
      <w:r>
        <w:rPr>
          <w:color w:val="231F20"/>
        </w:rPr>
        <w:t>Premises excluded from the right to manage—Buildings with substantial non-residential parts</w:t>
      </w:r>
    </w:p>
    <w:p w14:paraId="785562C5" w14:textId="77777777" w:rsidR="00180D28" w:rsidRDefault="002909AC">
      <w:pPr>
        <w:pStyle w:val="BodyText"/>
        <w:spacing w:before="152" w:line="228" w:lineRule="auto"/>
        <w:ind w:left="890" w:right="83" w:firstLine="199"/>
        <w:jc w:val="both"/>
        <w:rPr>
          <w:rFonts w:ascii="Arial"/>
          <w:b/>
        </w:rPr>
      </w:pPr>
      <w:r>
        <w:rPr>
          <w:color w:val="231F20"/>
        </w:rPr>
        <w:t>Until 3 March 2025, the right to manage did not apply where the internal floor area of any non-residential part or parts of the building taken together exceeded</w:t>
      </w:r>
      <w:r>
        <w:rPr>
          <w:color w:val="231F20"/>
          <w:spacing w:val="40"/>
        </w:rPr>
        <w:t xml:space="preserve"> </w:t>
      </w:r>
      <w:r>
        <w:rPr>
          <w:color w:val="231F20"/>
        </w:rPr>
        <w:t xml:space="preserve">25 per cent of the net internal area of the </w:t>
      </w:r>
      <w:proofErr w:type="gramStart"/>
      <w:r>
        <w:rPr>
          <w:color w:val="231F20"/>
        </w:rPr>
        <w:t>building as a whole</w:t>
      </w:r>
      <w:proofErr w:type="gramEnd"/>
      <w:r>
        <w:rPr>
          <w:color w:val="231F20"/>
        </w:rPr>
        <w:t>. From that date, the limit changed, and the non-residential parts may not now exceed 50 per cent of</w:t>
      </w:r>
      <w:r>
        <w:rPr>
          <w:color w:val="231F20"/>
          <w:spacing w:val="80"/>
        </w:rPr>
        <w:t xml:space="preserve"> </w:t>
      </w:r>
      <w:r>
        <w:rPr>
          <w:color w:val="231F20"/>
        </w:rPr>
        <w:t>the net-internal area for the right to be applicable.</w:t>
      </w:r>
      <w:r>
        <w:rPr>
          <w:rFonts w:ascii="Arial"/>
          <w:b/>
          <w:color w:val="231F20"/>
          <w:vertAlign w:val="superscript"/>
        </w:rPr>
        <w:t>1</w:t>
      </w:r>
      <w:r>
        <w:rPr>
          <w:rFonts w:ascii="Arial"/>
          <w:b/>
          <w:color w:val="231F20"/>
        </w:rPr>
        <w:t xml:space="preserve"> </w:t>
      </w:r>
      <w:r>
        <w:rPr>
          <w:color w:val="231F20"/>
        </w:rPr>
        <w:t>For the purpose of this assess-</w:t>
      </w:r>
      <w:proofErr w:type="spellStart"/>
      <w:r>
        <w:rPr>
          <w:color w:val="231F20"/>
        </w:rPr>
        <w:t>ment</w:t>
      </w:r>
      <w:proofErr w:type="spellEnd"/>
      <w:r>
        <w:rPr>
          <w:color w:val="231F20"/>
        </w:rPr>
        <w:t xml:space="preserve"> part of a building is regarded as a non-residential part if it is neither </w:t>
      </w:r>
      <w:proofErr w:type="spellStart"/>
      <w:r>
        <w:rPr>
          <w:color w:val="231F20"/>
        </w:rPr>
        <w:t>oc-cupied</w:t>
      </w:r>
      <w:proofErr w:type="spellEnd"/>
      <w:r>
        <w:rPr>
          <w:color w:val="231F20"/>
        </w:rPr>
        <w:t>, nor intended to be occupied, for residential purposes, nor comprised in any common parts of the premises.</w:t>
      </w:r>
      <w:r>
        <w:rPr>
          <w:rFonts w:ascii="Arial"/>
          <w:b/>
          <w:color w:val="231F20"/>
          <w:vertAlign w:val="superscript"/>
        </w:rPr>
        <w:t>2</w:t>
      </w:r>
      <w:r>
        <w:rPr>
          <w:rFonts w:ascii="Arial"/>
          <w:b/>
          <w:color w:val="231F20"/>
        </w:rPr>
        <w:t xml:space="preserve"> </w:t>
      </w:r>
      <w:r>
        <w:rPr>
          <w:color w:val="231F20"/>
        </w:rPr>
        <w:t>An unlawful use should be ignored for the purpose of the assessment.</w:t>
      </w:r>
      <w:r>
        <w:rPr>
          <w:rFonts w:ascii="Arial"/>
          <w:b/>
          <w:color w:val="231F20"/>
          <w:vertAlign w:val="superscript"/>
        </w:rPr>
        <w:t>3</w:t>
      </w:r>
    </w:p>
    <w:p w14:paraId="785562C6" w14:textId="77777777" w:rsidR="00180D28" w:rsidRDefault="002909AC">
      <w:pPr>
        <w:pStyle w:val="BodyText"/>
        <w:spacing w:before="80" w:line="228" w:lineRule="auto"/>
        <w:ind w:left="890" w:right="83" w:firstLine="199"/>
        <w:jc w:val="both"/>
        <w:rPr>
          <w:rFonts w:ascii="Arial"/>
          <w:b/>
        </w:rPr>
      </w:pPr>
      <w:r>
        <w:rPr>
          <w:color w:val="231F20"/>
        </w:rPr>
        <w:t>The first relevant distinction is between occupation for residential as opposed to non-residential purposes, and it has been treated as immaterial that use for residential purposes is also in connection with a business; bed-sitting rooms in the basement of a building in mixed use and occupied by the staff of a restaurant on the ground floor of the building were therefore held to be occupied for residential purposes.</w:t>
      </w:r>
      <w:r>
        <w:rPr>
          <w:rFonts w:ascii="Arial"/>
          <w:b/>
          <w:color w:val="231F20"/>
          <w:vertAlign w:val="superscript"/>
        </w:rPr>
        <w:t>4</w:t>
      </w:r>
      <w:r>
        <w:rPr>
          <w:rFonts w:ascii="Arial"/>
          <w:b/>
          <w:color w:val="231F20"/>
        </w:rPr>
        <w:t xml:space="preserve"> </w:t>
      </w:r>
      <w:r>
        <w:rPr>
          <w:color w:val="231F20"/>
        </w:rPr>
        <w:t>A garage, parking space, storage area or other parts of the premises which are used, or intended for use, in conjunction with a particular dwelling contained in the premises are taken to be occupied for residential purposes.</w:t>
      </w:r>
      <w:r>
        <w:rPr>
          <w:rFonts w:ascii="Arial"/>
          <w:b/>
          <w:color w:val="231F20"/>
          <w:vertAlign w:val="superscript"/>
        </w:rPr>
        <w:t>5</w:t>
      </w:r>
    </w:p>
    <w:p w14:paraId="785562C7" w14:textId="77777777" w:rsidR="00180D28" w:rsidRDefault="002909AC">
      <w:pPr>
        <w:pStyle w:val="BodyText"/>
        <w:spacing w:before="9"/>
        <w:rPr>
          <w:rFonts w:ascii="Arial"/>
          <w:b/>
          <w:sz w:val="18"/>
        </w:rPr>
      </w:pPr>
      <w:r>
        <w:rPr>
          <w:rFonts w:ascii="Arial"/>
          <w:b/>
          <w:noProof/>
          <w:sz w:val="18"/>
        </w:rPr>
        <mc:AlternateContent>
          <mc:Choice Requires="wps">
            <w:drawing>
              <wp:anchor distT="0" distB="0" distL="0" distR="0" simplePos="0" relativeHeight="487594496" behindDoc="1" locked="0" layoutInCell="1" allowOverlap="1" wp14:anchorId="785564EF" wp14:editId="785564F0">
                <wp:simplePos x="0" y="0"/>
                <wp:positionH relativeFrom="page">
                  <wp:posOffset>1708205</wp:posOffset>
                </wp:positionH>
                <wp:positionV relativeFrom="paragraph">
                  <wp:posOffset>153006</wp:posOffset>
                </wp:positionV>
                <wp:extent cx="912494"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51A2AF" id="Graphic 59" o:spid="_x0000_s1026" style="position:absolute;margin-left:134.5pt;margin-top:12.05pt;width:71.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" path="m,l912373,e" filled="f" strokecolor="#231f20" strokeweight=".17597mm">
                <v:path arrowok="t"/>
                <w10:wrap type="topAndBottom" anchorx="page"/>
              </v:shape>
            </w:pict>
          </mc:Fallback>
        </mc:AlternateContent>
      </w:r>
    </w:p>
    <w:p w14:paraId="785562C8"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31:23]</w:t>
      </w:r>
    </w:p>
    <w:p w14:paraId="785562C9" w14:textId="77777777" w:rsidR="00180D28" w:rsidRDefault="002909AC">
      <w:pPr>
        <w:spacing w:before="67"/>
        <w:ind w:left="1302"/>
        <w:rPr>
          <w:sz w:val="16"/>
        </w:rPr>
      </w:pPr>
      <w:r>
        <w:rPr>
          <w:rFonts w:ascii="Arial"/>
          <w:b/>
          <w:color w:val="231F20"/>
          <w:sz w:val="16"/>
          <w:vertAlign w:val="superscript"/>
        </w:rPr>
        <w:t>1</w:t>
      </w:r>
      <w:r>
        <w:rPr>
          <w:color w:val="231F20"/>
          <w:sz w:val="16"/>
        </w:rPr>
        <w:t>s.72(6)</w:t>
      </w:r>
      <w:r>
        <w:rPr>
          <w:color w:val="231F20"/>
          <w:spacing w:val="6"/>
          <w:sz w:val="16"/>
        </w:rPr>
        <w:t xml:space="preserve"> </w:t>
      </w:r>
      <w:r>
        <w:rPr>
          <w:color w:val="231F20"/>
          <w:sz w:val="16"/>
        </w:rPr>
        <w:t>and</w:t>
      </w:r>
      <w:r>
        <w:rPr>
          <w:color w:val="231F20"/>
          <w:spacing w:val="6"/>
          <w:sz w:val="16"/>
        </w:rPr>
        <w:t xml:space="preserve"> </w:t>
      </w:r>
      <w:r>
        <w:rPr>
          <w:color w:val="231F20"/>
          <w:sz w:val="16"/>
        </w:rPr>
        <w:t>Sch.6</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2CA"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31:24]</w:t>
      </w:r>
    </w:p>
    <w:p w14:paraId="785562CB" w14:textId="77777777" w:rsidR="00180D28" w:rsidRDefault="002909AC">
      <w:pPr>
        <w:spacing w:before="79" w:line="223" w:lineRule="auto"/>
        <w:ind w:left="890" w:right="82" w:firstLine="412"/>
        <w:jc w:val="both"/>
        <w:rPr>
          <w:sz w:val="16"/>
        </w:rPr>
      </w:pPr>
      <w:r>
        <w:rPr>
          <w:rFonts w:ascii="Arial"/>
          <w:b/>
          <w:color w:val="231F20"/>
          <w:sz w:val="16"/>
          <w:vertAlign w:val="superscript"/>
        </w:rPr>
        <w:t>1</w:t>
      </w:r>
      <w:r>
        <w:rPr>
          <w:color w:val="231F20"/>
          <w:sz w:val="16"/>
        </w:rPr>
        <w:t>s.72(6) and Sch.6 para.1(1) of the 2002</w:t>
      </w:r>
      <w:r>
        <w:rPr>
          <w:color w:val="231F20"/>
          <w:spacing w:val="-5"/>
          <w:sz w:val="16"/>
        </w:rPr>
        <w:t xml:space="preserve"> </w:t>
      </w:r>
      <w:r>
        <w:rPr>
          <w:color w:val="231F20"/>
          <w:sz w:val="16"/>
        </w:rPr>
        <w:t xml:space="preserve">Act, as amended by s.49, Leasehold and Freehold Reform Act 2024 with effect from 3 March 2025 (Leasehold and Freehold Reform Act 2024 (Commencement No.3) Regs 2025). Whether a particular area forms part of the building for this purpose is a question of fact and degree: </w:t>
      </w:r>
      <w:r>
        <w:rPr>
          <w:rFonts w:ascii="Century Schoolbook"/>
          <w:i/>
          <w:color w:val="231F20"/>
          <w:sz w:val="16"/>
        </w:rPr>
        <w:t xml:space="preserve">Indiana Investments Ltd v Taylor </w:t>
      </w:r>
      <w:r>
        <w:rPr>
          <w:color w:val="231F20"/>
          <w:sz w:val="16"/>
        </w:rPr>
        <w:t xml:space="preserve">[2004] 3 E.G.L.R. 63; </w:t>
      </w:r>
      <w:r>
        <w:rPr>
          <w:rFonts w:ascii="Century Schoolbook"/>
          <w:i/>
          <w:color w:val="231F20"/>
          <w:sz w:val="16"/>
        </w:rPr>
        <w:t xml:space="preserve">Connaught Court RTM Company Limited v </w:t>
      </w:r>
      <w:proofErr w:type="spellStart"/>
      <w:r>
        <w:rPr>
          <w:rFonts w:ascii="Century Schoolbook"/>
          <w:i/>
          <w:color w:val="231F20"/>
          <w:sz w:val="16"/>
        </w:rPr>
        <w:t>Abouzaki</w:t>
      </w:r>
      <w:proofErr w:type="spellEnd"/>
      <w:r>
        <w:rPr>
          <w:rFonts w:ascii="Century Schoolbook"/>
          <w:i/>
          <w:color w:val="231F20"/>
          <w:sz w:val="16"/>
        </w:rPr>
        <w:t xml:space="preserve"> Holdings Ltd </w:t>
      </w:r>
      <w:r>
        <w:rPr>
          <w:color w:val="231F20"/>
          <w:sz w:val="16"/>
        </w:rPr>
        <w:t xml:space="preserve">[2008] 3 E.G.L.R. 175. In </w:t>
      </w:r>
      <w:r>
        <w:rPr>
          <w:rFonts w:ascii="Century Schoolbook"/>
          <w:i/>
          <w:color w:val="231F20"/>
          <w:sz w:val="16"/>
        </w:rPr>
        <w:t xml:space="preserve">Interface Properties Ltd v 307 Barking Road RTM Company Ltd </w:t>
      </w:r>
      <w:r>
        <w:rPr>
          <w:color w:val="231F20"/>
          <w:sz w:val="16"/>
        </w:rPr>
        <w:t>[2024] UKUT 383 (LC) the area of an inaccessible roof void in which no floorboards had been laid on the rafters was held not to have a floor, or a floor area, and was</w:t>
      </w:r>
      <w:r>
        <w:rPr>
          <w:color w:val="231F20"/>
          <w:spacing w:val="80"/>
          <w:sz w:val="16"/>
        </w:rPr>
        <w:t xml:space="preserve"> </w:t>
      </w:r>
      <w:r>
        <w:rPr>
          <w:color w:val="231F20"/>
          <w:sz w:val="16"/>
        </w:rPr>
        <w:t xml:space="preserve">ignored for the purpose of the calculation. In </w:t>
      </w:r>
      <w:r>
        <w:rPr>
          <w:rFonts w:ascii="Century Schoolbook"/>
          <w:i/>
          <w:color w:val="231F20"/>
          <w:sz w:val="16"/>
        </w:rPr>
        <w:t xml:space="preserve">Connaught Court RTM Company Limited v </w:t>
      </w:r>
      <w:proofErr w:type="spellStart"/>
      <w:r>
        <w:rPr>
          <w:rFonts w:ascii="Century Schoolbook"/>
          <w:i/>
          <w:color w:val="231F20"/>
          <w:sz w:val="16"/>
        </w:rPr>
        <w:t>Abouzaki</w:t>
      </w:r>
      <w:proofErr w:type="spellEnd"/>
      <w:r>
        <w:rPr>
          <w:rFonts w:ascii="Century Schoolbook"/>
          <w:i/>
          <w:color w:val="231F20"/>
          <w:sz w:val="16"/>
        </w:rPr>
        <w:t xml:space="preserve"> Holdings Ltd </w:t>
      </w:r>
      <w:r>
        <w:rPr>
          <w:color w:val="231F20"/>
          <w:sz w:val="16"/>
        </w:rPr>
        <w:t>[2008] 3 E.G.L.R. 175 it was held that under-pavement vaults which formed part of the demise under a headlease of the whole building, though not shown on the lease plan, formed part of</w:t>
      </w:r>
      <w:r>
        <w:rPr>
          <w:color w:val="231F20"/>
          <w:spacing w:val="80"/>
          <w:sz w:val="16"/>
        </w:rPr>
        <w:t xml:space="preserve"> </w:t>
      </w:r>
      <w:r>
        <w:rPr>
          <w:color w:val="231F20"/>
          <w:sz w:val="16"/>
        </w:rPr>
        <w:t>the premises to be measured and counted as non-residential. In the context of claims for collective enfranchisement under the 1993 Act, s.4 of which adopts the same qualifying condition, it has been</w:t>
      </w:r>
      <w:r>
        <w:rPr>
          <w:color w:val="231F20"/>
          <w:spacing w:val="40"/>
          <w:sz w:val="16"/>
        </w:rPr>
        <w:t xml:space="preserve"> </w:t>
      </w:r>
      <w:r>
        <w:rPr>
          <w:color w:val="231F20"/>
          <w:sz w:val="16"/>
        </w:rPr>
        <w:t xml:space="preserve">held in the County Court that the area of any common parts is to be disregarded on both sides of the calculation, and that inaccessible coal vaults which were no longer connected to the building should be disregarded: </w:t>
      </w:r>
      <w:r>
        <w:rPr>
          <w:rFonts w:ascii="Century Schoolbook"/>
          <w:i/>
          <w:color w:val="231F20"/>
          <w:sz w:val="16"/>
        </w:rPr>
        <w:t xml:space="preserve">Indiana Investments Ltd v Taylor </w:t>
      </w:r>
      <w:r>
        <w:rPr>
          <w:color w:val="231F20"/>
          <w:sz w:val="16"/>
        </w:rPr>
        <w:t>[2004] 3 E.G.L.R. 63.</w:t>
      </w:r>
    </w:p>
    <w:p w14:paraId="785562CC" w14:textId="77777777" w:rsidR="00180D28" w:rsidRDefault="002909AC">
      <w:pPr>
        <w:spacing w:before="59"/>
        <w:ind w:left="1302"/>
        <w:rPr>
          <w:sz w:val="16"/>
        </w:rPr>
      </w:pPr>
      <w:r>
        <w:rPr>
          <w:rFonts w:ascii="Arial"/>
          <w:b/>
          <w:color w:val="231F20"/>
          <w:sz w:val="16"/>
          <w:vertAlign w:val="superscript"/>
        </w:rPr>
        <w:t>2</w:t>
      </w:r>
      <w:r>
        <w:rPr>
          <w:color w:val="231F20"/>
          <w:sz w:val="16"/>
        </w:rPr>
        <w:t>s.72(6)</w:t>
      </w:r>
      <w:r>
        <w:rPr>
          <w:color w:val="231F20"/>
          <w:spacing w:val="5"/>
          <w:sz w:val="16"/>
        </w:rPr>
        <w:t xml:space="preserve"> </w:t>
      </w:r>
      <w:r>
        <w:rPr>
          <w:color w:val="231F20"/>
          <w:sz w:val="16"/>
        </w:rPr>
        <w:t>and</w:t>
      </w:r>
      <w:r>
        <w:rPr>
          <w:color w:val="231F20"/>
          <w:spacing w:val="6"/>
          <w:sz w:val="16"/>
        </w:rPr>
        <w:t xml:space="preserve"> </w:t>
      </w:r>
      <w:r>
        <w:rPr>
          <w:color w:val="231F20"/>
          <w:sz w:val="16"/>
        </w:rPr>
        <w:t>Sch.6</w:t>
      </w:r>
      <w:r>
        <w:rPr>
          <w:color w:val="231F20"/>
          <w:spacing w:val="5"/>
          <w:sz w:val="16"/>
        </w:rPr>
        <w:t xml:space="preserve"> </w:t>
      </w:r>
      <w:r>
        <w:rPr>
          <w:color w:val="231F20"/>
          <w:sz w:val="16"/>
        </w:rPr>
        <w:t>para.1(3)</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5"/>
          <w:sz w:val="16"/>
        </w:rPr>
        <w:t xml:space="preserve"> </w:t>
      </w:r>
      <w:r>
        <w:rPr>
          <w:color w:val="231F20"/>
          <w:sz w:val="16"/>
        </w:rPr>
        <w:t>2002</w:t>
      </w:r>
      <w:r>
        <w:rPr>
          <w:color w:val="231F20"/>
          <w:spacing w:val="-3"/>
          <w:sz w:val="16"/>
        </w:rPr>
        <w:t xml:space="preserve"> </w:t>
      </w:r>
      <w:r>
        <w:rPr>
          <w:color w:val="231F20"/>
          <w:spacing w:val="-4"/>
          <w:sz w:val="16"/>
        </w:rPr>
        <w:t>Act.</w:t>
      </w:r>
    </w:p>
    <w:p w14:paraId="785562CD" w14:textId="77777777" w:rsidR="00180D28" w:rsidRDefault="002909AC">
      <w:pPr>
        <w:spacing w:before="47"/>
        <w:ind w:left="1302"/>
        <w:rPr>
          <w:sz w:val="16"/>
        </w:rPr>
      </w:pPr>
      <w:r>
        <w:rPr>
          <w:rFonts w:ascii="Arial"/>
          <w:b/>
          <w:color w:val="231F20"/>
          <w:sz w:val="16"/>
          <w:vertAlign w:val="superscript"/>
        </w:rPr>
        <w:t>3</w:t>
      </w:r>
      <w:r>
        <w:rPr>
          <w:rFonts w:ascii="Century Schoolbook"/>
          <w:i/>
          <w:color w:val="231F20"/>
          <w:sz w:val="16"/>
        </w:rPr>
        <w:t>Gaingold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WHRA</w:t>
      </w:r>
      <w:r>
        <w:rPr>
          <w:rFonts w:ascii="Century Schoolbook"/>
          <w:i/>
          <w:color w:val="231F20"/>
          <w:spacing w:val="2"/>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[2006]</w:t>
      </w:r>
      <w:r>
        <w:rPr>
          <w:color w:val="231F20"/>
          <w:spacing w:val="5"/>
          <w:sz w:val="16"/>
        </w:rPr>
        <w:t xml:space="preserve"> </w:t>
      </w:r>
      <w:r>
        <w:rPr>
          <w:color w:val="231F20"/>
          <w:sz w:val="16"/>
        </w:rPr>
        <w:t>1</w:t>
      </w:r>
      <w:r>
        <w:rPr>
          <w:color w:val="231F20"/>
          <w:spacing w:val="5"/>
          <w:sz w:val="16"/>
        </w:rPr>
        <w:t xml:space="preserve"> </w:t>
      </w:r>
      <w:r>
        <w:rPr>
          <w:color w:val="231F20"/>
          <w:sz w:val="16"/>
        </w:rPr>
        <w:t>E.G.L.R.</w:t>
      </w:r>
      <w:r>
        <w:rPr>
          <w:color w:val="231F20"/>
          <w:spacing w:val="5"/>
          <w:sz w:val="16"/>
        </w:rPr>
        <w:t xml:space="preserve"> </w:t>
      </w:r>
      <w:r>
        <w:rPr>
          <w:color w:val="231F20"/>
          <w:sz w:val="16"/>
        </w:rPr>
        <w:t>81</w:t>
      </w:r>
      <w:r>
        <w:rPr>
          <w:color w:val="231F20"/>
          <w:spacing w:val="5"/>
          <w:sz w:val="16"/>
        </w:rPr>
        <w:t xml:space="preserve"> </w:t>
      </w:r>
      <w:r>
        <w:rPr>
          <w:color w:val="231F20"/>
          <w:spacing w:val="-2"/>
          <w:sz w:val="16"/>
        </w:rPr>
        <w:t>(LT).</w:t>
      </w:r>
    </w:p>
    <w:p w14:paraId="785562CE" w14:textId="77777777" w:rsidR="00180D28" w:rsidRDefault="002909AC">
      <w:pPr>
        <w:spacing w:before="58" w:line="223" w:lineRule="auto"/>
        <w:ind w:left="890" w:right="83" w:firstLine="412"/>
        <w:jc w:val="both"/>
        <w:rPr>
          <w:sz w:val="16"/>
        </w:rPr>
      </w:pPr>
      <w:r>
        <w:rPr>
          <w:rFonts w:ascii="Arial"/>
          <w:b/>
          <w:color w:val="231F20"/>
          <w:sz w:val="16"/>
          <w:vertAlign w:val="superscript"/>
        </w:rPr>
        <w:t>4</w:t>
      </w:r>
      <w:r>
        <w:rPr>
          <w:rFonts w:ascii="Century Schoolbook"/>
          <w:i/>
          <w:color w:val="231F20"/>
          <w:sz w:val="16"/>
        </w:rPr>
        <w:t>Gaingold</w:t>
      </w:r>
      <w:r>
        <w:rPr>
          <w:rFonts w:ascii="Century Schoolbook"/>
          <w:i/>
          <w:color w:val="231F20"/>
          <w:spacing w:val="33"/>
          <w:sz w:val="16"/>
        </w:rPr>
        <w:t xml:space="preserve"> </w:t>
      </w:r>
      <w:r>
        <w:rPr>
          <w:rFonts w:ascii="Century Schoolbook"/>
          <w:i/>
          <w:color w:val="231F20"/>
          <w:sz w:val="16"/>
        </w:rPr>
        <w:t>v</w:t>
      </w:r>
      <w:r>
        <w:rPr>
          <w:rFonts w:ascii="Century Schoolbook"/>
          <w:i/>
          <w:color w:val="231F20"/>
          <w:spacing w:val="33"/>
          <w:sz w:val="16"/>
        </w:rPr>
        <w:t xml:space="preserve"> </w:t>
      </w:r>
      <w:r>
        <w:rPr>
          <w:rFonts w:ascii="Century Schoolbook"/>
          <w:i/>
          <w:color w:val="231F20"/>
          <w:sz w:val="16"/>
        </w:rPr>
        <w:t>WHRA RTM</w:t>
      </w:r>
      <w:r>
        <w:rPr>
          <w:rFonts w:ascii="Century Schoolbook"/>
          <w:i/>
          <w:color w:val="231F20"/>
          <w:spacing w:val="33"/>
          <w:sz w:val="16"/>
        </w:rPr>
        <w:t xml:space="preserve"> </w:t>
      </w:r>
      <w:r>
        <w:rPr>
          <w:rFonts w:ascii="Century Schoolbook"/>
          <w:i/>
          <w:color w:val="231F20"/>
          <w:sz w:val="16"/>
        </w:rPr>
        <w:t>Co</w:t>
      </w:r>
      <w:r>
        <w:rPr>
          <w:rFonts w:ascii="Century Schoolbook"/>
          <w:i/>
          <w:color w:val="231F20"/>
          <w:spacing w:val="33"/>
          <w:sz w:val="16"/>
        </w:rPr>
        <w:t xml:space="preserve"> </w:t>
      </w:r>
      <w:r>
        <w:rPr>
          <w:rFonts w:ascii="Century Schoolbook"/>
          <w:i/>
          <w:color w:val="231F20"/>
          <w:sz w:val="16"/>
        </w:rPr>
        <w:t>Ltd</w:t>
      </w:r>
      <w:r>
        <w:rPr>
          <w:rFonts w:ascii="Century Schoolbook"/>
          <w:i/>
          <w:color w:val="231F20"/>
          <w:spacing w:val="33"/>
          <w:sz w:val="16"/>
        </w:rPr>
        <w:t xml:space="preserve"> </w:t>
      </w:r>
      <w:r>
        <w:rPr>
          <w:color w:val="231F20"/>
          <w:sz w:val="16"/>
        </w:rPr>
        <w:t>[2006]</w:t>
      </w:r>
      <w:r>
        <w:rPr>
          <w:color w:val="231F20"/>
          <w:spacing w:val="33"/>
          <w:sz w:val="16"/>
        </w:rPr>
        <w:t xml:space="preserve"> </w:t>
      </w:r>
      <w:r>
        <w:rPr>
          <w:color w:val="231F20"/>
          <w:sz w:val="16"/>
        </w:rPr>
        <w:t>1</w:t>
      </w:r>
      <w:r>
        <w:rPr>
          <w:color w:val="231F20"/>
          <w:spacing w:val="33"/>
          <w:sz w:val="16"/>
        </w:rPr>
        <w:t xml:space="preserve"> </w:t>
      </w:r>
      <w:r>
        <w:rPr>
          <w:color w:val="231F20"/>
          <w:sz w:val="16"/>
        </w:rPr>
        <w:t>E.G.L.R.</w:t>
      </w:r>
      <w:r>
        <w:rPr>
          <w:color w:val="231F20"/>
          <w:spacing w:val="33"/>
          <w:sz w:val="16"/>
        </w:rPr>
        <w:t xml:space="preserve"> </w:t>
      </w:r>
      <w:r>
        <w:rPr>
          <w:color w:val="231F20"/>
          <w:sz w:val="16"/>
        </w:rPr>
        <w:t>81</w:t>
      </w:r>
      <w:r>
        <w:rPr>
          <w:color w:val="231F20"/>
          <w:spacing w:val="33"/>
          <w:sz w:val="16"/>
        </w:rPr>
        <w:t xml:space="preserve"> </w:t>
      </w:r>
      <w:r>
        <w:rPr>
          <w:color w:val="231F20"/>
          <w:sz w:val="16"/>
        </w:rPr>
        <w:t>(LT);</w:t>
      </w:r>
      <w:r>
        <w:rPr>
          <w:color w:val="231F20"/>
          <w:spacing w:val="33"/>
          <w:sz w:val="16"/>
        </w:rPr>
        <w:t xml:space="preserve"> </w:t>
      </w:r>
      <w:r>
        <w:rPr>
          <w:color w:val="231F20"/>
          <w:sz w:val="16"/>
        </w:rPr>
        <w:t>contrast</w:t>
      </w:r>
      <w:r>
        <w:rPr>
          <w:color w:val="231F20"/>
          <w:spacing w:val="33"/>
          <w:sz w:val="16"/>
        </w:rPr>
        <w:t xml:space="preserve"> </w:t>
      </w:r>
      <w:r>
        <w:rPr>
          <w:rFonts w:ascii="Century Schoolbook"/>
          <w:i/>
          <w:color w:val="231F20"/>
          <w:sz w:val="16"/>
        </w:rPr>
        <w:t>Smith</w:t>
      </w:r>
      <w:r>
        <w:rPr>
          <w:rFonts w:ascii="Century Schoolbook"/>
          <w:i/>
          <w:color w:val="231F20"/>
          <w:spacing w:val="33"/>
          <w:sz w:val="16"/>
        </w:rPr>
        <w:t xml:space="preserve"> </w:t>
      </w:r>
      <w:r>
        <w:rPr>
          <w:rFonts w:ascii="Century Schoolbook"/>
          <w:i/>
          <w:color w:val="231F20"/>
          <w:sz w:val="16"/>
        </w:rPr>
        <w:t>v</w:t>
      </w:r>
      <w:r>
        <w:rPr>
          <w:rFonts w:ascii="Century Schoolbook"/>
          <w:i/>
          <w:color w:val="231F20"/>
          <w:spacing w:val="33"/>
          <w:sz w:val="16"/>
        </w:rPr>
        <w:t xml:space="preserve"> </w:t>
      </w:r>
      <w:proofErr w:type="spellStart"/>
      <w:r>
        <w:rPr>
          <w:rFonts w:ascii="Century Schoolbook"/>
          <w:i/>
          <w:color w:val="231F20"/>
          <w:sz w:val="16"/>
        </w:rPr>
        <w:t>Jaffron</w:t>
      </w:r>
      <w:proofErr w:type="spellEnd"/>
      <w:r>
        <w:rPr>
          <w:rFonts w:ascii="Century Schoolbook"/>
          <w:i/>
          <w:color w:val="231F20"/>
          <w:spacing w:val="33"/>
          <w:sz w:val="16"/>
        </w:rPr>
        <w:t xml:space="preserve"> </w:t>
      </w:r>
      <w:r>
        <w:rPr>
          <w:rFonts w:ascii="Century Schoolbook"/>
          <w:i/>
          <w:color w:val="231F20"/>
          <w:sz w:val="16"/>
        </w:rPr>
        <w:t xml:space="preserve">(No.2) </w:t>
      </w:r>
      <w:r>
        <w:rPr>
          <w:color w:val="231F20"/>
          <w:sz w:val="16"/>
        </w:rPr>
        <w:t xml:space="preserve">[2013] 2 E.G.L.R. 104 (CC) in which it was held that use of premises as short stay accommodation for business </w:t>
      </w:r>
      <w:proofErr w:type="spellStart"/>
      <w:r>
        <w:rPr>
          <w:color w:val="231F20"/>
          <w:sz w:val="16"/>
        </w:rPr>
        <w:t>travellers</w:t>
      </w:r>
      <w:proofErr w:type="spellEnd"/>
      <w:r>
        <w:rPr>
          <w:color w:val="231F20"/>
          <w:sz w:val="16"/>
        </w:rPr>
        <w:t xml:space="preserve"> was not residential occupation in the context of the 1993 Act.</w:t>
      </w:r>
    </w:p>
    <w:p w14:paraId="785562CF" w14:textId="77777777" w:rsidR="00180D28" w:rsidRDefault="002909AC">
      <w:pPr>
        <w:spacing w:before="51"/>
        <w:ind w:left="1302"/>
        <w:rPr>
          <w:sz w:val="16"/>
        </w:rPr>
      </w:pPr>
      <w:r>
        <w:rPr>
          <w:rFonts w:ascii="Arial"/>
          <w:b/>
          <w:color w:val="231F20"/>
          <w:sz w:val="16"/>
          <w:vertAlign w:val="superscript"/>
        </w:rPr>
        <w:t>5</w:t>
      </w:r>
      <w:r>
        <w:rPr>
          <w:color w:val="231F20"/>
          <w:sz w:val="16"/>
        </w:rPr>
        <w:t>Sch.6</w:t>
      </w:r>
      <w:r>
        <w:rPr>
          <w:color w:val="231F20"/>
          <w:spacing w:val="6"/>
          <w:sz w:val="16"/>
        </w:rPr>
        <w:t xml:space="preserve"> </w:t>
      </w:r>
      <w:r>
        <w:rPr>
          <w:color w:val="231F20"/>
          <w:sz w:val="16"/>
        </w:rPr>
        <w:t>para.1(3)</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3"/>
          <w:sz w:val="16"/>
        </w:rPr>
        <w:t xml:space="preserve"> </w:t>
      </w:r>
      <w:r>
        <w:rPr>
          <w:color w:val="231F20"/>
          <w:spacing w:val="-4"/>
          <w:sz w:val="16"/>
        </w:rPr>
        <w:t>Act.</w:t>
      </w:r>
    </w:p>
    <w:p w14:paraId="785562D0" w14:textId="77777777" w:rsidR="00180D28" w:rsidRDefault="00180D28">
      <w:pPr>
        <w:rPr>
          <w:sz w:val="16"/>
        </w:rPr>
        <w:sectPr w:rsidR="00180D28">
          <w:pgSz w:w="12240" w:h="15840"/>
          <w:pgMar w:top="2080" w:right="1800" w:bottom="2100" w:left="1800" w:header="1889" w:footer="1911" w:gutter="0"/>
          <w:cols w:space="720"/>
        </w:sectPr>
      </w:pPr>
    </w:p>
    <w:p w14:paraId="785562D1" w14:textId="77777777" w:rsidR="00180D28" w:rsidRDefault="002909AC">
      <w:pPr>
        <w:pStyle w:val="BodyText"/>
        <w:spacing w:before="217" w:line="218" w:lineRule="auto"/>
        <w:ind w:left="39" w:right="934" w:firstLine="199"/>
        <w:jc w:val="both"/>
        <w:rPr>
          <w:rFonts w:ascii="Arial"/>
          <w:b/>
        </w:rPr>
      </w:pPr>
      <w:r>
        <w:rPr>
          <w:color w:val="231F20"/>
        </w:rPr>
        <w:lastRenderedPageBreak/>
        <w:t>In the context of collective enfranchisement under the 1993 Act, it has been</w:t>
      </w:r>
      <w:r>
        <w:rPr>
          <w:color w:val="231F20"/>
          <w:spacing w:val="80"/>
        </w:rPr>
        <w:t xml:space="preserve"> </w:t>
      </w:r>
      <w:r>
        <w:rPr>
          <w:color w:val="231F20"/>
        </w:rPr>
        <w:t>held that areas of a building which are provided for shared use or common benefit are common parts.</w:t>
      </w:r>
      <w:r>
        <w:rPr>
          <w:rFonts w:ascii="Arial"/>
          <w:b/>
          <w:color w:val="231F20"/>
          <w:vertAlign w:val="superscript"/>
        </w:rPr>
        <w:t>6</w:t>
      </w:r>
    </w:p>
    <w:p w14:paraId="785562D2" w14:textId="77777777" w:rsidR="00180D28" w:rsidRDefault="002909AC">
      <w:pPr>
        <w:pStyle w:val="BodyText"/>
        <w:spacing w:before="42" w:line="218" w:lineRule="auto"/>
        <w:ind w:left="39" w:right="933" w:firstLine="199"/>
        <w:jc w:val="both"/>
        <w:rPr>
          <w:rFonts w:ascii="Arial"/>
          <w:b/>
        </w:rPr>
      </w:pPr>
      <w:r>
        <w:rPr>
          <w:color w:val="231F20"/>
        </w:rPr>
        <w:t>Conventional codes of measuring do not apply in determining the internal floor area of the building. Common parts of the building are disregarded, but otherwise the floors of the building are taken to extend without interruption throughout the whole of the interior of the building.</w:t>
      </w:r>
      <w:r>
        <w:rPr>
          <w:rFonts w:ascii="Arial"/>
          <w:b/>
          <w:color w:val="231F20"/>
          <w:vertAlign w:val="superscript"/>
        </w:rPr>
        <w:t>7</w:t>
      </w:r>
    </w:p>
    <w:p w14:paraId="785562D3" w14:textId="77777777" w:rsidR="00180D28" w:rsidRDefault="00180D28">
      <w:pPr>
        <w:pStyle w:val="BodyText"/>
        <w:spacing w:before="12"/>
        <w:rPr>
          <w:rFonts w:ascii="Arial"/>
          <w:b/>
        </w:rPr>
      </w:pPr>
    </w:p>
    <w:p w14:paraId="785562D4" w14:textId="77777777" w:rsidR="00180D28" w:rsidRDefault="002909AC">
      <w:pPr>
        <w:pStyle w:val="Heading1"/>
        <w:spacing w:before="1" w:line="218" w:lineRule="auto"/>
        <w:ind w:left="908" w:right="1337" w:hanging="869"/>
      </w:pPr>
      <w:r>
        <w:rPr>
          <w:color w:val="231F20"/>
        </w:rPr>
        <w:t>§</w:t>
      </w:r>
      <w:r>
        <w:rPr>
          <w:color w:val="231F20"/>
          <w:spacing w:val="-6"/>
        </w:rPr>
        <w:t xml:space="preserve"> </w:t>
      </w:r>
      <w:r>
        <w:rPr>
          <w:color w:val="231F20"/>
        </w:rPr>
        <w:t>31:25</w:t>
      </w:r>
      <w:r>
        <w:rPr>
          <w:color w:val="231F20"/>
          <w:spacing w:val="80"/>
        </w:rPr>
        <w:t xml:space="preserve"> </w:t>
      </w:r>
      <w:r>
        <w:rPr>
          <w:color w:val="231F20"/>
        </w:rPr>
        <w:t>Premises excluded from the right to manage—Buildings with self-contained parts in different ownership</w:t>
      </w:r>
    </w:p>
    <w:p w14:paraId="785562D5" w14:textId="77777777" w:rsidR="00180D28" w:rsidRDefault="002909AC">
      <w:pPr>
        <w:pStyle w:val="BodyText"/>
        <w:spacing w:before="131" w:line="218" w:lineRule="auto"/>
        <w:ind w:left="39" w:right="933" w:firstLine="199"/>
        <w:jc w:val="both"/>
      </w:pPr>
      <w:r>
        <w:rPr>
          <w:color w:val="231F20"/>
        </w:rPr>
        <w:t>Where different persons own the freehold of different parts of premises which satisfy the three qualifying conditions referred to in § 31:6 above, the right to manage does not apply to the premises if any of those parts is itself a self-contained part of a building.</w:t>
      </w:r>
      <w:r>
        <w:rPr>
          <w:rFonts w:ascii="Arial" w:hAnsi="Arial"/>
          <w:b/>
          <w:color w:val="231F20"/>
          <w:vertAlign w:val="superscript"/>
        </w:rPr>
        <w:t>1</w:t>
      </w:r>
      <w:r>
        <w:rPr>
          <w:rFonts w:ascii="Arial" w:hAnsi="Arial"/>
          <w:b/>
          <w:color w:val="231F20"/>
        </w:rPr>
        <w:t xml:space="preserve"> </w:t>
      </w:r>
      <w:r>
        <w:rPr>
          <w:color w:val="231F20"/>
        </w:rPr>
        <w:t>Thus in the case of a terrace comprising self-contained parts in different freehold ownerships, the right could not be exercised</w:t>
      </w:r>
      <w:r>
        <w:rPr>
          <w:color w:val="231F20"/>
          <w:spacing w:val="40"/>
        </w:rPr>
        <w:t xml:space="preserve"> </w:t>
      </w:r>
      <w:r>
        <w:rPr>
          <w:color w:val="231F20"/>
        </w:rPr>
        <w:t>in relation to the terrace as a whole, although it could be available for each self-contained part.</w:t>
      </w:r>
    </w:p>
    <w:p w14:paraId="785562D6" w14:textId="77777777" w:rsidR="00180D28" w:rsidRDefault="00180D28">
      <w:pPr>
        <w:pStyle w:val="BodyText"/>
        <w:spacing w:before="4"/>
      </w:pPr>
    </w:p>
    <w:p w14:paraId="785562D7" w14:textId="77777777" w:rsidR="00180D28" w:rsidRDefault="002909AC">
      <w:pPr>
        <w:pStyle w:val="Heading1"/>
        <w:spacing w:line="218" w:lineRule="auto"/>
        <w:ind w:left="908" w:right="865" w:hanging="869"/>
      </w:pPr>
      <w:r>
        <w:rPr>
          <w:color w:val="231F20"/>
        </w:rPr>
        <w:t>§</w:t>
      </w:r>
      <w:r>
        <w:rPr>
          <w:color w:val="231F20"/>
          <w:spacing w:val="-6"/>
        </w:rPr>
        <w:t xml:space="preserve"> </w:t>
      </w:r>
      <w:r>
        <w:rPr>
          <w:color w:val="231F20"/>
        </w:rPr>
        <w:t>31:26</w:t>
      </w:r>
      <w:r>
        <w:rPr>
          <w:color w:val="231F20"/>
          <w:spacing w:val="80"/>
        </w:rPr>
        <w:t xml:space="preserve"> </w:t>
      </w:r>
      <w:r>
        <w:rPr>
          <w:color w:val="231F20"/>
        </w:rPr>
        <w:t>Premises excluded from the right to manage—Premises with resident landlord and no more than four units</w:t>
      </w:r>
    </w:p>
    <w:p w14:paraId="785562D8" w14:textId="77777777" w:rsidR="00180D28" w:rsidRDefault="002909AC">
      <w:pPr>
        <w:pStyle w:val="BodyText"/>
        <w:spacing w:before="131" w:line="218" w:lineRule="auto"/>
        <w:ind w:left="39" w:right="933" w:firstLine="199"/>
        <w:jc w:val="both"/>
        <w:rPr>
          <w:rFonts w:ascii="Arial"/>
          <w:b/>
        </w:rPr>
      </w:pPr>
      <w:r>
        <w:rPr>
          <w:color w:val="231F20"/>
        </w:rPr>
        <w:t>The right to manage does not apply to premises which have a resident landlord and</w:t>
      </w:r>
      <w:r>
        <w:rPr>
          <w:color w:val="231F20"/>
          <w:spacing w:val="-7"/>
        </w:rPr>
        <w:t xml:space="preserve"> </w:t>
      </w:r>
      <w:r>
        <w:rPr>
          <w:color w:val="231F20"/>
        </w:rPr>
        <w:t>do</w:t>
      </w:r>
      <w:r>
        <w:rPr>
          <w:color w:val="231F20"/>
          <w:spacing w:val="-7"/>
        </w:rPr>
        <w:t xml:space="preserve"> </w:t>
      </w:r>
      <w:r>
        <w:rPr>
          <w:color w:val="231F20"/>
        </w:rPr>
        <w:t>not</w:t>
      </w:r>
      <w:r>
        <w:rPr>
          <w:color w:val="231F20"/>
          <w:spacing w:val="-7"/>
        </w:rPr>
        <w:t xml:space="preserve"> </w:t>
      </w:r>
      <w:r>
        <w:rPr>
          <w:color w:val="231F20"/>
        </w:rPr>
        <w:t>contain</w:t>
      </w:r>
      <w:r>
        <w:rPr>
          <w:color w:val="231F20"/>
          <w:spacing w:val="-7"/>
        </w:rPr>
        <w:t xml:space="preserve"> </w:t>
      </w:r>
      <w:r>
        <w:rPr>
          <w:color w:val="231F20"/>
        </w:rPr>
        <w:t>more</w:t>
      </w:r>
      <w:r>
        <w:rPr>
          <w:color w:val="231F20"/>
          <w:spacing w:val="-7"/>
        </w:rPr>
        <w:t xml:space="preserve"> </w:t>
      </w:r>
      <w:r>
        <w:rPr>
          <w:color w:val="231F20"/>
        </w:rPr>
        <w:t>than</w:t>
      </w:r>
      <w:r>
        <w:rPr>
          <w:color w:val="231F20"/>
          <w:spacing w:val="-7"/>
        </w:rPr>
        <w:t xml:space="preserve"> </w:t>
      </w:r>
      <w:r>
        <w:rPr>
          <w:color w:val="231F20"/>
        </w:rPr>
        <w:t>four</w:t>
      </w:r>
      <w:r>
        <w:rPr>
          <w:color w:val="231F20"/>
          <w:spacing w:val="-7"/>
        </w:rPr>
        <w:t xml:space="preserve"> </w:t>
      </w:r>
      <w:r>
        <w:rPr>
          <w:color w:val="231F20"/>
        </w:rPr>
        <w:t>units.</w:t>
      </w:r>
      <w:r>
        <w:rPr>
          <w:rFonts w:ascii="Arial"/>
          <w:b/>
          <w:color w:val="231F20"/>
          <w:vertAlign w:val="superscript"/>
        </w:rPr>
        <w:t>1</w:t>
      </w:r>
      <w:r>
        <w:rPr>
          <w:rFonts w:ascii="Arial"/>
          <w:b/>
          <w:color w:val="231F20"/>
          <w:spacing w:val="-7"/>
        </w:rPr>
        <w:t xml:space="preserve"> </w:t>
      </w:r>
      <w:r>
        <w:rPr>
          <w:color w:val="231F20"/>
        </w:rPr>
        <w:t>Premises</w:t>
      </w:r>
      <w:r>
        <w:rPr>
          <w:color w:val="231F20"/>
          <w:spacing w:val="-7"/>
        </w:rPr>
        <w:t xml:space="preserve"> </w:t>
      </w:r>
      <w:r>
        <w:rPr>
          <w:color w:val="231F20"/>
        </w:rPr>
        <w:t>cannot</w:t>
      </w:r>
      <w:r>
        <w:rPr>
          <w:color w:val="231F20"/>
          <w:spacing w:val="-7"/>
        </w:rPr>
        <w:t xml:space="preserve"> </w:t>
      </w:r>
      <w:r>
        <w:rPr>
          <w:color w:val="231F20"/>
        </w:rPr>
        <w:t>have</w:t>
      </w:r>
      <w:r>
        <w:rPr>
          <w:color w:val="231F20"/>
          <w:spacing w:val="-7"/>
        </w:rPr>
        <w:t xml:space="preserve"> </w:t>
      </w:r>
      <w:r>
        <w:rPr>
          <w:color w:val="231F20"/>
        </w:rPr>
        <w:t>a</w:t>
      </w:r>
      <w:r>
        <w:rPr>
          <w:color w:val="231F20"/>
          <w:spacing w:val="-7"/>
        </w:rPr>
        <w:t xml:space="preserve"> </w:t>
      </w:r>
      <w:r>
        <w:rPr>
          <w:color w:val="231F20"/>
        </w:rPr>
        <w:t>resident</w:t>
      </w:r>
      <w:r>
        <w:rPr>
          <w:color w:val="231F20"/>
          <w:spacing w:val="-7"/>
        </w:rPr>
        <w:t xml:space="preserve"> </w:t>
      </w:r>
      <w:r>
        <w:rPr>
          <w:color w:val="231F20"/>
        </w:rPr>
        <w:t>landlord if they are, or are part of, a purpose-built block of flats (i.e. a building which, as constructed, contained two or more flats).</w:t>
      </w:r>
      <w:r>
        <w:rPr>
          <w:rFonts w:ascii="Arial"/>
          <w:b/>
          <w:color w:val="231F20"/>
          <w:vertAlign w:val="superscript"/>
        </w:rPr>
        <w:t>2</w:t>
      </w:r>
    </w:p>
    <w:p w14:paraId="785562D9" w14:textId="77777777" w:rsidR="00180D28" w:rsidRDefault="002909AC">
      <w:pPr>
        <w:pStyle w:val="BodyText"/>
        <w:spacing w:before="53" w:line="218" w:lineRule="auto"/>
        <w:ind w:left="39" w:right="933" w:firstLine="199"/>
        <w:jc w:val="both"/>
      </w:pPr>
      <w:r>
        <w:rPr>
          <w:color w:val="231F20"/>
        </w:rPr>
        <w:t>Premises which are not a purpose-built block of flats will have a resident landlord if the freeholder</w:t>
      </w:r>
      <w:r>
        <w:rPr>
          <w:rFonts w:ascii="Arial"/>
          <w:b/>
          <w:color w:val="231F20"/>
          <w:vertAlign w:val="superscript"/>
        </w:rPr>
        <w:t>3</w:t>
      </w:r>
      <w:r>
        <w:rPr>
          <w:rFonts w:ascii="Arial"/>
          <w:b/>
          <w:color w:val="231F20"/>
        </w:rPr>
        <w:t xml:space="preserve"> </w:t>
      </w:r>
      <w:r>
        <w:rPr>
          <w:color w:val="231F20"/>
        </w:rPr>
        <w:t>of the whole or any part of the premises (or an adult member of</w:t>
      </w:r>
      <w:r>
        <w:rPr>
          <w:color w:val="231F20"/>
          <w:spacing w:val="1"/>
        </w:rPr>
        <w:t xml:space="preserve"> </w:t>
      </w:r>
      <w:r>
        <w:rPr>
          <w:color w:val="231F20"/>
        </w:rPr>
        <w:t>their</w:t>
      </w:r>
      <w:r>
        <w:rPr>
          <w:color w:val="231F20"/>
          <w:spacing w:val="1"/>
        </w:rPr>
        <w:t xml:space="preserve"> </w:t>
      </w:r>
      <w:r>
        <w:rPr>
          <w:color w:val="231F20"/>
        </w:rPr>
        <w:t>family)</w:t>
      </w:r>
      <w:r>
        <w:rPr>
          <w:rFonts w:ascii="Arial"/>
          <w:b/>
          <w:color w:val="231F20"/>
          <w:vertAlign w:val="superscript"/>
        </w:rPr>
        <w:t>4</w:t>
      </w:r>
      <w:r>
        <w:rPr>
          <w:rFonts w:ascii="Arial"/>
          <w:b/>
          <w:color w:val="231F20"/>
        </w:rPr>
        <w:t xml:space="preserve"> </w:t>
      </w:r>
      <w:r>
        <w:rPr>
          <w:color w:val="231F20"/>
        </w:rPr>
        <w:t>occupies</w:t>
      </w:r>
      <w:r>
        <w:rPr>
          <w:color w:val="231F20"/>
          <w:spacing w:val="1"/>
        </w:rPr>
        <w:t xml:space="preserve"> </w:t>
      </w:r>
      <w:r>
        <w:rPr>
          <w:color w:val="231F20"/>
        </w:rPr>
        <w:t>a</w:t>
      </w:r>
      <w:r>
        <w:rPr>
          <w:color w:val="231F20"/>
          <w:spacing w:val="1"/>
        </w:rPr>
        <w:t xml:space="preserve"> </w:t>
      </w:r>
      <w:r>
        <w:rPr>
          <w:color w:val="231F20"/>
        </w:rPr>
        <w:t>qualifying</w:t>
      </w:r>
      <w:r>
        <w:rPr>
          <w:color w:val="231F20"/>
          <w:spacing w:val="1"/>
        </w:rPr>
        <w:t xml:space="preserve"> </w:t>
      </w:r>
      <w:r>
        <w:rPr>
          <w:color w:val="231F20"/>
        </w:rPr>
        <w:t>flat</w:t>
      </w:r>
      <w:r>
        <w:rPr>
          <w:rFonts w:ascii="Arial"/>
          <w:b/>
          <w:color w:val="231F20"/>
          <w:vertAlign w:val="superscript"/>
        </w:rPr>
        <w:t>5</w:t>
      </w:r>
      <w:r>
        <w:rPr>
          <w:rFonts w:ascii="Arial"/>
          <w:b/>
          <w:color w:val="231F20"/>
        </w:rPr>
        <w:t xml:space="preserve"> </w:t>
      </w:r>
      <w:r>
        <w:rPr>
          <w:color w:val="231F20"/>
        </w:rPr>
        <w:t>as</w:t>
      </w:r>
      <w:r>
        <w:rPr>
          <w:color w:val="231F20"/>
          <w:spacing w:val="1"/>
        </w:rPr>
        <w:t xml:space="preserve"> </w:t>
      </w:r>
      <w:r>
        <w:rPr>
          <w:color w:val="231F20"/>
        </w:rPr>
        <w:t>their</w:t>
      </w:r>
      <w:r>
        <w:rPr>
          <w:color w:val="231F20"/>
          <w:spacing w:val="1"/>
        </w:rPr>
        <w:t xml:space="preserve"> </w:t>
      </w:r>
      <w:r>
        <w:rPr>
          <w:color w:val="231F20"/>
        </w:rPr>
        <w:t>only or</w:t>
      </w:r>
      <w:r>
        <w:rPr>
          <w:color w:val="231F20"/>
          <w:spacing w:val="1"/>
        </w:rPr>
        <w:t xml:space="preserve"> </w:t>
      </w:r>
      <w:r>
        <w:rPr>
          <w:color w:val="231F20"/>
        </w:rPr>
        <w:t>principal</w:t>
      </w:r>
      <w:r>
        <w:rPr>
          <w:color w:val="231F20"/>
          <w:spacing w:val="1"/>
        </w:rPr>
        <w:t xml:space="preserve"> </w:t>
      </w:r>
      <w:r>
        <w:rPr>
          <w:color w:val="231F20"/>
          <w:spacing w:val="-4"/>
        </w:rPr>
        <w:t>home</w:t>
      </w:r>
    </w:p>
    <w:p w14:paraId="785562DA" w14:textId="77777777" w:rsidR="00180D28" w:rsidRDefault="002909AC">
      <w:pPr>
        <w:pStyle w:val="BodyText"/>
        <w:spacing w:before="8"/>
        <w:rPr>
          <w:sz w:val="17"/>
        </w:rPr>
      </w:pPr>
      <w:r>
        <w:rPr>
          <w:noProof/>
          <w:sz w:val="17"/>
        </w:rPr>
        <mc:AlternateContent>
          <mc:Choice Requires="wps">
            <w:drawing>
              <wp:anchor distT="0" distB="0" distL="0" distR="0" simplePos="0" relativeHeight="487595008" behindDoc="1" locked="0" layoutInCell="1" allowOverlap="1" wp14:anchorId="785564F1" wp14:editId="785564F2">
                <wp:simplePos x="0" y="0"/>
                <wp:positionH relativeFrom="page">
                  <wp:posOffset>1168199</wp:posOffset>
                </wp:positionH>
                <wp:positionV relativeFrom="paragraph">
                  <wp:posOffset>150313</wp:posOffset>
                </wp:positionV>
                <wp:extent cx="912494"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CF9DDD" id="Graphic 67" o:spid="_x0000_s1026" style="position:absolute;margin-left:92pt;margin-top:11.85pt;width:71.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2DB" w14:textId="77777777" w:rsidR="00180D28" w:rsidRDefault="002909AC">
      <w:pPr>
        <w:spacing w:before="87" w:line="223" w:lineRule="auto"/>
        <w:ind w:left="39" w:right="933" w:firstLine="412"/>
        <w:jc w:val="both"/>
        <w:rPr>
          <w:sz w:val="16"/>
        </w:rPr>
      </w:pPr>
      <w:r>
        <w:rPr>
          <w:rFonts w:ascii="Arial" w:hAnsi="Arial"/>
          <w:b/>
          <w:color w:val="231F20"/>
          <w:sz w:val="16"/>
          <w:vertAlign w:val="superscript"/>
        </w:rPr>
        <w:t>6</w:t>
      </w:r>
      <w:r>
        <w:rPr>
          <w:rFonts w:ascii="Century Schoolbook" w:hAnsi="Century Schoolbook"/>
          <w:i/>
          <w:color w:val="231F20"/>
          <w:sz w:val="16"/>
        </w:rPr>
        <w:t xml:space="preserve">Earl Cadogan v Panagopoulos </w:t>
      </w:r>
      <w:r>
        <w:rPr>
          <w:color w:val="231F20"/>
          <w:sz w:val="16"/>
        </w:rPr>
        <w:t>[2011] Ch 177 (CA). The Court of</w:t>
      </w:r>
      <w:r>
        <w:rPr>
          <w:color w:val="231F20"/>
          <w:spacing w:val="-2"/>
          <w:sz w:val="16"/>
        </w:rPr>
        <w:t xml:space="preserve"> </w:t>
      </w:r>
      <w:r>
        <w:rPr>
          <w:color w:val="231F20"/>
          <w:sz w:val="16"/>
        </w:rPr>
        <w:t>Appeal approved the treatment of a flat used to provide accommodation for a resident caretaker as “common parts” (where leases of flats in the building required that there be a resident caretaker).</w:t>
      </w:r>
    </w:p>
    <w:p w14:paraId="785562DC" w14:textId="77777777" w:rsidR="00180D28" w:rsidRDefault="002909AC">
      <w:pPr>
        <w:spacing w:before="62" w:line="223" w:lineRule="auto"/>
        <w:ind w:left="39" w:right="932" w:firstLine="412"/>
        <w:jc w:val="both"/>
        <w:rPr>
          <w:sz w:val="16"/>
        </w:rPr>
      </w:pPr>
      <w:r>
        <w:rPr>
          <w:rFonts w:ascii="Arial"/>
          <w:b/>
          <w:color w:val="231F20"/>
          <w:sz w:val="16"/>
          <w:vertAlign w:val="superscript"/>
        </w:rPr>
        <w:t>7</w:t>
      </w:r>
      <w:r>
        <w:rPr>
          <w:color w:val="231F20"/>
          <w:sz w:val="16"/>
        </w:rPr>
        <w:t xml:space="preserve">Schedule 6 para.1(4) of the 2002 Act. It has been held that the effect of this direction is that interruptions such as non-structural partitioning should be ignored, and that while an area which has temporarily had its floor removed should be measured, the calculation should not include areas which do not have a floor at all: </w:t>
      </w:r>
      <w:r>
        <w:rPr>
          <w:rFonts w:ascii="Century Schoolbook"/>
          <w:i/>
          <w:color w:val="231F20"/>
          <w:sz w:val="16"/>
        </w:rPr>
        <w:t xml:space="preserve">Interface Properties Ltd v 307 Barking Road RTM Company Ltd </w:t>
      </w:r>
      <w:r>
        <w:rPr>
          <w:color w:val="231F20"/>
          <w:sz w:val="16"/>
        </w:rPr>
        <w:t>[2024]</w:t>
      </w:r>
      <w:r>
        <w:rPr>
          <w:color w:val="231F20"/>
          <w:spacing w:val="80"/>
          <w:sz w:val="16"/>
        </w:rPr>
        <w:t xml:space="preserve"> </w:t>
      </w:r>
      <w:r>
        <w:rPr>
          <w:color w:val="231F20"/>
          <w:sz w:val="16"/>
        </w:rPr>
        <w:t>UKUT 383 (LC).</w:t>
      </w:r>
    </w:p>
    <w:p w14:paraId="785562DD" w14:textId="77777777" w:rsidR="00180D28" w:rsidRDefault="002909AC">
      <w:pPr>
        <w:spacing w:before="73"/>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31:25]</w:t>
      </w:r>
    </w:p>
    <w:p w14:paraId="785562DE" w14:textId="77777777" w:rsidR="00180D28" w:rsidRDefault="002909AC">
      <w:pPr>
        <w:spacing w:before="67"/>
        <w:ind w:left="452"/>
        <w:jc w:val="both"/>
        <w:rPr>
          <w:sz w:val="16"/>
        </w:rPr>
      </w:pPr>
      <w:r>
        <w:rPr>
          <w:rFonts w:ascii="Arial"/>
          <w:b/>
          <w:color w:val="231F20"/>
          <w:sz w:val="16"/>
          <w:vertAlign w:val="superscript"/>
        </w:rPr>
        <w:t>1</w:t>
      </w:r>
      <w:r>
        <w:rPr>
          <w:color w:val="231F20"/>
          <w:sz w:val="16"/>
        </w:rPr>
        <w:t>Schedule</w:t>
      </w:r>
      <w:r>
        <w:rPr>
          <w:color w:val="231F20"/>
          <w:spacing w:val="6"/>
          <w:sz w:val="16"/>
        </w:rPr>
        <w:t xml:space="preserve"> </w:t>
      </w:r>
      <w:r>
        <w:rPr>
          <w:color w:val="231F20"/>
          <w:sz w:val="16"/>
        </w:rPr>
        <w:t>6</w:t>
      </w:r>
      <w:r>
        <w:rPr>
          <w:color w:val="231F20"/>
          <w:spacing w:val="6"/>
          <w:sz w:val="16"/>
        </w:rPr>
        <w:t xml:space="preserve"> </w:t>
      </w:r>
      <w:r>
        <w:rPr>
          <w:color w:val="231F20"/>
          <w:sz w:val="16"/>
        </w:rPr>
        <w:t>para.2</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2DF"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31:26]</w:t>
      </w:r>
    </w:p>
    <w:p w14:paraId="785562E0" w14:textId="77777777" w:rsidR="00180D28" w:rsidRDefault="002909AC">
      <w:pPr>
        <w:spacing w:before="78" w:line="223" w:lineRule="auto"/>
        <w:ind w:left="39" w:right="933" w:firstLine="412"/>
        <w:jc w:val="both"/>
        <w:rPr>
          <w:sz w:val="16"/>
        </w:rPr>
      </w:pPr>
      <w:r>
        <w:rPr>
          <w:rFonts w:ascii="Arial" w:hAnsi="Arial"/>
          <w:b/>
          <w:color w:val="231F20"/>
          <w:sz w:val="16"/>
          <w:vertAlign w:val="superscript"/>
        </w:rPr>
        <w:t>1</w:t>
      </w:r>
      <w:r>
        <w:rPr>
          <w:color w:val="231F20"/>
          <w:sz w:val="16"/>
        </w:rPr>
        <w:t>Schedule 6 para.3(1) of the 2002</w:t>
      </w:r>
      <w:r>
        <w:rPr>
          <w:color w:val="231F20"/>
          <w:spacing w:val="-6"/>
          <w:sz w:val="16"/>
        </w:rPr>
        <w:t xml:space="preserve"> </w:t>
      </w:r>
      <w:r>
        <w:rPr>
          <w:color w:val="231F20"/>
          <w:sz w:val="16"/>
        </w:rPr>
        <w:t>Act.</w:t>
      </w:r>
      <w:r>
        <w:rPr>
          <w:color w:val="231F20"/>
          <w:spacing w:val="-6"/>
          <w:sz w:val="16"/>
        </w:rPr>
        <w:t xml:space="preserve"> </w:t>
      </w:r>
      <w:r>
        <w:rPr>
          <w:color w:val="231F20"/>
          <w:sz w:val="16"/>
        </w:rPr>
        <w:t>A</w:t>
      </w:r>
      <w:r>
        <w:rPr>
          <w:color w:val="231F20"/>
          <w:spacing w:val="-6"/>
          <w:sz w:val="16"/>
        </w:rPr>
        <w:t xml:space="preserve"> </w:t>
      </w:r>
      <w:r>
        <w:rPr>
          <w:color w:val="231F20"/>
          <w:sz w:val="16"/>
        </w:rPr>
        <w:t>“unit” may be a flat or any other separate set of premises constructed or adapted for use as a dwelling, or a separate set of premises let, or intended for letting,</w:t>
      </w:r>
      <w:r>
        <w:rPr>
          <w:color w:val="231F20"/>
          <w:spacing w:val="40"/>
          <w:sz w:val="16"/>
        </w:rPr>
        <w:t xml:space="preserve"> </w:t>
      </w:r>
      <w:r>
        <w:rPr>
          <w:color w:val="231F20"/>
          <w:sz w:val="16"/>
        </w:rPr>
        <w:t>on a tenancy to which Pt 2 of the Landlord and Tenant Act 1954 applies: s.112(1) of the 2002 Act.</w:t>
      </w:r>
    </w:p>
    <w:p w14:paraId="785562E1" w14:textId="77777777" w:rsidR="00180D28" w:rsidRDefault="002909AC">
      <w:pPr>
        <w:spacing w:before="51"/>
        <w:ind w:left="452"/>
        <w:jc w:val="both"/>
        <w:rPr>
          <w:sz w:val="16"/>
        </w:rPr>
      </w:pPr>
      <w:r>
        <w:rPr>
          <w:rFonts w:ascii="Arial"/>
          <w:b/>
          <w:color w:val="231F20"/>
          <w:sz w:val="16"/>
          <w:vertAlign w:val="superscript"/>
        </w:rPr>
        <w:t>2</w:t>
      </w:r>
      <w:r>
        <w:rPr>
          <w:color w:val="231F20"/>
          <w:sz w:val="16"/>
        </w:rPr>
        <w:t>Schedule</w:t>
      </w:r>
      <w:r>
        <w:rPr>
          <w:color w:val="231F20"/>
          <w:spacing w:val="5"/>
          <w:sz w:val="16"/>
        </w:rPr>
        <w:t xml:space="preserve"> </w:t>
      </w:r>
      <w:r>
        <w:rPr>
          <w:color w:val="231F20"/>
          <w:sz w:val="16"/>
        </w:rPr>
        <w:t>6</w:t>
      </w:r>
      <w:r>
        <w:rPr>
          <w:color w:val="231F20"/>
          <w:spacing w:val="6"/>
          <w:sz w:val="16"/>
        </w:rPr>
        <w:t xml:space="preserve"> </w:t>
      </w:r>
      <w:r>
        <w:rPr>
          <w:color w:val="231F20"/>
          <w:sz w:val="16"/>
        </w:rPr>
        <w:t>para.3(2)(a)</w:t>
      </w:r>
      <w:r>
        <w:rPr>
          <w:color w:val="231F20"/>
          <w:spacing w:val="5"/>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2E2" w14:textId="77777777" w:rsidR="00180D28" w:rsidRDefault="002909AC">
      <w:pPr>
        <w:spacing w:before="58" w:line="223" w:lineRule="auto"/>
        <w:ind w:left="39" w:right="933" w:firstLine="412"/>
        <w:jc w:val="both"/>
        <w:rPr>
          <w:sz w:val="16"/>
        </w:rPr>
      </w:pPr>
      <w:r>
        <w:rPr>
          <w:rFonts w:ascii="Arial"/>
          <w:b/>
          <w:color w:val="231F20"/>
          <w:sz w:val="16"/>
          <w:vertAlign w:val="superscript"/>
        </w:rPr>
        <w:t>3</w:t>
      </w:r>
      <w:r>
        <w:rPr>
          <w:color w:val="231F20"/>
          <w:sz w:val="16"/>
        </w:rPr>
        <w:t xml:space="preserve">Where the freehold is held on trust, references to the freeholder are to a person having an </w:t>
      </w:r>
      <w:proofErr w:type="gramStart"/>
      <w:r>
        <w:rPr>
          <w:color w:val="231F20"/>
          <w:sz w:val="16"/>
        </w:rPr>
        <w:t>inter-</w:t>
      </w:r>
      <w:proofErr w:type="spellStart"/>
      <w:r>
        <w:rPr>
          <w:color w:val="231F20"/>
          <w:sz w:val="16"/>
        </w:rPr>
        <w:t>est</w:t>
      </w:r>
      <w:proofErr w:type="spellEnd"/>
      <w:proofErr w:type="gramEnd"/>
      <w:r>
        <w:rPr>
          <w:color w:val="231F20"/>
          <w:sz w:val="16"/>
        </w:rPr>
        <w:t xml:space="preserve"> under the trust (</w:t>
      </w:r>
      <w:proofErr w:type="gramStart"/>
      <w:r>
        <w:rPr>
          <w:color w:val="231F20"/>
          <w:sz w:val="16"/>
        </w:rPr>
        <w:t>whether or not</w:t>
      </w:r>
      <w:proofErr w:type="gramEnd"/>
      <w:r>
        <w:rPr>
          <w:color w:val="231F20"/>
          <w:sz w:val="16"/>
        </w:rPr>
        <w:t xml:space="preserve"> they are also a trustee): Schedule 6 para.3(7) of the 2002 Act.</w:t>
      </w:r>
    </w:p>
    <w:p w14:paraId="785562E3" w14:textId="77777777" w:rsidR="00180D28" w:rsidRDefault="002909AC">
      <w:pPr>
        <w:spacing w:before="61" w:line="223" w:lineRule="auto"/>
        <w:ind w:left="39" w:right="933" w:firstLine="412"/>
        <w:jc w:val="both"/>
        <w:rPr>
          <w:sz w:val="16"/>
        </w:rPr>
      </w:pPr>
      <w:r>
        <w:rPr>
          <w:rFonts w:ascii="Arial" w:hAnsi="Arial"/>
          <w:b/>
          <w:color w:val="231F20"/>
          <w:sz w:val="16"/>
          <w:vertAlign w:val="superscript"/>
        </w:rPr>
        <w:t>4</w:t>
      </w:r>
      <w:r>
        <w:rPr>
          <w:color w:val="231F20"/>
          <w:sz w:val="16"/>
        </w:rPr>
        <w:t>A person is an adult member of another’s family if they are the other’s spouse, a son, daughter, son-in-law or daughter-in-law of the other, or of the other’s spouse, who has attained the age of 18, or the father or mother of the other or of the other’s spouse; “son” and “daughter” include stepson and stepdaughter. Schedule 6 para.3(8) of the 2002 Act.</w:t>
      </w:r>
    </w:p>
    <w:p w14:paraId="785562E4" w14:textId="77777777" w:rsidR="00180D28" w:rsidRDefault="002909AC">
      <w:pPr>
        <w:spacing w:before="52"/>
        <w:ind w:left="452"/>
        <w:rPr>
          <w:sz w:val="16"/>
        </w:rPr>
      </w:pPr>
      <w:r>
        <w:rPr>
          <w:rFonts w:ascii="Arial"/>
          <w:b/>
          <w:color w:val="231F20"/>
          <w:sz w:val="16"/>
          <w:vertAlign w:val="superscript"/>
        </w:rPr>
        <w:t>5</w:t>
      </w:r>
      <w:r>
        <w:rPr>
          <w:color w:val="231F20"/>
          <w:sz w:val="16"/>
        </w:rPr>
        <w:t>A</w:t>
      </w:r>
      <w:r>
        <w:rPr>
          <w:color w:val="231F20"/>
          <w:spacing w:val="-7"/>
          <w:sz w:val="16"/>
        </w:rPr>
        <w:t xml:space="preserve"> </w:t>
      </w:r>
      <w:r>
        <w:rPr>
          <w:color w:val="231F20"/>
          <w:sz w:val="16"/>
        </w:rPr>
        <w:t>qualifying</w:t>
      </w:r>
      <w:r>
        <w:rPr>
          <w:color w:val="231F20"/>
          <w:spacing w:val="1"/>
          <w:sz w:val="16"/>
        </w:rPr>
        <w:t xml:space="preserve"> </w:t>
      </w:r>
      <w:r>
        <w:rPr>
          <w:color w:val="231F20"/>
          <w:sz w:val="16"/>
        </w:rPr>
        <w:t>flat is</w:t>
      </w:r>
      <w:r>
        <w:rPr>
          <w:color w:val="231F20"/>
          <w:spacing w:val="1"/>
          <w:sz w:val="16"/>
        </w:rPr>
        <w:t xml:space="preserve"> </w:t>
      </w:r>
      <w:r>
        <w:rPr>
          <w:color w:val="231F20"/>
          <w:sz w:val="16"/>
        </w:rPr>
        <w:t>a</w:t>
      </w:r>
      <w:r>
        <w:rPr>
          <w:color w:val="231F20"/>
          <w:spacing w:val="1"/>
          <w:sz w:val="16"/>
        </w:rPr>
        <w:t xml:space="preserve"> </w:t>
      </w:r>
      <w:r>
        <w:rPr>
          <w:color w:val="231F20"/>
          <w:sz w:val="16"/>
        </w:rPr>
        <w:t>flat</w:t>
      </w:r>
      <w:r>
        <w:rPr>
          <w:color w:val="231F20"/>
          <w:spacing w:val="1"/>
          <w:sz w:val="16"/>
        </w:rPr>
        <w:t xml:space="preserve"> </w:t>
      </w:r>
      <w:r>
        <w:rPr>
          <w:color w:val="231F20"/>
          <w:sz w:val="16"/>
        </w:rPr>
        <w:t>or other</w:t>
      </w:r>
      <w:r>
        <w:rPr>
          <w:color w:val="231F20"/>
          <w:spacing w:val="1"/>
          <w:sz w:val="16"/>
        </w:rPr>
        <w:t xml:space="preserve"> </w:t>
      </w:r>
      <w:r>
        <w:rPr>
          <w:color w:val="231F20"/>
          <w:sz w:val="16"/>
        </w:rPr>
        <w:t>unit</w:t>
      </w:r>
      <w:r>
        <w:rPr>
          <w:color w:val="231F20"/>
          <w:spacing w:val="1"/>
          <w:sz w:val="16"/>
        </w:rPr>
        <w:t xml:space="preserve"> </w:t>
      </w:r>
      <w:r>
        <w:rPr>
          <w:color w:val="231F20"/>
          <w:sz w:val="16"/>
        </w:rPr>
        <w:t>used</w:t>
      </w:r>
      <w:r>
        <w:rPr>
          <w:color w:val="231F20"/>
          <w:spacing w:val="1"/>
          <w:sz w:val="16"/>
        </w:rPr>
        <w:t xml:space="preserve"> </w:t>
      </w:r>
      <w:r>
        <w:rPr>
          <w:color w:val="231F20"/>
          <w:sz w:val="16"/>
        </w:rPr>
        <w:t>as</w:t>
      </w:r>
      <w:r>
        <w:rPr>
          <w:color w:val="231F20"/>
          <w:spacing w:val="1"/>
          <w:sz w:val="16"/>
        </w:rPr>
        <w:t xml:space="preserve"> </w:t>
      </w:r>
      <w:r>
        <w:rPr>
          <w:color w:val="231F20"/>
          <w:sz w:val="16"/>
        </w:rPr>
        <w:t>a dwelling</w:t>
      </w:r>
      <w:r>
        <w:rPr>
          <w:color w:val="231F20"/>
          <w:spacing w:val="1"/>
          <w:sz w:val="16"/>
        </w:rPr>
        <w:t xml:space="preserve"> </w:t>
      </w:r>
      <w:r>
        <w:rPr>
          <w:color w:val="231F20"/>
          <w:sz w:val="16"/>
        </w:rPr>
        <w:t>which</w:t>
      </w:r>
      <w:r>
        <w:rPr>
          <w:color w:val="231F20"/>
          <w:spacing w:val="1"/>
          <w:sz w:val="16"/>
        </w:rPr>
        <w:t xml:space="preserve"> </w:t>
      </w:r>
      <w:r>
        <w:rPr>
          <w:color w:val="231F20"/>
          <w:sz w:val="16"/>
        </w:rPr>
        <w:t>is</w:t>
      </w:r>
      <w:r>
        <w:rPr>
          <w:color w:val="231F20"/>
          <w:spacing w:val="1"/>
          <w:sz w:val="16"/>
        </w:rPr>
        <w:t xml:space="preserve"> </w:t>
      </w:r>
      <w:r>
        <w:rPr>
          <w:color w:val="231F20"/>
          <w:sz w:val="16"/>
        </w:rPr>
        <w:t>contained</w:t>
      </w:r>
      <w:r>
        <w:rPr>
          <w:color w:val="231F20"/>
          <w:spacing w:val="1"/>
          <w:sz w:val="16"/>
        </w:rPr>
        <w:t xml:space="preserve"> </w:t>
      </w:r>
      <w:r>
        <w:rPr>
          <w:color w:val="231F20"/>
          <w:sz w:val="16"/>
        </w:rPr>
        <w:t>in the</w:t>
      </w:r>
      <w:r>
        <w:rPr>
          <w:color w:val="231F20"/>
          <w:spacing w:val="1"/>
          <w:sz w:val="16"/>
        </w:rPr>
        <w:t xml:space="preserve"> </w:t>
      </w:r>
      <w:r>
        <w:rPr>
          <w:color w:val="231F20"/>
          <w:sz w:val="16"/>
        </w:rPr>
        <w:t>premises</w:t>
      </w:r>
      <w:r>
        <w:rPr>
          <w:color w:val="231F20"/>
          <w:spacing w:val="1"/>
          <w:sz w:val="16"/>
        </w:rPr>
        <w:t xml:space="preserve"> </w:t>
      </w:r>
      <w:r>
        <w:rPr>
          <w:color w:val="231F20"/>
          <w:spacing w:val="-5"/>
          <w:sz w:val="16"/>
        </w:rPr>
        <w:t>and</w:t>
      </w:r>
    </w:p>
    <w:p w14:paraId="785562E5" w14:textId="77777777" w:rsidR="00180D28" w:rsidRDefault="00180D28">
      <w:pPr>
        <w:rPr>
          <w:sz w:val="16"/>
        </w:rPr>
        <w:sectPr w:rsidR="00180D28">
          <w:headerReference w:type="even" r:id="rId36"/>
          <w:headerReference w:type="default" r:id="rId37"/>
          <w:footerReference w:type="even" r:id="rId38"/>
          <w:footerReference w:type="default" r:id="rId39"/>
          <w:pgSz w:w="12240" w:h="15840"/>
          <w:pgMar w:top="2080" w:right="1800" w:bottom="2080" w:left="1800" w:header="1889" w:footer="1895" w:gutter="0"/>
          <w:pgNumType w:start="16"/>
          <w:cols w:space="720"/>
        </w:sectPr>
      </w:pPr>
    </w:p>
    <w:p w14:paraId="785562E6" w14:textId="77777777" w:rsidR="00180D28" w:rsidRDefault="002909AC">
      <w:pPr>
        <w:pStyle w:val="BodyText"/>
        <w:spacing w:before="209" w:line="228" w:lineRule="auto"/>
        <w:ind w:left="890" w:right="83" w:hanging="1"/>
        <w:jc w:val="both"/>
        <w:rPr>
          <w:rFonts w:ascii="Arial"/>
          <w:b/>
        </w:rPr>
      </w:pPr>
      <w:r>
        <w:rPr>
          <w:color w:val="231F20"/>
        </w:rPr>
        <w:lastRenderedPageBreak/>
        <w:t>and has done so throughout the last 12 months.</w:t>
      </w:r>
      <w:r>
        <w:rPr>
          <w:rFonts w:ascii="Arial"/>
          <w:b/>
          <w:color w:val="231F20"/>
          <w:vertAlign w:val="superscript"/>
        </w:rPr>
        <w:t>6</w:t>
      </w:r>
      <w:r>
        <w:rPr>
          <w:rFonts w:ascii="Arial"/>
          <w:b/>
          <w:color w:val="231F20"/>
        </w:rPr>
        <w:t xml:space="preserve"> </w:t>
      </w:r>
      <w:r>
        <w:rPr>
          <w:color w:val="231F20"/>
        </w:rPr>
        <w:t xml:space="preserve">Where the freehold of premises with a resident landlord is acquired by a new landlord, the premises will still have a resident landlord if the new landlord or an adult member of their family </w:t>
      </w:r>
      <w:proofErr w:type="spellStart"/>
      <w:r>
        <w:rPr>
          <w:color w:val="231F20"/>
        </w:rPr>
        <w:t>oc-cupied</w:t>
      </w:r>
      <w:proofErr w:type="spellEnd"/>
      <w:r>
        <w:rPr>
          <w:color w:val="231F20"/>
        </w:rPr>
        <w:t xml:space="preserve"> a qualifying flat in the building within 28 days of the date on which the</w:t>
      </w:r>
      <w:r>
        <w:rPr>
          <w:color w:val="231F20"/>
          <w:spacing w:val="40"/>
        </w:rPr>
        <w:t xml:space="preserve"> </w:t>
      </w:r>
      <w:r>
        <w:rPr>
          <w:color w:val="231F20"/>
        </w:rPr>
        <w:t>new landlord acquired their interest, and has occupied it as their only or principal home ever since.</w:t>
      </w:r>
      <w:r>
        <w:rPr>
          <w:rFonts w:ascii="Arial"/>
          <w:b/>
          <w:color w:val="231F20"/>
          <w:vertAlign w:val="superscript"/>
        </w:rPr>
        <w:t>7</w:t>
      </w:r>
    </w:p>
    <w:p w14:paraId="785562E7" w14:textId="77777777" w:rsidR="00180D28" w:rsidRDefault="00180D28">
      <w:pPr>
        <w:pStyle w:val="BodyText"/>
        <w:spacing w:before="16"/>
        <w:rPr>
          <w:rFonts w:ascii="Arial"/>
          <w:b/>
        </w:rPr>
      </w:pPr>
    </w:p>
    <w:p w14:paraId="785562E8" w14:textId="77777777" w:rsidR="00180D28" w:rsidRDefault="002909AC">
      <w:pPr>
        <w:pStyle w:val="Heading1"/>
        <w:spacing w:line="228" w:lineRule="auto"/>
        <w:ind w:left="1758" w:right="301" w:hanging="869"/>
      </w:pPr>
      <w:r>
        <w:rPr>
          <w:color w:val="231F20"/>
        </w:rPr>
        <w:t>§</w:t>
      </w:r>
      <w:r>
        <w:rPr>
          <w:color w:val="231F20"/>
          <w:spacing w:val="-6"/>
        </w:rPr>
        <w:t xml:space="preserve"> </w:t>
      </w:r>
      <w:r>
        <w:rPr>
          <w:color w:val="231F20"/>
        </w:rPr>
        <w:t>31:27</w:t>
      </w:r>
      <w:r>
        <w:rPr>
          <w:color w:val="231F20"/>
          <w:spacing w:val="80"/>
        </w:rPr>
        <w:t xml:space="preserve"> </w:t>
      </w:r>
      <w:r>
        <w:rPr>
          <w:color w:val="231F20"/>
        </w:rPr>
        <w:t>Premises excluded from the right to manage—Premises owned by a local housing authority</w:t>
      </w:r>
    </w:p>
    <w:p w14:paraId="785562E9" w14:textId="77777777" w:rsidR="00180D28" w:rsidRDefault="002909AC">
      <w:pPr>
        <w:pStyle w:val="BodyText"/>
        <w:spacing w:before="152" w:line="228" w:lineRule="auto"/>
        <w:ind w:left="890" w:right="83" w:firstLine="199"/>
        <w:jc w:val="both"/>
        <w:rPr>
          <w:rFonts w:ascii="Arial"/>
          <w:b/>
        </w:rPr>
      </w:pPr>
      <w:r>
        <w:rPr>
          <w:color w:val="231F20"/>
        </w:rPr>
        <w:t>The right to manage does not apply to premises which otherwise satisfy the qualifying conditions if a local housing authority is the immediate landlord of any of the qualifying tenants of flats contained in the premises.</w:t>
      </w:r>
      <w:r>
        <w:rPr>
          <w:rFonts w:ascii="Arial"/>
          <w:b/>
          <w:color w:val="231F20"/>
          <w:vertAlign w:val="superscript"/>
        </w:rPr>
        <w:t>1</w:t>
      </w:r>
    </w:p>
    <w:p w14:paraId="785562EA" w14:textId="77777777" w:rsidR="00180D28" w:rsidRDefault="00180D28">
      <w:pPr>
        <w:pStyle w:val="BodyText"/>
        <w:spacing w:before="13"/>
        <w:rPr>
          <w:rFonts w:ascii="Arial"/>
          <w:b/>
        </w:rPr>
      </w:pPr>
    </w:p>
    <w:p w14:paraId="785562EB" w14:textId="77777777" w:rsidR="00180D28" w:rsidRDefault="002909AC">
      <w:pPr>
        <w:pStyle w:val="Heading1"/>
        <w:spacing w:line="228" w:lineRule="auto"/>
        <w:ind w:left="1758" w:right="786" w:hanging="869"/>
        <w:jc w:val="both"/>
      </w:pPr>
      <w:r>
        <w:rPr>
          <w:color w:val="231F20"/>
        </w:rPr>
        <w:t>§</w:t>
      </w:r>
      <w:r>
        <w:rPr>
          <w:color w:val="231F20"/>
          <w:spacing w:val="-5"/>
        </w:rPr>
        <w:t xml:space="preserve"> </w:t>
      </w:r>
      <w:r>
        <w:rPr>
          <w:color w:val="231F20"/>
        </w:rPr>
        <w:t>31:28</w:t>
      </w:r>
      <w:r>
        <w:rPr>
          <w:color w:val="231F20"/>
          <w:spacing w:val="80"/>
        </w:rPr>
        <w:t xml:space="preserve"> </w:t>
      </w:r>
      <w:r>
        <w:rPr>
          <w:color w:val="231F20"/>
        </w:rPr>
        <w:t xml:space="preserve">Premises excluded from the right to manage—Premises in relation to which the right to manage has previously been </w:t>
      </w:r>
      <w:r>
        <w:rPr>
          <w:color w:val="231F20"/>
          <w:spacing w:val="-2"/>
        </w:rPr>
        <w:t>exercised</w:t>
      </w:r>
    </w:p>
    <w:p w14:paraId="785562EC" w14:textId="77777777" w:rsidR="00180D28" w:rsidRDefault="002909AC">
      <w:pPr>
        <w:pStyle w:val="BodyText"/>
        <w:spacing w:before="153" w:line="228" w:lineRule="auto"/>
        <w:ind w:left="890" w:right="83" w:firstLine="199"/>
        <w:jc w:val="both"/>
        <w:rPr>
          <w:rFonts w:ascii="Arial"/>
          <w:b/>
        </w:rPr>
      </w:pPr>
      <w:r>
        <w:rPr>
          <w:color w:val="231F20"/>
        </w:rPr>
        <w:t>The right to manage does not apply to premises which otherwise satisfy the qualifying conditions if the right is already exercisable in relation to those premises by an RTM company.</w:t>
      </w:r>
      <w:r>
        <w:rPr>
          <w:rFonts w:ascii="Arial"/>
          <w:b/>
          <w:color w:val="231F20"/>
          <w:vertAlign w:val="superscript"/>
        </w:rPr>
        <w:t>1</w:t>
      </w:r>
      <w:r>
        <w:rPr>
          <w:rFonts w:ascii="Arial"/>
          <w:b/>
          <w:color w:val="231F20"/>
        </w:rPr>
        <w:t xml:space="preserve"> </w:t>
      </w:r>
      <w:r>
        <w:rPr>
          <w:color w:val="231F20"/>
        </w:rPr>
        <w:t>For this reason, among others, one RTM company may not seize the management of premises from another RTM company.</w:t>
      </w:r>
      <w:r>
        <w:rPr>
          <w:rFonts w:ascii="Arial"/>
          <w:b/>
          <w:color w:val="231F20"/>
          <w:vertAlign w:val="superscript"/>
        </w:rPr>
        <w:t>2</w:t>
      </w:r>
    </w:p>
    <w:p w14:paraId="785562ED" w14:textId="77777777" w:rsidR="00180D28" w:rsidRDefault="002909AC">
      <w:pPr>
        <w:pStyle w:val="BodyText"/>
        <w:spacing w:before="74" w:line="228" w:lineRule="auto"/>
        <w:ind w:left="890" w:right="83" w:firstLine="199"/>
        <w:jc w:val="both"/>
        <w:rPr>
          <w:rFonts w:ascii="Arial"/>
          <w:b/>
        </w:rPr>
      </w:pPr>
      <w:r>
        <w:rPr>
          <w:color w:val="231F20"/>
        </w:rPr>
        <w:t>Nor does the right to manage apply where the right has been exercisable within the previous four years but has ceased to be so.</w:t>
      </w:r>
      <w:r>
        <w:rPr>
          <w:rFonts w:ascii="Arial"/>
          <w:b/>
          <w:color w:val="231F20"/>
          <w:vertAlign w:val="superscript"/>
        </w:rPr>
        <w:t>3</w:t>
      </w:r>
      <w:r>
        <w:rPr>
          <w:rFonts w:ascii="Arial"/>
          <w:b/>
          <w:color w:val="231F20"/>
        </w:rPr>
        <w:t xml:space="preserve"> </w:t>
      </w:r>
      <w:r>
        <w:rPr>
          <w:color w:val="231F20"/>
        </w:rPr>
        <w:t>This rule does not apply where</w:t>
      </w:r>
      <w:r>
        <w:rPr>
          <w:color w:val="231F20"/>
          <w:spacing w:val="40"/>
        </w:rPr>
        <w:t xml:space="preserve"> </w:t>
      </w:r>
      <w:r>
        <w:rPr>
          <w:color w:val="231F20"/>
        </w:rPr>
        <w:t>the right to manage ceased to be exercisable because the RTM company acquired the freehold.</w:t>
      </w:r>
      <w:r>
        <w:rPr>
          <w:rFonts w:ascii="Arial"/>
          <w:b/>
          <w:color w:val="231F20"/>
          <w:vertAlign w:val="superscript"/>
        </w:rPr>
        <w:t>4</w:t>
      </w:r>
    </w:p>
    <w:p w14:paraId="785562EE" w14:textId="77777777" w:rsidR="00180D28" w:rsidRDefault="002909AC">
      <w:pPr>
        <w:pStyle w:val="BodyText"/>
        <w:spacing w:before="5"/>
        <w:rPr>
          <w:rFonts w:ascii="Arial"/>
          <w:b/>
          <w:sz w:val="18"/>
        </w:rPr>
      </w:pPr>
      <w:r>
        <w:rPr>
          <w:rFonts w:ascii="Arial"/>
          <w:b/>
          <w:noProof/>
          <w:sz w:val="18"/>
        </w:rPr>
        <mc:AlternateContent>
          <mc:Choice Requires="wps">
            <w:drawing>
              <wp:anchor distT="0" distB="0" distL="0" distR="0" simplePos="0" relativeHeight="487595520" behindDoc="1" locked="0" layoutInCell="1" allowOverlap="1" wp14:anchorId="785564F3" wp14:editId="785564F4">
                <wp:simplePos x="0" y="0"/>
                <wp:positionH relativeFrom="page">
                  <wp:posOffset>1708205</wp:posOffset>
                </wp:positionH>
                <wp:positionV relativeFrom="paragraph">
                  <wp:posOffset>150430</wp:posOffset>
                </wp:positionV>
                <wp:extent cx="912494"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5F6A58B" id="Graphic 68" o:spid="_x0000_s1026" style="position:absolute;margin-left:134.5pt;margin-top:11.85pt;width:71.8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2EF" w14:textId="77777777" w:rsidR="00180D28" w:rsidRDefault="002909AC">
      <w:pPr>
        <w:spacing w:before="67" w:line="223" w:lineRule="auto"/>
        <w:ind w:left="890"/>
        <w:rPr>
          <w:sz w:val="16"/>
        </w:rPr>
      </w:pPr>
      <w:r>
        <w:rPr>
          <w:color w:val="231F20"/>
          <w:sz w:val="16"/>
        </w:rPr>
        <w:t xml:space="preserve">the freehold of the whole of which is owned by the relevant freeholder: Schedule 6 para.3(6) of the 2002 </w:t>
      </w:r>
      <w:r>
        <w:rPr>
          <w:color w:val="231F20"/>
          <w:spacing w:val="-4"/>
          <w:sz w:val="16"/>
        </w:rPr>
        <w:t>Act.</w:t>
      </w:r>
    </w:p>
    <w:p w14:paraId="785562F0" w14:textId="77777777" w:rsidR="00180D28" w:rsidRDefault="002909AC">
      <w:pPr>
        <w:spacing w:before="51"/>
        <w:ind w:left="1302"/>
        <w:rPr>
          <w:sz w:val="16"/>
        </w:rPr>
      </w:pPr>
      <w:r>
        <w:rPr>
          <w:rFonts w:ascii="Arial" w:hAnsi="Arial"/>
          <w:b/>
          <w:color w:val="231F20"/>
          <w:sz w:val="16"/>
          <w:vertAlign w:val="superscript"/>
        </w:rPr>
        <w:t>6</w:t>
      </w:r>
      <w:r>
        <w:rPr>
          <w:color w:val="231F20"/>
          <w:sz w:val="16"/>
        </w:rPr>
        <w:t>Schedule</w:t>
      </w:r>
      <w:r>
        <w:rPr>
          <w:color w:val="231F20"/>
          <w:spacing w:val="5"/>
          <w:sz w:val="16"/>
        </w:rPr>
        <w:t xml:space="preserve"> </w:t>
      </w:r>
      <w:r>
        <w:rPr>
          <w:color w:val="231F20"/>
          <w:sz w:val="16"/>
        </w:rPr>
        <w:t>6</w:t>
      </w:r>
      <w:r>
        <w:rPr>
          <w:color w:val="231F20"/>
          <w:spacing w:val="5"/>
          <w:sz w:val="16"/>
        </w:rPr>
        <w:t xml:space="preserve"> </w:t>
      </w:r>
      <w:r>
        <w:rPr>
          <w:color w:val="231F20"/>
          <w:sz w:val="16"/>
        </w:rPr>
        <w:t>para.3(2)</w:t>
      </w:r>
      <w:proofErr w:type="gramStart"/>
      <w:r>
        <w:rPr>
          <w:color w:val="231F20"/>
          <w:sz w:val="16"/>
        </w:rPr>
        <w:t>–(</w:t>
      </w:r>
      <w:proofErr w:type="gramEnd"/>
      <w:r>
        <w:rPr>
          <w:color w:val="231F20"/>
          <w:sz w:val="16"/>
        </w:rPr>
        <w:t>3)</w:t>
      </w:r>
      <w:r>
        <w:rPr>
          <w:color w:val="231F20"/>
          <w:spacing w:val="6"/>
          <w:sz w:val="16"/>
        </w:rPr>
        <w:t xml:space="preserve"> </w:t>
      </w:r>
      <w:r>
        <w:rPr>
          <w:color w:val="231F20"/>
          <w:sz w:val="16"/>
        </w:rPr>
        <w:t>of</w:t>
      </w:r>
      <w:r>
        <w:rPr>
          <w:color w:val="231F20"/>
          <w:spacing w:val="5"/>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2F1" w14:textId="77777777" w:rsidR="00180D28" w:rsidRDefault="002909AC">
      <w:pPr>
        <w:spacing w:before="58" w:line="223" w:lineRule="auto"/>
        <w:ind w:left="890" w:right="83" w:firstLine="412"/>
        <w:jc w:val="both"/>
        <w:rPr>
          <w:sz w:val="16"/>
        </w:rPr>
      </w:pPr>
      <w:r>
        <w:rPr>
          <w:rFonts w:ascii="Arial" w:hAnsi="Arial"/>
          <w:b/>
          <w:color w:val="231F20"/>
          <w:sz w:val="16"/>
          <w:vertAlign w:val="superscript"/>
        </w:rPr>
        <w:t>7</w:t>
      </w:r>
      <w:r>
        <w:rPr>
          <w:color w:val="231F20"/>
          <w:sz w:val="16"/>
        </w:rPr>
        <w:t>Schedule 6 para.3(4)</w:t>
      </w:r>
      <w:proofErr w:type="gramStart"/>
      <w:r>
        <w:rPr>
          <w:color w:val="231F20"/>
          <w:sz w:val="16"/>
        </w:rPr>
        <w:t>–(</w:t>
      </w:r>
      <w:proofErr w:type="gramEnd"/>
      <w:r>
        <w:rPr>
          <w:color w:val="231F20"/>
          <w:sz w:val="16"/>
        </w:rPr>
        <w:t>5) of the 2002</w:t>
      </w:r>
      <w:r>
        <w:rPr>
          <w:color w:val="231F20"/>
          <w:spacing w:val="-2"/>
          <w:sz w:val="16"/>
        </w:rPr>
        <w:t xml:space="preserve"> </w:t>
      </w:r>
      <w:r>
        <w:rPr>
          <w:color w:val="231F20"/>
          <w:sz w:val="16"/>
        </w:rPr>
        <w:t xml:space="preserve">Act. This would appear to enable an incoming freeholder to preserve an existing exemption from the right to manage, achieved by reason of the residence of the landlord’s predecessor, rather than to permit the aggregation of periods of occupation by different </w:t>
      </w:r>
      <w:r>
        <w:rPr>
          <w:color w:val="231F20"/>
          <w:spacing w:val="-2"/>
          <w:sz w:val="16"/>
        </w:rPr>
        <w:t>freeholders.</w:t>
      </w:r>
    </w:p>
    <w:p w14:paraId="785562F2" w14:textId="77777777" w:rsidR="00180D28" w:rsidRDefault="002909AC">
      <w:pPr>
        <w:spacing w:before="72"/>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31:27]</w:t>
      </w:r>
    </w:p>
    <w:p w14:paraId="785562F3" w14:textId="77777777" w:rsidR="00180D28" w:rsidRDefault="002909AC">
      <w:pPr>
        <w:spacing w:before="78" w:line="223" w:lineRule="auto"/>
        <w:ind w:left="890" w:right="82" w:firstLine="412"/>
        <w:jc w:val="both"/>
        <w:rPr>
          <w:sz w:val="16"/>
        </w:rPr>
      </w:pPr>
      <w:r>
        <w:rPr>
          <w:rFonts w:ascii="Arial"/>
          <w:b/>
          <w:color w:val="231F20"/>
          <w:sz w:val="16"/>
          <w:vertAlign w:val="superscript"/>
        </w:rPr>
        <w:t>1</w:t>
      </w:r>
      <w:r>
        <w:rPr>
          <w:color w:val="231F20"/>
          <w:sz w:val="16"/>
        </w:rPr>
        <w:t>Schedule 6 para.4(1) of the 2002 Act. A local housing authority is a district council, a London borough council, the Common Council of the City of London, a Welsh county council or county borough council, or the Council of the Isles of Scilly: Sch 6 para.4(2) of the 2002</w:t>
      </w:r>
      <w:r>
        <w:rPr>
          <w:color w:val="231F20"/>
          <w:spacing w:val="-7"/>
          <w:sz w:val="16"/>
        </w:rPr>
        <w:t xml:space="preserve"> </w:t>
      </w:r>
      <w:r>
        <w:rPr>
          <w:color w:val="231F20"/>
          <w:sz w:val="16"/>
        </w:rPr>
        <w:t>Act, incorporating the definition in s.1(1) of the Housing Act 1985.</w:t>
      </w:r>
    </w:p>
    <w:p w14:paraId="785562F4" w14:textId="77777777" w:rsidR="00180D28" w:rsidRDefault="002909AC">
      <w:pPr>
        <w:spacing w:before="71"/>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31:28]</w:t>
      </w:r>
    </w:p>
    <w:p w14:paraId="785562F5" w14:textId="77777777" w:rsidR="00180D28" w:rsidRDefault="002909AC">
      <w:pPr>
        <w:spacing w:before="67"/>
        <w:ind w:left="1302"/>
        <w:rPr>
          <w:sz w:val="16"/>
        </w:rPr>
      </w:pPr>
      <w:r>
        <w:rPr>
          <w:rFonts w:ascii="Arial"/>
          <w:b/>
          <w:color w:val="231F20"/>
          <w:sz w:val="16"/>
          <w:vertAlign w:val="superscript"/>
        </w:rPr>
        <w:t>1</w:t>
      </w:r>
      <w:r>
        <w:rPr>
          <w:color w:val="231F20"/>
          <w:sz w:val="16"/>
        </w:rPr>
        <w:t>Schedule</w:t>
      </w:r>
      <w:r>
        <w:rPr>
          <w:color w:val="231F20"/>
          <w:spacing w:val="5"/>
          <w:sz w:val="16"/>
        </w:rPr>
        <w:t xml:space="preserve"> </w:t>
      </w:r>
      <w:r>
        <w:rPr>
          <w:color w:val="231F20"/>
          <w:sz w:val="16"/>
        </w:rPr>
        <w:t>6</w:t>
      </w:r>
      <w:r>
        <w:rPr>
          <w:color w:val="231F20"/>
          <w:spacing w:val="6"/>
          <w:sz w:val="16"/>
        </w:rPr>
        <w:t xml:space="preserve"> </w:t>
      </w:r>
      <w:r>
        <w:rPr>
          <w:color w:val="231F20"/>
          <w:sz w:val="16"/>
        </w:rPr>
        <w:t>para.5(1)(a)</w:t>
      </w:r>
      <w:r>
        <w:rPr>
          <w:color w:val="231F20"/>
          <w:spacing w:val="5"/>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2F6" w14:textId="77777777" w:rsidR="00180D28" w:rsidRDefault="002909AC">
      <w:pPr>
        <w:spacing w:before="59" w:line="223" w:lineRule="auto"/>
        <w:ind w:left="890" w:right="82" w:firstLine="412"/>
        <w:jc w:val="both"/>
        <w:rPr>
          <w:sz w:val="16"/>
        </w:rPr>
      </w:pPr>
      <w:r>
        <w:rPr>
          <w:rFonts w:ascii="Arial"/>
          <w:b/>
          <w:color w:val="231F20"/>
          <w:sz w:val="16"/>
          <w:vertAlign w:val="superscript"/>
        </w:rPr>
        <w:t>2</w:t>
      </w:r>
      <w:r>
        <w:rPr>
          <w:color w:val="231F20"/>
          <w:sz w:val="16"/>
        </w:rPr>
        <w:t>Section 73(4) of the 2002 Act is an apparently comprehensive prohibition on the existence of an RTM company in relation to premises if another RTM company is already an RTM company in relation to those premises. The exclusion in Sch 6 para.5(1)(a) would seem to be designed to achieve the same objective by a different route.</w:t>
      </w:r>
    </w:p>
    <w:p w14:paraId="785562F7" w14:textId="77777777" w:rsidR="00180D28" w:rsidRDefault="002909AC">
      <w:pPr>
        <w:spacing w:before="62" w:line="223" w:lineRule="auto"/>
        <w:ind w:left="890" w:right="82" w:firstLine="412"/>
        <w:jc w:val="both"/>
        <w:rPr>
          <w:sz w:val="16"/>
        </w:rPr>
      </w:pPr>
      <w:r>
        <w:rPr>
          <w:rFonts w:ascii="Arial" w:hAnsi="Arial"/>
          <w:b/>
          <w:color w:val="231F20"/>
          <w:sz w:val="16"/>
          <w:vertAlign w:val="superscript"/>
        </w:rPr>
        <w:t>3</w:t>
      </w:r>
      <w:r>
        <w:rPr>
          <w:color w:val="231F20"/>
          <w:sz w:val="16"/>
        </w:rPr>
        <w:t>Schedule 6 para.5(1)(b) of the 2002 Act. The circumstances in which the right to manage will cease to be exercisable are considered in §</w:t>
      </w:r>
      <w:r>
        <w:rPr>
          <w:color w:val="231F20"/>
          <w:spacing w:val="-4"/>
          <w:sz w:val="16"/>
        </w:rPr>
        <w:t xml:space="preserve"> </w:t>
      </w:r>
      <w:r>
        <w:rPr>
          <w:color w:val="231F20"/>
          <w:sz w:val="16"/>
        </w:rPr>
        <w:t>31:59 below. The period of four years may be reduced by the appropriate</w:t>
      </w:r>
      <w:r>
        <w:rPr>
          <w:color w:val="231F20"/>
          <w:spacing w:val="-1"/>
          <w:sz w:val="16"/>
        </w:rPr>
        <w:t xml:space="preserve"> </w:t>
      </w:r>
      <w:r>
        <w:rPr>
          <w:color w:val="231F20"/>
          <w:sz w:val="16"/>
        </w:rPr>
        <w:t>tribunal</w:t>
      </w:r>
      <w:r>
        <w:rPr>
          <w:color w:val="231F20"/>
          <w:spacing w:val="-1"/>
          <w:sz w:val="16"/>
        </w:rPr>
        <w:t xml:space="preserve"> </w:t>
      </w:r>
      <w:r>
        <w:rPr>
          <w:color w:val="231F20"/>
          <w:sz w:val="16"/>
        </w:rPr>
        <w:t>(the</w:t>
      </w:r>
      <w:r>
        <w:rPr>
          <w:color w:val="231F20"/>
          <w:spacing w:val="-1"/>
          <w:sz w:val="16"/>
        </w:rPr>
        <w:t xml:space="preserve"> </w:t>
      </w:r>
      <w:r>
        <w:rPr>
          <w:color w:val="231F20"/>
          <w:sz w:val="16"/>
        </w:rPr>
        <w:t>First-tier</w:t>
      </w:r>
      <w:r>
        <w:rPr>
          <w:color w:val="231F20"/>
          <w:spacing w:val="-1"/>
          <w:sz w:val="16"/>
        </w:rPr>
        <w:t xml:space="preserve"> </w:t>
      </w:r>
      <w:r>
        <w:rPr>
          <w:color w:val="231F20"/>
          <w:sz w:val="16"/>
        </w:rPr>
        <w:t>Tribunal</w:t>
      </w:r>
      <w:r>
        <w:rPr>
          <w:color w:val="231F20"/>
          <w:spacing w:val="-1"/>
          <w:sz w:val="16"/>
        </w:rPr>
        <w:t xml:space="preserve"> </w:t>
      </w:r>
      <w:r>
        <w:rPr>
          <w:color w:val="231F20"/>
          <w:sz w:val="16"/>
        </w:rPr>
        <w:t>(Property</w:t>
      </w:r>
      <w:r>
        <w:rPr>
          <w:color w:val="231F20"/>
          <w:spacing w:val="-1"/>
          <w:sz w:val="16"/>
        </w:rPr>
        <w:t xml:space="preserve"> </w:t>
      </w:r>
      <w:r>
        <w:rPr>
          <w:color w:val="231F20"/>
          <w:sz w:val="16"/>
        </w:rPr>
        <w:t>Chamber)</w:t>
      </w:r>
      <w:r>
        <w:rPr>
          <w:color w:val="231F20"/>
          <w:spacing w:val="-1"/>
          <w:sz w:val="16"/>
        </w:rPr>
        <w:t xml:space="preserve"> </w:t>
      </w:r>
      <w:r>
        <w:rPr>
          <w:color w:val="231F20"/>
          <w:sz w:val="16"/>
        </w:rPr>
        <w:t>in</w:t>
      </w:r>
      <w:r>
        <w:rPr>
          <w:color w:val="231F20"/>
          <w:spacing w:val="-1"/>
          <w:sz w:val="16"/>
        </w:rPr>
        <w:t xml:space="preserve"> </w:t>
      </w:r>
      <w:r>
        <w:rPr>
          <w:color w:val="231F20"/>
          <w:sz w:val="16"/>
        </w:rPr>
        <w:t>England</w:t>
      </w:r>
      <w:r>
        <w:rPr>
          <w:color w:val="231F20"/>
          <w:spacing w:val="-1"/>
          <w:sz w:val="16"/>
        </w:rPr>
        <w:t xml:space="preserve"> </w:t>
      </w:r>
      <w:r>
        <w:rPr>
          <w:color w:val="231F20"/>
          <w:sz w:val="16"/>
        </w:rPr>
        <w:t>or</w:t>
      </w:r>
      <w:r>
        <w:rPr>
          <w:color w:val="231F20"/>
          <w:spacing w:val="-1"/>
          <w:sz w:val="16"/>
        </w:rPr>
        <w:t xml:space="preserve"> </w:t>
      </w:r>
      <w:r>
        <w:rPr>
          <w:color w:val="231F20"/>
          <w:sz w:val="16"/>
        </w:rPr>
        <w:t>the</w:t>
      </w:r>
      <w:r>
        <w:rPr>
          <w:color w:val="231F20"/>
          <w:spacing w:val="-1"/>
          <w:sz w:val="16"/>
        </w:rPr>
        <w:t xml:space="preserve"> </w:t>
      </w:r>
      <w:r>
        <w:rPr>
          <w:color w:val="231F20"/>
          <w:sz w:val="16"/>
        </w:rPr>
        <w:t>leasehold</w:t>
      </w:r>
      <w:r>
        <w:rPr>
          <w:color w:val="231F20"/>
          <w:spacing w:val="-1"/>
          <w:sz w:val="16"/>
        </w:rPr>
        <w:t xml:space="preserve"> </w:t>
      </w:r>
      <w:r>
        <w:rPr>
          <w:color w:val="231F20"/>
          <w:sz w:val="16"/>
        </w:rPr>
        <w:t>valuation tribunal in Wales) if it considers that it would be unreasonable for it to apply in the circumstances of a particular case: Sch 6 para.5(3) of the 2002 Act.</w:t>
      </w:r>
    </w:p>
    <w:p w14:paraId="785562F8" w14:textId="77777777" w:rsidR="00180D28" w:rsidRDefault="002909AC">
      <w:pPr>
        <w:spacing w:before="53"/>
        <w:ind w:left="1302"/>
        <w:rPr>
          <w:sz w:val="16"/>
        </w:rPr>
      </w:pPr>
      <w:r>
        <w:rPr>
          <w:rFonts w:ascii="Arial"/>
          <w:b/>
          <w:color w:val="231F20"/>
          <w:sz w:val="16"/>
          <w:vertAlign w:val="superscript"/>
        </w:rPr>
        <w:t>4</w:t>
      </w:r>
      <w:r>
        <w:rPr>
          <w:color w:val="231F20"/>
          <w:sz w:val="16"/>
        </w:rPr>
        <w:t>Schedule</w:t>
      </w:r>
      <w:r>
        <w:rPr>
          <w:color w:val="231F20"/>
          <w:spacing w:val="3"/>
          <w:sz w:val="16"/>
        </w:rPr>
        <w:t xml:space="preserve"> </w:t>
      </w:r>
      <w:r>
        <w:rPr>
          <w:color w:val="231F20"/>
          <w:sz w:val="16"/>
        </w:rPr>
        <w:t>6</w:t>
      </w:r>
      <w:r>
        <w:rPr>
          <w:color w:val="231F20"/>
          <w:spacing w:val="6"/>
          <w:sz w:val="16"/>
        </w:rPr>
        <w:t xml:space="preserve"> </w:t>
      </w:r>
      <w:r>
        <w:rPr>
          <w:color w:val="231F20"/>
          <w:sz w:val="16"/>
        </w:rPr>
        <w:t>para.5(2)</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2F9" w14:textId="77777777" w:rsidR="00180D28" w:rsidRDefault="00180D28">
      <w:pPr>
        <w:rPr>
          <w:sz w:val="16"/>
        </w:rPr>
        <w:sectPr w:rsidR="00180D28">
          <w:pgSz w:w="12240" w:h="15840"/>
          <w:pgMar w:top="2080" w:right="1800" w:bottom="2100" w:left="1800" w:header="1889" w:footer="1911" w:gutter="0"/>
          <w:cols w:space="720"/>
        </w:sectPr>
      </w:pPr>
    </w:p>
    <w:p w14:paraId="785562FA" w14:textId="77777777" w:rsidR="00180D28" w:rsidRDefault="002909AC">
      <w:pPr>
        <w:pStyle w:val="Heading1"/>
        <w:numPr>
          <w:ilvl w:val="0"/>
          <w:numId w:val="8"/>
        </w:numPr>
        <w:tabs>
          <w:tab w:val="left" w:pos="533"/>
        </w:tabs>
        <w:spacing w:before="199"/>
        <w:ind w:left="533" w:hanging="494"/>
        <w:jc w:val="left"/>
      </w:pPr>
      <w:r>
        <w:rPr>
          <w:color w:val="231F20"/>
        </w:rPr>
        <w:lastRenderedPageBreak/>
        <w:t>CLAIMING</w:t>
      </w:r>
      <w:r>
        <w:rPr>
          <w:color w:val="231F20"/>
          <w:spacing w:val="2"/>
        </w:rPr>
        <w:t xml:space="preserve"> </w:t>
      </w:r>
      <w:r>
        <w:rPr>
          <w:color w:val="231F20"/>
        </w:rPr>
        <w:t>THE</w:t>
      </w:r>
      <w:r>
        <w:rPr>
          <w:color w:val="231F20"/>
          <w:spacing w:val="2"/>
        </w:rPr>
        <w:t xml:space="preserve"> </w:t>
      </w:r>
      <w:r>
        <w:rPr>
          <w:color w:val="231F20"/>
        </w:rPr>
        <w:t>RIGHT</w:t>
      </w:r>
      <w:r>
        <w:rPr>
          <w:color w:val="231F20"/>
          <w:spacing w:val="2"/>
        </w:rPr>
        <w:t xml:space="preserve"> </w:t>
      </w:r>
      <w:r>
        <w:rPr>
          <w:color w:val="231F20"/>
        </w:rPr>
        <w:t>TO</w:t>
      </w:r>
      <w:r>
        <w:rPr>
          <w:color w:val="231F20"/>
          <w:spacing w:val="3"/>
        </w:rPr>
        <w:t xml:space="preserve"> </w:t>
      </w:r>
      <w:r>
        <w:rPr>
          <w:color w:val="231F20"/>
          <w:spacing w:val="-2"/>
        </w:rPr>
        <w:t>MANAGE</w:t>
      </w:r>
    </w:p>
    <w:p w14:paraId="785562FB" w14:textId="77777777" w:rsidR="00180D28" w:rsidRDefault="002909AC">
      <w:pPr>
        <w:spacing w:before="89"/>
        <w:ind w:left="39"/>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5"/>
          <w:sz w:val="20"/>
        </w:rPr>
        <w:t xml:space="preserve"> </w:t>
      </w:r>
      <w:proofErr w:type="gramStart"/>
      <w:r>
        <w:rPr>
          <w:rFonts w:ascii="Century Schoolbook" w:hAnsi="Century Schoolbook"/>
          <w:b/>
          <w:color w:val="231F20"/>
          <w:sz w:val="20"/>
        </w:rPr>
        <w:t>31:29</w:t>
      </w:r>
      <w:r>
        <w:rPr>
          <w:rFonts w:ascii="Century Schoolbook" w:hAnsi="Century Schoolbook"/>
          <w:b/>
          <w:color w:val="231F20"/>
          <w:spacing w:val="36"/>
          <w:sz w:val="20"/>
        </w:rPr>
        <w:t xml:space="preserve">  </w:t>
      </w:r>
      <w:r>
        <w:rPr>
          <w:rFonts w:ascii="Century Schoolbook" w:hAnsi="Century Schoolbook"/>
          <w:b/>
          <w:color w:val="231F20"/>
          <w:sz w:val="20"/>
        </w:rPr>
        <w:t>The</w:t>
      </w:r>
      <w:proofErr w:type="gramEnd"/>
      <w:r>
        <w:rPr>
          <w:rFonts w:ascii="Century Schoolbook" w:hAnsi="Century Schoolbook"/>
          <w:b/>
          <w:color w:val="231F20"/>
          <w:spacing w:val="7"/>
          <w:sz w:val="20"/>
        </w:rPr>
        <w:t xml:space="preserve"> </w:t>
      </w:r>
      <w:r>
        <w:rPr>
          <w:rFonts w:ascii="Century Schoolbook" w:hAnsi="Century Schoolbook"/>
          <w:b/>
          <w:color w:val="231F20"/>
          <w:sz w:val="20"/>
        </w:rPr>
        <w:t>invitation</w:t>
      </w:r>
      <w:r>
        <w:rPr>
          <w:rFonts w:ascii="Century Schoolbook" w:hAnsi="Century Schoolbook"/>
          <w:b/>
          <w:color w:val="231F20"/>
          <w:spacing w:val="6"/>
          <w:sz w:val="20"/>
        </w:rPr>
        <w:t xml:space="preserve"> </w:t>
      </w:r>
      <w:r>
        <w:rPr>
          <w:rFonts w:ascii="Century Schoolbook" w:hAnsi="Century Schoolbook"/>
          <w:b/>
          <w:color w:val="231F20"/>
          <w:sz w:val="20"/>
        </w:rPr>
        <w:t>to</w:t>
      </w:r>
      <w:r>
        <w:rPr>
          <w:rFonts w:ascii="Century Schoolbook" w:hAnsi="Century Schoolbook"/>
          <w:b/>
          <w:color w:val="231F20"/>
          <w:spacing w:val="6"/>
          <w:sz w:val="20"/>
        </w:rPr>
        <w:t xml:space="preserve"> </w:t>
      </w:r>
      <w:r>
        <w:rPr>
          <w:rFonts w:ascii="Century Schoolbook" w:hAnsi="Century Schoolbook"/>
          <w:b/>
          <w:color w:val="231F20"/>
          <w:spacing w:val="-2"/>
          <w:sz w:val="20"/>
        </w:rPr>
        <w:t>participate</w:t>
      </w:r>
    </w:p>
    <w:p w14:paraId="785562FC" w14:textId="77777777" w:rsidR="00180D28" w:rsidRDefault="002909AC">
      <w:pPr>
        <w:pStyle w:val="BodyText"/>
        <w:spacing w:before="85" w:line="208" w:lineRule="auto"/>
        <w:ind w:left="39" w:right="933" w:firstLine="199"/>
        <w:jc w:val="both"/>
        <w:rPr>
          <w:rFonts w:ascii="Arial"/>
          <w:b/>
        </w:rPr>
      </w:pPr>
      <w:r>
        <w:rPr>
          <w:color w:val="231F20"/>
        </w:rPr>
        <w:t xml:space="preserve">All qualifying tenants of flats </w:t>
      </w:r>
      <w:proofErr w:type="gramStart"/>
      <w:r>
        <w:rPr>
          <w:color w:val="231F20"/>
        </w:rPr>
        <w:t>in</w:t>
      </w:r>
      <w:proofErr w:type="gramEnd"/>
      <w:r>
        <w:rPr>
          <w:color w:val="231F20"/>
        </w:rPr>
        <w:t xml:space="preserve"> the premises are entitled to participate in the acquisition of the right to manage through membership of the RTM company. The first step in the procedure for the acquisition of the right to manage is the giving by an RTM company of a notice referred to as a notice of invitation to participate (or simply a participation notice). The purpose of the participation notice is to inform</w:t>
      </w:r>
      <w:r>
        <w:rPr>
          <w:color w:val="231F20"/>
          <w:spacing w:val="25"/>
        </w:rPr>
        <w:t xml:space="preserve"> </w:t>
      </w:r>
      <w:r>
        <w:rPr>
          <w:color w:val="231F20"/>
        </w:rPr>
        <w:t>all</w:t>
      </w:r>
      <w:r>
        <w:rPr>
          <w:color w:val="231F20"/>
          <w:spacing w:val="25"/>
        </w:rPr>
        <w:t xml:space="preserve"> </w:t>
      </w:r>
      <w:r>
        <w:rPr>
          <w:color w:val="231F20"/>
        </w:rPr>
        <w:t>of</w:t>
      </w:r>
      <w:r>
        <w:rPr>
          <w:color w:val="231F20"/>
          <w:spacing w:val="25"/>
        </w:rPr>
        <w:t xml:space="preserve"> </w:t>
      </w:r>
      <w:r>
        <w:rPr>
          <w:color w:val="231F20"/>
        </w:rPr>
        <w:t>those</w:t>
      </w:r>
      <w:r>
        <w:rPr>
          <w:color w:val="231F20"/>
          <w:spacing w:val="25"/>
        </w:rPr>
        <w:t xml:space="preserve"> </w:t>
      </w:r>
      <w:r>
        <w:rPr>
          <w:color w:val="231F20"/>
        </w:rPr>
        <w:t>who</w:t>
      </w:r>
      <w:r>
        <w:rPr>
          <w:color w:val="231F20"/>
          <w:spacing w:val="25"/>
        </w:rPr>
        <w:t xml:space="preserve"> </w:t>
      </w:r>
      <w:r>
        <w:rPr>
          <w:color w:val="231F20"/>
        </w:rPr>
        <w:t>are</w:t>
      </w:r>
      <w:r>
        <w:rPr>
          <w:color w:val="231F20"/>
          <w:spacing w:val="25"/>
        </w:rPr>
        <w:t xml:space="preserve"> </w:t>
      </w:r>
      <w:r>
        <w:rPr>
          <w:color w:val="231F20"/>
        </w:rPr>
        <w:t>eligible</w:t>
      </w:r>
      <w:r>
        <w:rPr>
          <w:color w:val="231F20"/>
          <w:spacing w:val="25"/>
        </w:rPr>
        <w:t xml:space="preserve"> </w:t>
      </w:r>
      <w:r>
        <w:rPr>
          <w:color w:val="231F20"/>
        </w:rPr>
        <w:t>to</w:t>
      </w:r>
      <w:r>
        <w:rPr>
          <w:color w:val="231F20"/>
          <w:spacing w:val="25"/>
        </w:rPr>
        <w:t xml:space="preserve"> </w:t>
      </w:r>
      <w:r>
        <w:rPr>
          <w:color w:val="231F20"/>
        </w:rPr>
        <w:t>become</w:t>
      </w:r>
      <w:r>
        <w:rPr>
          <w:color w:val="231F20"/>
          <w:spacing w:val="25"/>
        </w:rPr>
        <w:t xml:space="preserve"> </w:t>
      </w:r>
      <w:r>
        <w:rPr>
          <w:color w:val="231F20"/>
        </w:rPr>
        <w:t>members</w:t>
      </w:r>
      <w:r>
        <w:rPr>
          <w:color w:val="231F20"/>
          <w:spacing w:val="25"/>
        </w:rPr>
        <w:t xml:space="preserve"> </w:t>
      </w:r>
      <w:r>
        <w:rPr>
          <w:color w:val="231F20"/>
        </w:rPr>
        <w:t>of</w:t>
      </w:r>
      <w:r>
        <w:rPr>
          <w:color w:val="231F20"/>
          <w:spacing w:val="25"/>
        </w:rPr>
        <w:t xml:space="preserve"> </w:t>
      </w:r>
      <w:r>
        <w:rPr>
          <w:color w:val="231F20"/>
        </w:rPr>
        <w:t>the</w:t>
      </w:r>
      <w:r>
        <w:rPr>
          <w:color w:val="231F20"/>
          <w:spacing w:val="25"/>
        </w:rPr>
        <w:t xml:space="preserve"> </w:t>
      </w:r>
      <w:r>
        <w:rPr>
          <w:color w:val="231F20"/>
        </w:rPr>
        <w:t>RTM</w:t>
      </w:r>
      <w:r>
        <w:rPr>
          <w:color w:val="231F20"/>
          <w:spacing w:val="25"/>
        </w:rPr>
        <w:t xml:space="preserve"> </w:t>
      </w:r>
      <w:r>
        <w:rPr>
          <w:color w:val="231F20"/>
        </w:rPr>
        <w:t>company</w:t>
      </w:r>
      <w:r>
        <w:rPr>
          <w:color w:val="231F20"/>
          <w:spacing w:val="25"/>
        </w:rPr>
        <w:t xml:space="preserve"> </w:t>
      </w:r>
      <w:r>
        <w:rPr>
          <w:color w:val="231F20"/>
        </w:rPr>
        <w:t>of the opportunity to do so, and thus to participate in the acquisition of the right.</w:t>
      </w:r>
      <w:r>
        <w:rPr>
          <w:rFonts w:ascii="Arial"/>
          <w:b/>
          <w:color w:val="231F20"/>
          <w:vertAlign w:val="superscript"/>
        </w:rPr>
        <w:t>1</w:t>
      </w:r>
      <w:r>
        <w:rPr>
          <w:rFonts w:ascii="Arial"/>
          <w:b/>
          <w:color w:val="231F20"/>
        </w:rPr>
        <w:t xml:space="preserve"> </w:t>
      </w:r>
      <w:r>
        <w:rPr>
          <w:color w:val="231F20"/>
        </w:rPr>
        <w:t>Before a claim to acquire the right can be made an RTM company must give a participation</w:t>
      </w:r>
      <w:r>
        <w:rPr>
          <w:color w:val="231F20"/>
          <w:spacing w:val="-1"/>
        </w:rPr>
        <w:t xml:space="preserve"> </w:t>
      </w:r>
      <w:r>
        <w:rPr>
          <w:color w:val="231F20"/>
        </w:rPr>
        <w:t>notice</w:t>
      </w:r>
      <w:r>
        <w:rPr>
          <w:color w:val="231F20"/>
          <w:spacing w:val="-1"/>
        </w:rPr>
        <w:t xml:space="preserve"> </w:t>
      </w:r>
      <w:r>
        <w:rPr>
          <w:color w:val="231F20"/>
        </w:rPr>
        <w:t>to</w:t>
      </w:r>
      <w:r>
        <w:rPr>
          <w:color w:val="231F20"/>
          <w:spacing w:val="-1"/>
        </w:rPr>
        <w:t xml:space="preserve"> </w:t>
      </w:r>
      <w:r>
        <w:rPr>
          <w:color w:val="231F20"/>
        </w:rPr>
        <w:t>each</w:t>
      </w:r>
      <w:r>
        <w:rPr>
          <w:color w:val="231F20"/>
          <w:spacing w:val="-1"/>
        </w:rPr>
        <w:t xml:space="preserve"> </w:t>
      </w:r>
      <w:r>
        <w:rPr>
          <w:color w:val="231F20"/>
        </w:rPr>
        <w:t>person</w:t>
      </w:r>
      <w:r>
        <w:rPr>
          <w:color w:val="231F20"/>
          <w:spacing w:val="-1"/>
        </w:rPr>
        <w:t xml:space="preserve"> </w:t>
      </w:r>
      <w:r>
        <w:rPr>
          <w:color w:val="231F20"/>
        </w:rPr>
        <w:t>who</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qualifying</w:t>
      </w:r>
      <w:r>
        <w:rPr>
          <w:color w:val="231F20"/>
          <w:spacing w:val="-1"/>
        </w:rPr>
        <w:t xml:space="preserve"> </w:t>
      </w:r>
      <w:r>
        <w:rPr>
          <w:color w:val="231F20"/>
        </w:rPr>
        <w:t>tenant</w:t>
      </w:r>
      <w:r>
        <w:rPr>
          <w:rFonts w:ascii="Arial"/>
          <w:b/>
          <w:color w:val="231F20"/>
          <w:vertAlign w:val="superscript"/>
        </w:rPr>
        <w:t>2</w:t>
      </w:r>
      <w:r>
        <w:rPr>
          <w:rFonts w:ascii="Arial"/>
          <w:b/>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flat</w:t>
      </w:r>
      <w:r>
        <w:rPr>
          <w:color w:val="231F20"/>
          <w:spacing w:val="-1"/>
        </w:rPr>
        <w:t xml:space="preserve"> </w:t>
      </w:r>
      <w:r>
        <w:rPr>
          <w:color w:val="231F20"/>
        </w:rPr>
        <w:t>contained in the premises who is neither already a member of the RTM company nor has already agreed to become a member.</w:t>
      </w:r>
      <w:r>
        <w:rPr>
          <w:rFonts w:ascii="Arial"/>
          <w:b/>
          <w:color w:val="231F20"/>
          <w:vertAlign w:val="superscript"/>
        </w:rPr>
        <w:t>3</w:t>
      </w:r>
      <w:r>
        <w:rPr>
          <w:rFonts w:ascii="Arial"/>
          <w:b/>
          <w:color w:val="231F20"/>
        </w:rPr>
        <w:t xml:space="preserve"> </w:t>
      </w:r>
      <w:r>
        <w:rPr>
          <w:color w:val="231F20"/>
        </w:rPr>
        <w:t>The notice must be in writing and may be sent by post.</w:t>
      </w:r>
      <w:r>
        <w:rPr>
          <w:rFonts w:ascii="Arial"/>
          <w:b/>
          <w:color w:val="231F20"/>
          <w:vertAlign w:val="superscript"/>
        </w:rPr>
        <w:t>4</w:t>
      </w:r>
      <w:r>
        <w:rPr>
          <w:rFonts w:ascii="Arial"/>
          <w:b/>
          <w:color w:val="231F20"/>
        </w:rPr>
        <w:t xml:space="preserve"> </w:t>
      </w:r>
      <w:r>
        <w:rPr>
          <w:color w:val="231F20"/>
        </w:rPr>
        <w:t>Unless the qualifying tenant of a flat has notified the RTM company of a different address in England and Wales at which they wish to receive any</w:t>
      </w:r>
      <w:r>
        <w:rPr>
          <w:color w:val="231F20"/>
          <w:spacing w:val="40"/>
        </w:rPr>
        <w:t xml:space="preserve"> </w:t>
      </w:r>
      <w:r>
        <w:rPr>
          <w:color w:val="231F20"/>
        </w:rPr>
        <w:t>such notice the company may give the notice at the flat.</w:t>
      </w:r>
      <w:r>
        <w:rPr>
          <w:rFonts w:ascii="Arial"/>
          <w:b/>
          <w:color w:val="231F20"/>
          <w:vertAlign w:val="superscript"/>
        </w:rPr>
        <w:t>5</w:t>
      </w:r>
    </w:p>
    <w:p w14:paraId="785562FD" w14:textId="77777777" w:rsidR="00180D28" w:rsidRDefault="002909AC">
      <w:pPr>
        <w:pStyle w:val="BodyText"/>
        <w:spacing w:before="47" w:line="218" w:lineRule="auto"/>
        <w:ind w:left="39" w:right="933" w:firstLine="199"/>
        <w:jc w:val="both"/>
        <w:rPr>
          <w:rFonts w:ascii="Arial"/>
          <w:b/>
        </w:rPr>
      </w:pPr>
      <w:r>
        <w:rPr>
          <w:color w:val="231F20"/>
        </w:rPr>
        <w:t>The consequence of a failure to give a participation notice to each person required to be given such a notice is that no claim notice may be given.</w:t>
      </w:r>
      <w:r>
        <w:rPr>
          <w:rFonts w:ascii="Arial"/>
          <w:b/>
          <w:color w:val="231F20"/>
          <w:vertAlign w:val="superscript"/>
        </w:rPr>
        <w:t>6</w:t>
      </w:r>
      <w:r>
        <w:rPr>
          <w:rFonts w:ascii="Arial"/>
          <w:b/>
          <w:color w:val="231F20"/>
        </w:rPr>
        <w:t xml:space="preserve"> </w:t>
      </w:r>
      <w:r>
        <w:rPr>
          <w:color w:val="231F20"/>
        </w:rPr>
        <w:t>Where a claim notice had been given, and the claim was supported by a tenant who had</w:t>
      </w:r>
      <w:r>
        <w:rPr>
          <w:color w:val="231F20"/>
          <w:spacing w:val="80"/>
        </w:rPr>
        <w:t xml:space="preserve"> </w:t>
      </w:r>
      <w:r>
        <w:rPr>
          <w:color w:val="231F20"/>
        </w:rPr>
        <w:t>not been given a participation notice, the claim failed because the landlord was entitled to rely on the failure to give the participation notice; the claim notice was a nullity, and no valid claim could be based on it.</w:t>
      </w:r>
      <w:r>
        <w:rPr>
          <w:rFonts w:ascii="Arial"/>
          <w:b/>
          <w:color w:val="231F20"/>
          <w:vertAlign w:val="superscript"/>
        </w:rPr>
        <w:t>7</w:t>
      </w:r>
    </w:p>
    <w:p w14:paraId="785562FE" w14:textId="77777777" w:rsidR="00180D28" w:rsidRDefault="002909AC">
      <w:pPr>
        <w:pStyle w:val="BodyText"/>
        <w:spacing w:before="16"/>
        <w:ind w:left="239"/>
        <w:jc w:val="both"/>
      </w:pPr>
      <w:r>
        <w:rPr>
          <w:color w:val="231F20"/>
        </w:rPr>
        <w:t>The</w:t>
      </w:r>
      <w:r>
        <w:rPr>
          <w:color w:val="231F20"/>
          <w:spacing w:val="6"/>
        </w:rPr>
        <w:t xml:space="preserve"> </w:t>
      </w:r>
      <w:r>
        <w:rPr>
          <w:color w:val="231F20"/>
        </w:rPr>
        <w:t>identification</w:t>
      </w:r>
      <w:r>
        <w:rPr>
          <w:color w:val="231F20"/>
          <w:spacing w:val="6"/>
        </w:rPr>
        <w:t xml:space="preserve"> </w:t>
      </w:r>
      <w:r>
        <w:rPr>
          <w:color w:val="231F20"/>
        </w:rPr>
        <w:t>of</w:t>
      </w:r>
      <w:r>
        <w:rPr>
          <w:color w:val="231F20"/>
          <w:spacing w:val="6"/>
        </w:rPr>
        <w:t xml:space="preserve"> </w:t>
      </w:r>
      <w:r>
        <w:rPr>
          <w:color w:val="231F20"/>
        </w:rPr>
        <w:t>errors</w:t>
      </w:r>
      <w:r>
        <w:rPr>
          <w:color w:val="231F20"/>
          <w:spacing w:val="6"/>
        </w:rPr>
        <w:t xml:space="preserve"> </w:t>
      </w:r>
      <w:r>
        <w:rPr>
          <w:color w:val="231F20"/>
        </w:rPr>
        <w:t>or</w:t>
      </w:r>
      <w:r>
        <w:rPr>
          <w:color w:val="231F20"/>
          <w:spacing w:val="6"/>
        </w:rPr>
        <w:t xml:space="preserve"> </w:t>
      </w:r>
      <w:r>
        <w:rPr>
          <w:color w:val="231F20"/>
        </w:rPr>
        <w:t>inadequacies</w:t>
      </w:r>
      <w:r>
        <w:rPr>
          <w:color w:val="231F20"/>
          <w:spacing w:val="7"/>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service</w:t>
      </w:r>
      <w:r>
        <w:rPr>
          <w:color w:val="231F20"/>
          <w:spacing w:val="7"/>
        </w:rPr>
        <w:t xml:space="preserve"> </w:t>
      </w:r>
      <w:r>
        <w:rPr>
          <w:color w:val="231F20"/>
        </w:rPr>
        <w:t>of</w:t>
      </w:r>
      <w:r>
        <w:rPr>
          <w:color w:val="231F20"/>
          <w:spacing w:val="6"/>
        </w:rPr>
        <w:t xml:space="preserve"> </w:t>
      </w:r>
      <w:proofErr w:type="spellStart"/>
      <w:r>
        <w:rPr>
          <w:color w:val="231F20"/>
          <w:spacing w:val="-2"/>
        </w:rPr>
        <w:t>participa</w:t>
      </w:r>
      <w:proofErr w:type="spellEnd"/>
      <w:r>
        <w:rPr>
          <w:color w:val="231F20"/>
          <w:spacing w:val="-2"/>
        </w:rPr>
        <w:t>-</w:t>
      </w:r>
    </w:p>
    <w:p w14:paraId="785562FF" w14:textId="77777777" w:rsidR="00180D28" w:rsidRDefault="002909AC">
      <w:pPr>
        <w:pStyle w:val="BodyText"/>
        <w:spacing w:before="3"/>
        <w:rPr>
          <w:sz w:val="17"/>
        </w:rPr>
      </w:pPr>
      <w:r>
        <w:rPr>
          <w:noProof/>
          <w:sz w:val="17"/>
        </w:rPr>
        <mc:AlternateContent>
          <mc:Choice Requires="wps">
            <w:drawing>
              <wp:anchor distT="0" distB="0" distL="0" distR="0" simplePos="0" relativeHeight="487596032" behindDoc="1" locked="0" layoutInCell="1" allowOverlap="1" wp14:anchorId="785564F5" wp14:editId="785564F6">
                <wp:simplePos x="0" y="0"/>
                <wp:positionH relativeFrom="page">
                  <wp:posOffset>1168199</wp:posOffset>
                </wp:positionH>
                <wp:positionV relativeFrom="paragraph">
                  <wp:posOffset>147278</wp:posOffset>
                </wp:positionV>
                <wp:extent cx="912494"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E3DC03" id="Graphic 76" o:spid="_x0000_s1026" style="position:absolute;margin-left:92pt;margin-top:11.6pt;width:71.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" path="m,l912380,e" filled="f" strokecolor="#231f20" strokeweight=".17597mm">
                <v:path arrowok="t"/>
                <w10:wrap type="topAndBottom" anchorx="page"/>
              </v:shape>
            </w:pict>
          </mc:Fallback>
        </mc:AlternateContent>
      </w:r>
    </w:p>
    <w:p w14:paraId="78556300"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31:29]</w:t>
      </w:r>
    </w:p>
    <w:p w14:paraId="78556301" w14:textId="77777777" w:rsidR="00180D28" w:rsidRDefault="002909AC">
      <w:pPr>
        <w:spacing w:before="67"/>
        <w:ind w:left="452"/>
        <w:rPr>
          <w:sz w:val="16"/>
        </w:rPr>
      </w:pPr>
      <w:r>
        <w:rPr>
          <w:rFonts w:ascii="Arial"/>
          <w:b/>
          <w:color w:val="231F20"/>
          <w:sz w:val="16"/>
          <w:vertAlign w:val="superscript"/>
        </w:rPr>
        <w:t>1</w:t>
      </w:r>
      <w:r>
        <w:rPr>
          <w:rFonts w:ascii="Century Schoolbook"/>
          <w:i/>
          <w:color w:val="231F20"/>
          <w:sz w:val="16"/>
        </w:rPr>
        <w:t>Baron</w:t>
      </w:r>
      <w:r>
        <w:rPr>
          <w:rFonts w:ascii="Century Schoolbook"/>
          <w:i/>
          <w:color w:val="231F20"/>
          <w:spacing w:val="3"/>
          <w:sz w:val="16"/>
        </w:rPr>
        <w:t xml:space="preserve"> </w:t>
      </w:r>
      <w:r>
        <w:rPr>
          <w:rFonts w:ascii="Century Schoolbook"/>
          <w:i/>
          <w:color w:val="231F20"/>
          <w:sz w:val="16"/>
        </w:rPr>
        <w:t>Estate</w:t>
      </w:r>
      <w:r>
        <w:rPr>
          <w:rFonts w:ascii="Century Schoolbook"/>
          <w:i/>
          <w:color w:val="231F20"/>
          <w:spacing w:val="4"/>
          <w:sz w:val="16"/>
        </w:rPr>
        <w:t xml:space="preserve"> </w:t>
      </w:r>
      <w:r>
        <w:rPr>
          <w:rFonts w:ascii="Century Schoolbook"/>
          <w:i/>
          <w:color w:val="231F20"/>
          <w:sz w:val="16"/>
        </w:rPr>
        <w:t>Management</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Wick</w:t>
      </w:r>
      <w:r>
        <w:rPr>
          <w:rFonts w:ascii="Century Schoolbook"/>
          <w:i/>
          <w:color w:val="231F20"/>
          <w:spacing w:val="4"/>
          <w:sz w:val="16"/>
        </w:rPr>
        <w:t xml:space="preserve"> </w:t>
      </w:r>
      <w:r>
        <w:rPr>
          <w:rFonts w:ascii="Century Schoolbook"/>
          <w:i/>
          <w:color w:val="231F20"/>
          <w:sz w:val="16"/>
        </w:rPr>
        <w:t>Hall</w:t>
      </w:r>
      <w:r>
        <w:rPr>
          <w:rFonts w:ascii="Century Schoolbook"/>
          <w:i/>
          <w:color w:val="231F20"/>
          <w:spacing w:val="4"/>
          <w:sz w:val="16"/>
        </w:rPr>
        <w:t xml:space="preserve"> </w:t>
      </w:r>
      <w:r>
        <w:rPr>
          <w:rFonts w:ascii="Century Schoolbook"/>
          <w:i/>
          <w:color w:val="231F20"/>
          <w:sz w:val="16"/>
        </w:rPr>
        <w:t>(Hove)</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[2023]</w:t>
      </w:r>
      <w:r>
        <w:rPr>
          <w:color w:val="231F20"/>
          <w:spacing w:val="4"/>
          <w:sz w:val="16"/>
        </w:rPr>
        <w:t xml:space="preserve"> </w:t>
      </w:r>
      <w:r>
        <w:rPr>
          <w:color w:val="231F20"/>
          <w:sz w:val="16"/>
        </w:rPr>
        <w:t>UKUT</w:t>
      </w:r>
      <w:r>
        <w:rPr>
          <w:color w:val="231F20"/>
          <w:spacing w:val="4"/>
          <w:sz w:val="16"/>
        </w:rPr>
        <w:t xml:space="preserve"> </w:t>
      </w:r>
      <w:r>
        <w:rPr>
          <w:color w:val="231F20"/>
          <w:sz w:val="16"/>
        </w:rPr>
        <w:t>62</w:t>
      </w:r>
      <w:r>
        <w:rPr>
          <w:color w:val="231F20"/>
          <w:spacing w:val="4"/>
          <w:sz w:val="16"/>
        </w:rPr>
        <w:t xml:space="preserve"> </w:t>
      </w:r>
      <w:r>
        <w:rPr>
          <w:color w:val="231F20"/>
          <w:spacing w:val="-2"/>
          <w:sz w:val="16"/>
        </w:rPr>
        <w:t>(LC).</w:t>
      </w:r>
    </w:p>
    <w:p w14:paraId="78556302" w14:textId="77777777" w:rsidR="00180D28" w:rsidRDefault="002909AC">
      <w:pPr>
        <w:spacing w:before="58" w:line="223" w:lineRule="auto"/>
        <w:ind w:left="39" w:right="865" w:firstLine="412"/>
        <w:rPr>
          <w:sz w:val="16"/>
        </w:rPr>
      </w:pPr>
      <w:r>
        <w:rPr>
          <w:rFonts w:ascii="Arial"/>
          <w:b/>
          <w:color w:val="231F20"/>
          <w:sz w:val="16"/>
          <w:vertAlign w:val="superscript"/>
        </w:rPr>
        <w:t>2</w:t>
      </w:r>
      <w:r>
        <w:rPr>
          <w:color w:val="231F20"/>
          <w:sz w:val="16"/>
        </w:rPr>
        <w:t xml:space="preserve">Where two or more </w:t>
      </w:r>
      <w:proofErr w:type="gramStart"/>
      <w:r>
        <w:rPr>
          <w:color w:val="231F20"/>
          <w:sz w:val="16"/>
        </w:rPr>
        <w:t>persons</w:t>
      </w:r>
      <w:proofErr w:type="gramEnd"/>
      <w:r>
        <w:rPr>
          <w:color w:val="231F20"/>
          <w:sz w:val="16"/>
        </w:rPr>
        <w:t xml:space="preserve"> are the qualifying tenant, the notice must be given to each of them: s.112(5) of the 2002 Act.</w:t>
      </w:r>
    </w:p>
    <w:p w14:paraId="78556303" w14:textId="77777777" w:rsidR="00180D28" w:rsidRDefault="002909AC">
      <w:pPr>
        <w:spacing w:before="51"/>
        <w:ind w:left="45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78(1)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04" w14:textId="77777777" w:rsidR="00180D28" w:rsidRDefault="002909AC">
      <w:pPr>
        <w:spacing w:before="47"/>
        <w:ind w:left="452"/>
        <w:rPr>
          <w:sz w:val="16"/>
        </w:rPr>
      </w:pPr>
      <w:r>
        <w:rPr>
          <w:rFonts w:ascii="Arial"/>
          <w:b/>
          <w:color w:val="231F20"/>
          <w:sz w:val="16"/>
          <w:vertAlign w:val="superscript"/>
        </w:rPr>
        <w:t>4</w:t>
      </w:r>
      <w:r>
        <w:rPr>
          <w:color w:val="231F20"/>
          <w:sz w:val="16"/>
        </w:rPr>
        <w:t>Section</w:t>
      </w:r>
      <w:r>
        <w:rPr>
          <w:color w:val="231F20"/>
          <w:spacing w:val="2"/>
          <w:sz w:val="16"/>
        </w:rPr>
        <w:t xml:space="preserve"> </w:t>
      </w:r>
      <w:r>
        <w:rPr>
          <w:color w:val="231F20"/>
          <w:sz w:val="16"/>
        </w:rPr>
        <w:t>111(1)</w:t>
      </w:r>
      <w:r>
        <w:rPr>
          <w:color w:val="231F20"/>
          <w:spacing w:val="3"/>
          <w:sz w:val="16"/>
        </w:rPr>
        <w:t xml:space="preserve"> </w:t>
      </w:r>
      <w:r>
        <w:rPr>
          <w:color w:val="231F20"/>
          <w:sz w:val="16"/>
        </w:rPr>
        <w:t>of</w:t>
      </w:r>
      <w:r>
        <w:rPr>
          <w:color w:val="231F20"/>
          <w:spacing w:val="2"/>
          <w:sz w:val="16"/>
        </w:rPr>
        <w:t xml:space="preserve"> </w:t>
      </w:r>
      <w:r>
        <w:rPr>
          <w:color w:val="231F20"/>
          <w:sz w:val="16"/>
        </w:rPr>
        <w:t>the</w:t>
      </w:r>
      <w:r>
        <w:rPr>
          <w:color w:val="231F20"/>
          <w:spacing w:val="3"/>
          <w:sz w:val="16"/>
        </w:rPr>
        <w:t xml:space="preserve"> </w:t>
      </w:r>
      <w:r>
        <w:rPr>
          <w:color w:val="231F20"/>
          <w:sz w:val="16"/>
        </w:rPr>
        <w:t>2002</w:t>
      </w:r>
      <w:r>
        <w:rPr>
          <w:color w:val="231F20"/>
          <w:spacing w:val="-5"/>
          <w:sz w:val="16"/>
        </w:rPr>
        <w:t xml:space="preserve"> </w:t>
      </w:r>
      <w:r>
        <w:rPr>
          <w:color w:val="231F20"/>
          <w:spacing w:val="-4"/>
          <w:sz w:val="16"/>
        </w:rPr>
        <w:t>Act.</w:t>
      </w:r>
    </w:p>
    <w:p w14:paraId="78556305" w14:textId="77777777" w:rsidR="00180D28" w:rsidRDefault="002909AC">
      <w:pPr>
        <w:spacing w:before="58" w:line="223" w:lineRule="auto"/>
        <w:ind w:left="39" w:right="933" w:firstLine="412"/>
        <w:jc w:val="both"/>
        <w:rPr>
          <w:sz w:val="16"/>
        </w:rPr>
      </w:pPr>
      <w:r>
        <w:rPr>
          <w:rFonts w:ascii="Arial"/>
          <w:b/>
          <w:color w:val="231F20"/>
          <w:sz w:val="16"/>
          <w:vertAlign w:val="superscript"/>
        </w:rPr>
        <w:t>5</w:t>
      </w:r>
      <w:r>
        <w:rPr>
          <w:color w:val="231F20"/>
          <w:sz w:val="16"/>
        </w:rPr>
        <w:t>Section 111(5) of the 2002</w:t>
      </w:r>
      <w:r>
        <w:rPr>
          <w:color w:val="231F20"/>
          <w:spacing w:val="-4"/>
          <w:sz w:val="16"/>
        </w:rPr>
        <w:t xml:space="preserve"> </w:t>
      </w:r>
      <w:r>
        <w:rPr>
          <w:color w:val="231F20"/>
          <w:sz w:val="16"/>
        </w:rPr>
        <w:t xml:space="preserve">Act. The address of the flat may safely be used even in the knowledge that the qualifying tenant does not reside there unless a specific request has been made for the use of an alternative address for this purpose: </w:t>
      </w:r>
      <w:r>
        <w:rPr>
          <w:rFonts w:ascii="Century Schoolbook"/>
          <w:i/>
          <w:color w:val="231F20"/>
          <w:sz w:val="16"/>
        </w:rPr>
        <w:t xml:space="preserve">Avon Freeholds Ltd v Regent Court RTM Company Ltd </w:t>
      </w:r>
      <w:r>
        <w:rPr>
          <w:color w:val="231F20"/>
          <w:sz w:val="16"/>
        </w:rPr>
        <w:t xml:space="preserve">[2013] UKUT 213 (LC); </w:t>
      </w:r>
      <w:r>
        <w:rPr>
          <w:rFonts w:ascii="Century Schoolbook"/>
          <w:i/>
          <w:color w:val="231F20"/>
          <w:sz w:val="16"/>
        </w:rPr>
        <w:t xml:space="preserve">Avon Ground Rents Ltd v Canary Gateway (Block A) RTM Company Ltd </w:t>
      </w:r>
      <w:r>
        <w:rPr>
          <w:color w:val="231F20"/>
          <w:sz w:val="16"/>
        </w:rPr>
        <w:t>[2020]</w:t>
      </w:r>
      <w:r>
        <w:rPr>
          <w:color w:val="231F20"/>
          <w:spacing w:val="80"/>
          <w:sz w:val="16"/>
        </w:rPr>
        <w:t xml:space="preserve"> </w:t>
      </w:r>
      <w:r>
        <w:rPr>
          <w:color w:val="231F20"/>
          <w:sz w:val="16"/>
        </w:rPr>
        <w:t>UKUT 358 (LC). If an alternative address for service is selected by the RTM company the risk of non-service is on the company.</w:t>
      </w:r>
    </w:p>
    <w:p w14:paraId="78556306" w14:textId="77777777" w:rsidR="00180D28" w:rsidRDefault="002909AC">
      <w:pPr>
        <w:spacing w:before="64" w:line="223" w:lineRule="auto"/>
        <w:ind w:left="39" w:right="932" w:firstLine="412"/>
        <w:jc w:val="both"/>
        <w:rPr>
          <w:sz w:val="16"/>
        </w:rPr>
      </w:pPr>
      <w:r>
        <w:rPr>
          <w:rFonts w:ascii="Arial"/>
          <w:b/>
          <w:color w:val="231F20"/>
          <w:sz w:val="16"/>
          <w:vertAlign w:val="superscript"/>
        </w:rPr>
        <w:t>6</w:t>
      </w:r>
      <w:r>
        <w:rPr>
          <w:color w:val="231F20"/>
          <w:sz w:val="16"/>
        </w:rPr>
        <w:t xml:space="preserve">Section 79(2) of the 2002 Act. The strictness of this rule was affirmed by the Court of Appeal in </w:t>
      </w:r>
      <w:r>
        <w:rPr>
          <w:rFonts w:ascii="Century Schoolbook"/>
          <w:i/>
          <w:color w:val="231F20"/>
          <w:sz w:val="16"/>
        </w:rPr>
        <w:t xml:space="preserve">Avon Freeholds Ltd v Cresta Court E RTM Co Ltd </w:t>
      </w:r>
      <w:r>
        <w:rPr>
          <w:color w:val="231F20"/>
          <w:sz w:val="16"/>
        </w:rPr>
        <w:t>[2025] EWCA</w:t>
      </w:r>
      <w:r>
        <w:rPr>
          <w:color w:val="231F20"/>
          <w:spacing w:val="-7"/>
          <w:sz w:val="16"/>
        </w:rPr>
        <w:t xml:space="preserve"> </w:t>
      </w:r>
      <w:r>
        <w:rPr>
          <w:color w:val="231F20"/>
          <w:sz w:val="16"/>
        </w:rPr>
        <w:t xml:space="preserve">Civ 1016, rejecting the view of the Up-per Tribunal that a claim notice was not wholly invalid but was voidable at the election of the </w:t>
      </w:r>
      <w:proofErr w:type="gramStart"/>
      <w:r>
        <w:rPr>
          <w:color w:val="231F20"/>
          <w:sz w:val="16"/>
        </w:rPr>
        <w:t>qualify-</w:t>
      </w:r>
      <w:proofErr w:type="spellStart"/>
      <w:r>
        <w:rPr>
          <w:color w:val="231F20"/>
          <w:sz w:val="16"/>
        </w:rPr>
        <w:t>ing</w:t>
      </w:r>
      <w:proofErr w:type="spellEnd"/>
      <w:proofErr w:type="gramEnd"/>
      <w:r>
        <w:rPr>
          <w:color w:val="231F20"/>
          <w:sz w:val="16"/>
        </w:rPr>
        <w:t xml:space="preserve"> tenant who had not been served with a participation notice. Section 79(2) contains a clear and unqualified prohibition on making a claim without first giving a participation notice to all qualifying tenants. Earlier decisions upholding claims will require reconsideration and are likely to be confined to their own facts: </w:t>
      </w:r>
      <w:r>
        <w:rPr>
          <w:rFonts w:ascii="Century Schoolbook"/>
          <w:i/>
          <w:color w:val="231F20"/>
          <w:sz w:val="16"/>
        </w:rPr>
        <w:t xml:space="preserve">Sinclair Investments (Kensington) Ltd v Oak Investments RTM Company Ltd </w:t>
      </w:r>
      <w:r>
        <w:rPr>
          <w:color w:val="231F20"/>
          <w:sz w:val="16"/>
        </w:rPr>
        <w:t>LRX/52/ 2004 participation notice given to only one of two joint tenants (the other already being a member of</w:t>
      </w:r>
      <w:r>
        <w:rPr>
          <w:color w:val="231F20"/>
          <w:spacing w:val="40"/>
          <w:sz w:val="16"/>
        </w:rPr>
        <w:t xml:space="preserve"> </w:t>
      </w:r>
      <w:r>
        <w:rPr>
          <w:color w:val="231F20"/>
          <w:sz w:val="16"/>
        </w:rPr>
        <w:t xml:space="preserve">the RTM company); </w:t>
      </w:r>
      <w:r>
        <w:rPr>
          <w:rFonts w:ascii="Century Schoolbook"/>
          <w:i/>
          <w:color w:val="231F20"/>
          <w:sz w:val="16"/>
        </w:rPr>
        <w:t xml:space="preserve">Avon Freeholds Ltd v Regent Court RTM Company Ltd </w:t>
      </w:r>
      <w:r>
        <w:rPr>
          <w:color w:val="231F20"/>
          <w:sz w:val="16"/>
        </w:rPr>
        <w:t xml:space="preserve">[2013] UKUT 213 (LC) no evidence of effective service of participation notice. In </w:t>
      </w:r>
      <w:r>
        <w:rPr>
          <w:rFonts w:ascii="Century Schoolbook"/>
          <w:i/>
          <w:color w:val="231F20"/>
          <w:sz w:val="16"/>
        </w:rPr>
        <w:t xml:space="preserve">A1 Properties (Sunderland) Ltd v Tudor Studios RTM Co Ltd </w:t>
      </w:r>
      <w:r>
        <w:rPr>
          <w:color w:val="231F20"/>
          <w:sz w:val="16"/>
        </w:rPr>
        <w:t xml:space="preserve">the Supreme Court did not overrule either of these latter two </w:t>
      </w:r>
      <w:proofErr w:type="gramStart"/>
      <w:r>
        <w:rPr>
          <w:color w:val="231F20"/>
          <w:sz w:val="16"/>
        </w:rPr>
        <w:t>cases</w:t>
      </w:r>
      <w:proofErr w:type="gramEnd"/>
      <w:r>
        <w:rPr>
          <w:color w:val="231F20"/>
          <w:sz w:val="16"/>
        </w:rPr>
        <w:t xml:space="preserve"> but it is likely that at least the second was wrongly decided.</w:t>
      </w:r>
    </w:p>
    <w:p w14:paraId="78556307" w14:textId="77777777" w:rsidR="00180D28" w:rsidRDefault="002909AC">
      <w:pPr>
        <w:spacing w:before="68" w:line="223" w:lineRule="auto"/>
        <w:ind w:left="39" w:right="933" w:firstLine="412"/>
        <w:jc w:val="both"/>
        <w:rPr>
          <w:sz w:val="16"/>
        </w:rPr>
      </w:pPr>
      <w:r>
        <w:rPr>
          <w:rFonts w:ascii="Arial"/>
          <w:b/>
          <w:color w:val="231F20"/>
          <w:sz w:val="16"/>
          <w:vertAlign w:val="superscript"/>
        </w:rPr>
        <w:t>7</w:t>
      </w:r>
      <w:r>
        <w:rPr>
          <w:rFonts w:ascii="Century Schoolbook"/>
          <w:i/>
          <w:color w:val="231F20"/>
          <w:sz w:val="16"/>
        </w:rPr>
        <w:t xml:space="preserve">Avon Freeholds Ltd v Cresta Court E RTM Co Ltd </w:t>
      </w:r>
      <w:r>
        <w:rPr>
          <w:color w:val="231F20"/>
          <w:sz w:val="16"/>
        </w:rPr>
        <w:t xml:space="preserve">[2025] EWCA Civ 1016; </w:t>
      </w:r>
      <w:r>
        <w:rPr>
          <w:rFonts w:ascii="Century Schoolbook"/>
          <w:i/>
          <w:color w:val="231F20"/>
          <w:sz w:val="16"/>
        </w:rPr>
        <w:t xml:space="preserve">Avon Ground Rents Ltd v Canary Gateway (Block A) RTM Company Ltd </w:t>
      </w:r>
      <w:r>
        <w:rPr>
          <w:color w:val="231F20"/>
          <w:sz w:val="16"/>
        </w:rPr>
        <w:t xml:space="preserve">[2020] UKUT 358 (LC). In </w:t>
      </w:r>
      <w:r>
        <w:rPr>
          <w:rFonts w:ascii="Century Schoolbook"/>
          <w:i/>
          <w:color w:val="231F20"/>
          <w:sz w:val="16"/>
        </w:rPr>
        <w:t xml:space="preserve">Cresta Court </w:t>
      </w:r>
      <w:r>
        <w:rPr>
          <w:color w:val="231F20"/>
          <w:sz w:val="16"/>
        </w:rPr>
        <w:t>the Court of Appeal reversed the Upper Tribunal, which had based its conclusion on what it took to be the reasoning</w:t>
      </w:r>
      <w:r>
        <w:rPr>
          <w:color w:val="231F20"/>
          <w:spacing w:val="-1"/>
          <w:sz w:val="16"/>
        </w:rPr>
        <w:t xml:space="preserve"> </w:t>
      </w:r>
      <w:r>
        <w:rPr>
          <w:color w:val="231F20"/>
          <w:sz w:val="16"/>
        </w:rPr>
        <w:t>of</w:t>
      </w:r>
      <w:r>
        <w:rPr>
          <w:color w:val="231F20"/>
          <w:spacing w:val="-1"/>
          <w:sz w:val="16"/>
        </w:rPr>
        <w:t xml:space="preserve"> </w:t>
      </w:r>
      <w:r>
        <w:rPr>
          <w:color w:val="231F20"/>
          <w:sz w:val="16"/>
        </w:rPr>
        <w:t>the</w:t>
      </w:r>
      <w:r>
        <w:rPr>
          <w:color w:val="231F20"/>
          <w:spacing w:val="-1"/>
          <w:sz w:val="16"/>
        </w:rPr>
        <w:t xml:space="preserve"> </w:t>
      </w:r>
      <w:r>
        <w:rPr>
          <w:color w:val="231F20"/>
          <w:sz w:val="16"/>
        </w:rPr>
        <w:t>Supreme</w:t>
      </w:r>
      <w:r>
        <w:rPr>
          <w:color w:val="231F20"/>
          <w:spacing w:val="-1"/>
          <w:sz w:val="16"/>
        </w:rPr>
        <w:t xml:space="preserve"> </w:t>
      </w:r>
      <w:r>
        <w:rPr>
          <w:color w:val="231F20"/>
          <w:sz w:val="16"/>
        </w:rPr>
        <w:t>Court</w:t>
      </w:r>
      <w:r>
        <w:rPr>
          <w:color w:val="231F20"/>
          <w:spacing w:val="-1"/>
          <w:sz w:val="16"/>
        </w:rPr>
        <w:t xml:space="preserve"> </w:t>
      </w:r>
      <w:r>
        <w:rPr>
          <w:color w:val="231F20"/>
          <w:sz w:val="16"/>
        </w:rPr>
        <w:t>in</w:t>
      </w:r>
      <w:r>
        <w:rPr>
          <w:color w:val="231F20"/>
          <w:spacing w:val="-1"/>
          <w:sz w:val="16"/>
        </w:rPr>
        <w:t xml:space="preserve"> </w:t>
      </w:r>
      <w:r>
        <w:rPr>
          <w:rFonts w:ascii="Century Schoolbook"/>
          <w:i/>
          <w:color w:val="231F20"/>
          <w:sz w:val="16"/>
        </w:rPr>
        <w:t>A1</w:t>
      </w:r>
      <w:r>
        <w:rPr>
          <w:rFonts w:ascii="Century Schoolbook"/>
          <w:i/>
          <w:color w:val="231F20"/>
          <w:spacing w:val="-1"/>
          <w:sz w:val="16"/>
        </w:rPr>
        <w:t xml:space="preserve"> </w:t>
      </w:r>
      <w:r>
        <w:rPr>
          <w:rFonts w:ascii="Century Schoolbook"/>
          <w:i/>
          <w:color w:val="231F20"/>
          <w:sz w:val="16"/>
        </w:rPr>
        <w:t>Properties</w:t>
      </w:r>
      <w:r>
        <w:rPr>
          <w:rFonts w:ascii="Century Schoolbook"/>
          <w:i/>
          <w:color w:val="231F20"/>
          <w:spacing w:val="-1"/>
          <w:sz w:val="16"/>
        </w:rPr>
        <w:t xml:space="preserve"> </w:t>
      </w:r>
      <w:r>
        <w:rPr>
          <w:rFonts w:ascii="Century Schoolbook"/>
          <w:i/>
          <w:color w:val="231F20"/>
          <w:sz w:val="16"/>
        </w:rPr>
        <w:t>(Sunderland)</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1"/>
          <w:sz w:val="16"/>
        </w:rPr>
        <w:t xml:space="preserve"> </w:t>
      </w:r>
      <w:r>
        <w:rPr>
          <w:rFonts w:ascii="Century Schoolbook"/>
          <w:i/>
          <w:color w:val="231F20"/>
          <w:sz w:val="16"/>
        </w:rPr>
        <w:t>Tudor</w:t>
      </w:r>
      <w:r>
        <w:rPr>
          <w:rFonts w:ascii="Century Schoolbook"/>
          <w:i/>
          <w:color w:val="231F20"/>
          <w:spacing w:val="-1"/>
          <w:sz w:val="16"/>
        </w:rPr>
        <w:t xml:space="preserve"> </w:t>
      </w:r>
      <w:r>
        <w:rPr>
          <w:rFonts w:ascii="Century Schoolbook"/>
          <w:i/>
          <w:color w:val="231F20"/>
          <w:sz w:val="16"/>
        </w:rPr>
        <w:t>Studios</w:t>
      </w:r>
      <w:r>
        <w:rPr>
          <w:rFonts w:ascii="Century Schoolbook"/>
          <w:i/>
          <w:color w:val="231F20"/>
          <w:spacing w:val="-1"/>
          <w:sz w:val="16"/>
        </w:rPr>
        <w:t xml:space="preserve"> </w:t>
      </w:r>
      <w:r>
        <w:rPr>
          <w:rFonts w:ascii="Century Schoolbook"/>
          <w:i/>
          <w:color w:val="231F20"/>
          <w:sz w:val="16"/>
        </w:rPr>
        <w:t>RTM</w:t>
      </w:r>
      <w:r>
        <w:rPr>
          <w:rFonts w:ascii="Century Schoolbook"/>
          <w:i/>
          <w:color w:val="231F20"/>
          <w:spacing w:val="-1"/>
          <w:sz w:val="16"/>
        </w:rPr>
        <w:t xml:space="preserve"> </w:t>
      </w:r>
      <w:r>
        <w:rPr>
          <w:rFonts w:ascii="Century Schoolbook"/>
          <w:i/>
          <w:color w:val="231F20"/>
          <w:sz w:val="16"/>
        </w:rPr>
        <w:t>Co</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color w:val="231F20"/>
          <w:sz w:val="16"/>
        </w:rPr>
        <w:t>[2024] UKSC</w:t>
      </w:r>
      <w:r>
        <w:rPr>
          <w:color w:val="231F20"/>
          <w:spacing w:val="8"/>
          <w:sz w:val="16"/>
        </w:rPr>
        <w:t xml:space="preserve"> </w:t>
      </w:r>
      <w:r>
        <w:rPr>
          <w:color w:val="231F20"/>
          <w:sz w:val="16"/>
        </w:rPr>
        <w:t>27</w:t>
      </w:r>
      <w:r>
        <w:rPr>
          <w:color w:val="231F20"/>
          <w:spacing w:val="8"/>
          <w:sz w:val="16"/>
        </w:rPr>
        <w:t xml:space="preserve"> </w:t>
      </w:r>
      <w:r>
        <w:rPr>
          <w:color w:val="231F20"/>
          <w:sz w:val="16"/>
        </w:rPr>
        <w:t>and</w:t>
      </w:r>
      <w:r>
        <w:rPr>
          <w:color w:val="231F20"/>
          <w:spacing w:val="8"/>
          <w:sz w:val="16"/>
        </w:rPr>
        <w:t xml:space="preserve"> </w:t>
      </w:r>
      <w:r>
        <w:rPr>
          <w:color w:val="231F20"/>
          <w:sz w:val="16"/>
        </w:rPr>
        <w:t>treated</w:t>
      </w:r>
      <w:r>
        <w:rPr>
          <w:color w:val="231F20"/>
          <w:spacing w:val="8"/>
          <w:sz w:val="16"/>
        </w:rPr>
        <w:t xml:space="preserve"> </w:t>
      </w:r>
      <w:r>
        <w:rPr>
          <w:color w:val="231F20"/>
          <w:sz w:val="16"/>
        </w:rPr>
        <w:t>the</w:t>
      </w:r>
      <w:r>
        <w:rPr>
          <w:color w:val="231F20"/>
          <w:spacing w:val="8"/>
          <w:sz w:val="16"/>
        </w:rPr>
        <w:t xml:space="preserve"> </w:t>
      </w:r>
      <w:r>
        <w:rPr>
          <w:color w:val="231F20"/>
          <w:sz w:val="16"/>
        </w:rPr>
        <w:t>failure</w:t>
      </w:r>
      <w:r>
        <w:rPr>
          <w:color w:val="231F20"/>
          <w:spacing w:val="9"/>
          <w:sz w:val="16"/>
        </w:rPr>
        <w:t xml:space="preserve"> </w:t>
      </w:r>
      <w:r>
        <w:rPr>
          <w:color w:val="231F20"/>
          <w:sz w:val="16"/>
        </w:rPr>
        <w:t>to</w:t>
      </w:r>
      <w:r>
        <w:rPr>
          <w:color w:val="231F20"/>
          <w:spacing w:val="8"/>
          <w:sz w:val="16"/>
        </w:rPr>
        <w:t xml:space="preserve"> </w:t>
      </w:r>
      <w:r>
        <w:rPr>
          <w:color w:val="231F20"/>
          <w:sz w:val="16"/>
        </w:rPr>
        <w:t>give</w:t>
      </w:r>
      <w:r>
        <w:rPr>
          <w:color w:val="231F20"/>
          <w:spacing w:val="8"/>
          <w:sz w:val="16"/>
        </w:rPr>
        <w:t xml:space="preserve"> </w:t>
      </w:r>
      <w:r>
        <w:rPr>
          <w:color w:val="231F20"/>
          <w:sz w:val="16"/>
        </w:rPr>
        <w:t>a</w:t>
      </w:r>
      <w:r>
        <w:rPr>
          <w:color w:val="231F20"/>
          <w:spacing w:val="8"/>
          <w:sz w:val="16"/>
        </w:rPr>
        <w:t xml:space="preserve"> </w:t>
      </w:r>
      <w:r>
        <w:rPr>
          <w:color w:val="231F20"/>
          <w:sz w:val="16"/>
        </w:rPr>
        <w:t>participation</w:t>
      </w:r>
      <w:r>
        <w:rPr>
          <w:color w:val="231F20"/>
          <w:spacing w:val="8"/>
          <w:sz w:val="16"/>
        </w:rPr>
        <w:t xml:space="preserve"> </w:t>
      </w:r>
      <w:r>
        <w:rPr>
          <w:color w:val="231F20"/>
          <w:sz w:val="16"/>
        </w:rPr>
        <w:t>notice</w:t>
      </w:r>
      <w:r>
        <w:rPr>
          <w:color w:val="231F20"/>
          <w:spacing w:val="9"/>
          <w:sz w:val="16"/>
        </w:rPr>
        <w:t xml:space="preserve"> </w:t>
      </w:r>
      <w:r>
        <w:rPr>
          <w:color w:val="231F20"/>
          <w:sz w:val="16"/>
        </w:rPr>
        <w:t>as</w:t>
      </w:r>
      <w:r>
        <w:rPr>
          <w:color w:val="231F20"/>
          <w:spacing w:val="8"/>
          <w:sz w:val="16"/>
        </w:rPr>
        <w:t xml:space="preserve"> </w:t>
      </w:r>
      <w:r>
        <w:rPr>
          <w:color w:val="231F20"/>
          <w:sz w:val="16"/>
        </w:rPr>
        <w:t>rendering</w:t>
      </w:r>
      <w:r>
        <w:rPr>
          <w:color w:val="231F20"/>
          <w:spacing w:val="8"/>
          <w:sz w:val="16"/>
        </w:rPr>
        <w:t xml:space="preserve"> </w:t>
      </w:r>
      <w:r>
        <w:rPr>
          <w:color w:val="231F20"/>
          <w:sz w:val="16"/>
        </w:rPr>
        <w:t>the</w:t>
      </w:r>
      <w:r>
        <w:rPr>
          <w:color w:val="231F20"/>
          <w:spacing w:val="8"/>
          <w:sz w:val="16"/>
        </w:rPr>
        <w:t xml:space="preserve"> </w:t>
      </w:r>
      <w:r>
        <w:rPr>
          <w:color w:val="231F20"/>
          <w:sz w:val="16"/>
        </w:rPr>
        <w:t>claim</w:t>
      </w:r>
      <w:r>
        <w:rPr>
          <w:color w:val="231F20"/>
          <w:spacing w:val="8"/>
          <w:sz w:val="16"/>
        </w:rPr>
        <w:t xml:space="preserve"> </w:t>
      </w:r>
      <w:r>
        <w:rPr>
          <w:color w:val="231F20"/>
          <w:sz w:val="16"/>
        </w:rPr>
        <w:t>notice</w:t>
      </w:r>
      <w:r>
        <w:rPr>
          <w:color w:val="231F20"/>
          <w:spacing w:val="8"/>
          <w:sz w:val="16"/>
        </w:rPr>
        <w:t xml:space="preserve"> </w:t>
      </w:r>
      <w:r>
        <w:rPr>
          <w:color w:val="231F20"/>
          <w:spacing w:val="-2"/>
          <w:sz w:val="16"/>
        </w:rPr>
        <w:t>voidable,</w:t>
      </w:r>
    </w:p>
    <w:p w14:paraId="78556308" w14:textId="77777777" w:rsidR="00180D28" w:rsidRDefault="00180D28">
      <w:pPr>
        <w:spacing w:line="223" w:lineRule="auto"/>
        <w:jc w:val="both"/>
        <w:rPr>
          <w:sz w:val="16"/>
        </w:rPr>
        <w:sectPr w:rsidR="00180D28">
          <w:headerReference w:type="even" r:id="rId40"/>
          <w:headerReference w:type="default" r:id="rId41"/>
          <w:footerReference w:type="even" r:id="rId42"/>
          <w:footerReference w:type="default" r:id="rId43"/>
          <w:pgSz w:w="12240" w:h="15840"/>
          <w:pgMar w:top="2080" w:right="1800" w:bottom="2080" w:left="1800" w:header="1889" w:footer="1895" w:gutter="0"/>
          <w:pgNumType w:start="18"/>
          <w:cols w:space="720"/>
        </w:sectPr>
      </w:pPr>
    </w:p>
    <w:p w14:paraId="78556309" w14:textId="77777777" w:rsidR="00180D28" w:rsidRDefault="002909AC">
      <w:pPr>
        <w:pStyle w:val="BodyText"/>
        <w:spacing w:before="209" w:line="228" w:lineRule="auto"/>
        <w:ind w:left="890" w:right="83"/>
        <w:jc w:val="both"/>
      </w:pPr>
      <w:proofErr w:type="spellStart"/>
      <w:r>
        <w:rPr>
          <w:color w:val="231F20"/>
        </w:rPr>
        <w:lastRenderedPageBreak/>
        <w:t>tion</w:t>
      </w:r>
      <w:proofErr w:type="spellEnd"/>
      <w:r>
        <w:rPr>
          <w:color w:val="231F20"/>
        </w:rPr>
        <w:t xml:space="preserve"> notices is thought to be one of the few grounds of defence available to a landlord who wishes to resist the acquisition of the right to manage. A failure to give any participation notice to someone who is entitled to receive one is fatal and a claim notice given in those circumstances is a nullity, but a defect in the form of a participation notice has </w:t>
      </w:r>
      <w:proofErr w:type="gramStart"/>
      <w:r>
        <w:rPr>
          <w:color w:val="231F20"/>
        </w:rPr>
        <w:t>less</w:t>
      </w:r>
      <w:proofErr w:type="gramEnd"/>
      <w:r>
        <w:rPr>
          <w:color w:val="231F20"/>
        </w:rPr>
        <w:t xml:space="preserve"> extreme consequences. If a participation notice has been given, a defect will prevent the acquisition of the right to </w:t>
      </w:r>
      <w:proofErr w:type="gramStart"/>
      <w:r>
        <w:rPr>
          <w:color w:val="231F20"/>
        </w:rPr>
        <w:t>manage, but</w:t>
      </w:r>
      <w:proofErr w:type="gramEnd"/>
      <w:r>
        <w:rPr>
          <w:color w:val="231F20"/>
        </w:rPr>
        <w:t xml:space="preserve"> may render the acquisition voidable at the option of the person entitled to receive it,</w:t>
      </w:r>
      <w:r>
        <w:rPr>
          <w:color w:val="231F20"/>
          <w:spacing w:val="80"/>
          <w:w w:val="150"/>
        </w:rPr>
        <w:t xml:space="preserve"> </w:t>
      </w:r>
      <w:r>
        <w:rPr>
          <w:color w:val="231F20"/>
        </w:rPr>
        <w:t>for whose benefit the procedure was enacted.</w:t>
      </w:r>
      <w:r>
        <w:rPr>
          <w:rFonts w:ascii="Arial"/>
          <w:b/>
          <w:color w:val="231F20"/>
          <w:vertAlign w:val="superscript"/>
        </w:rPr>
        <w:t>8</w:t>
      </w:r>
      <w:r>
        <w:rPr>
          <w:rFonts w:ascii="Arial"/>
          <w:b/>
          <w:color w:val="231F20"/>
        </w:rPr>
        <w:t xml:space="preserve"> </w:t>
      </w:r>
      <w:r>
        <w:rPr>
          <w:color w:val="231F20"/>
        </w:rPr>
        <w:t>The identification of defects in procedure is now much less likely to be of assistance to a landlord.</w:t>
      </w:r>
    </w:p>
    <w:p w14:paraId="7855630A" w14:textId="77777777" w:rsidR="00180D28" w:rsidRDefault="002909AC">
      <w:pPr>
        <w:pStyle w:val="Heading1"/>
        <w:spacing w:before="240"/>
        <w:ind w:left="890"/>
        <w:jc w:val="both"/>
      </w:pPr>
      <w:r>
        <w:rPr>
          <w:color w:val="231F20"/>
        </w:rPr>
        <w:t>§</w:t>
      </w:r>
      <w:r>
        <w:rPr>
          <w:color w:val="231F20"/>
          <w:spacing w:val="-6"/>
        </w:rPr>
        <w:t xml:space="preserve"> </w:t>
      </w:r>
      <w:proofErr w:type="gramStart"/>
      <w:r>
        <w:rPr>
          <w:color w:val="231F20"/>
        </w:rPr>
        <w:t>31:30</w:t>
      </w:r>
      <w:r>
        <w:rPr>
          <w:color w:val="231F20"/>
          <w:spacing w:val="35"/>
        </w:rPr>
        <w:t xml:space="preserve">  </w:t>
      </w:r>
      <w:r>
        <w:rPr>
          <w:color w:val="231F20"/>
        </w:rPr>
        <w:t>Form</w:t>
      </w:r>
      <w:proofErr w:type="gramEnd"/>
      <w:r>
        <w:rPr>
          <w:color w:val="231F20"/>
          <w:spacing w:val="5"/>
        </w:rPr>
        <w:t xml:space="preserve"> </w:t>
      </w:r>
      <w:r>
        <w:rPr>
          <w:color w:val="231F20"/>
        </w:rPr>
        <w:t>and</w:t>
      </w:r>
      <w:r>
        <w:rPr>
          <w:color w:val="231F20"/>
          <w:spacing w:val="5"/>
        </w:rPr>
        <w:t xml:space="preserve"> </w:t>
      </w:r>
      <w:r>
        <w:rPr>
          <w:color w:val="231F20"/>
        </w:rPr>
        <w:t>content</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participation</w:t>
      </w:r>
      <w:r>
        <w:rPr>
          <w:color w:val="231F20"/>
          <w:spacing w:val="4"/>
        </w:rPr>
        <w:t xml:space="preserve"> </w:t>
      </w:r>
      <w:r>
        <w:rPr>
          <w:color w:val="231F20"/>
          <w:spacing w:val="-2"/>
        </w:rPr>
        <w:t>notice</w:t>
      </w:r>
    </w:p>
    <w:p w14:paraId="7855630B" w14:textId="77777777" w:rsidR="00180D28" w:rsidRDefault="002909AC">
      <w:pPr>
        <w:pStyle w:val="BodyText"/>
        <w:spacing w:before="148" w:line="228" w:lineRule="auto"/>
        <w:ind w:left="890" w:right="134" w:firstLine="199"/>
      </w:pPr>
      <w:r>
        <w:rPr>
          <w:color w:val="231F20"/>
        </w:rPr>
        <w:t xml:space="preserve">A participation notice must satisfy </w:t>
      </w:r>
      <w:proofErr w:type="gramStart"/>
      <w:r>
        <w:rPr>
          <w:color w:val="231F20"/>
        </w:rPr>
        <w:t>a number of</w:t>
      </w:r>
      <w:proofErr w:type="gramEnd"/>
      <w:r>
        <w:rPr>
          <w:color w:val="231F20"/>
        </w:rPr>
        <w:t xml:space="preserve"> formal requirements identified</w:t>
      </w:r>
      <w:r>
        <w:rPr>
          <w:color w:val="231F20"/>
          <w:spacing w:val="40"/>
        </w:rPr>
        <w:t xml:space="preserve"> </w:t>
      </w:r>
      <w:r>
        <w:rPr>
          <w:color w:val="231F20"/>
        </w:rPr>
        <w:t xml:space="preserve">in s.78 of the 2002 Act and in regulations. </w:t>
      </w:r>
      <w:proofErr w:type="gramStart"/>
      <w:r>
        <w:rPr>
          <w:color w:val="231F20"/>
        </w:rPr>
        <w:t>In particular it</w:t>
      </w:r>
      <w:proofErr w:type="gramEnd"/>
      <w:r>
        <w:rPr>
          <w:color w:val="231F20"/>
        </w:rPr>
        <w:t xml:space="preserve"> must:</w:t>
      </w:r>
    </w:p>
    <w:p w14:paraId="7855630C" w14:textId="77777777" w:rsidR="00180D28" w:rsidRDefault="002909AC">
      <w:pPr>
        <w:pStyle w:val="ListParagraph"/>
        <w:numPr>
          <w:ilvl w:val="1"/>
          <w:numId w:val="8"/>
        </w:numPr>
        <w:tabs>
          <w:tab w:val="left" w:pos="1540"/>
        </w:tabs>
        <w:spacing w:before="72" w:line="228" w:lineRule="auto"/>
        <w:ind w:left="1540" w:right="86"/>
        <w:rPr>
          <w:sz w:val="20"/>
        </w:rPr>
      </w:pPr>
      <w:r>
        <w:rPr>
          <w:color w:val="231F20"/>
          <w:sz w:val="20"/>
        </w:rPr>
        <w:t>state</w:t>
      </w:r>
      <w:r>
        <w:rPr>
          <w:color w:val="231F20"/>
          <w:spacing w:val="28"/>
          <w:sz w:val="20"/>
        </w:rPr>
        <w:t xml:space="preserve"> </w:t>
      </w:r>
      <w:r>
        <w:rPr>
          <w:color w:val="231F20"/>
          <w:sz w:val="20"/>
        </w:rPr>
        <w:t>that</w:t>
      </w:r>
      <w:r>
        <w:rPr>
          <w:color w:val="231F20"/>
          <w:spacing w:val="28"/>
          <w:sz w:val="20"/>
        </w:rPr>
        <w:t xml:space="preserve"> </w:t>
      </w:r>
      <w:r>
        <w:rPr>
          <w:color w:val="231F20"/>
          <w:sz w:val="20"/>
        </w:rPr>
        <w:t>the</w:t>
      </w:r>
      <w:r>
        <w:rPr>
          <w:color w:val="231F20"/>
          <w:spacing w:val="28"/>
          <w:sz w:val="20"/>
        </w:rPr>
        <w:t xml:space="preserve"> </w:t>
      </w:r>
      <w:r>
        <w:rPr>
          <w:color w:val="231F20"/>
          <w:sz w:val="20"/>
        </w:rPr>
        <w:t>RTM</w:t>
      </w:r>
      <w:r>
        <w:rPr>
          <w:color w:val="231F20"/>
          <w:spacing w:val="28"/>
          <w:sz w:val="20"/>
        </w:rPr>
        <w:t xml:space="preserve"> </w:t>
      </w:r>
      <w:r>
        <w:rPr>
          <w:color w:val="231F20"/>
          <w:sz w:val="20"/>
        </w:rPr>
        <w:t>company</w:t>
      </w:r>
      <w:r>
        <w:rPr>
          <w:color w:val="231F20"/>
          <w:spacing w:val="28"/>
          <w:sz w:val="20"/>
        </w:rPr>
        <w:t xml:space="preserve"> </w:t>
      </w:r>
      <w:r>
        <w:rPr>
          <w:color w:val="231F20"/>
          <w:sz w:val="20"/>
        </w:rPr>
        <w:t>intends</w:t>
      </w:r>
      <w:r>
        <w:rPr>
          <w:color w:val="231F20"/>
          <w:spacing w:val="28"/>
          <w:sz w:val="20"/>
        </w:rPr>
        <w:t xml:space="preserve"> </w:t>
      </w:r>
      <w:r>
        <w:rPr>
          <w:color w:val="231F20"/>
          <w:sz w:val="20"/>
        </w:rPr>
        <w:t>to</w:t>
      </w:r>
      <w:r>
        <w:rPr>
          <w:color w:val="231F20"/>
          <w:spacing w:val="28"/>
          <w:sz w:val="20"/>
        </w:rPr>
        <w:t xml:space="preserve"> </w:t>
      </w:r>
      <w:r>
        <w:rPr>
          <w:color w:val="231F20"/>
          <w:sz w:val="20"/>
        </w:rPr>
        <w:t>acquire</w:t>
      </w:r>
      <w:r>
        <w:rPr>
          <w:color w:val="231F20"/>
          <w:spacing w:val="28"/>
          <w:sz w:val="20"/>
        </w:rPr>
        <w:t xml:space="preserve"> </w:t>
      </w:r>
      <w:r>
        <w:rPr>
          <w:color w:val="231F20"/>
          <w:sz w:val="20"/>
        </w:rPr>
        <w:t>the</w:t>
      </w:r>
      <w:r>
        <w:rPr>
          <w:color w:val="231F20"/>
          <w:spacing w:val="28"/>
          <w:sz w:val="20"/>
        </w:rPr>
        <w:t xml:space="preserve"> </w:t>
      </w:r>
      <w:r>
        <w:rPr>
          <w:color w:val="231F20"/>
          <w:sz w:val="20"/>
        </w:rPr>
        <w:t>right</w:t>
      </w:r>
      <w:r>
        <w:rPr>
          <w:color w:val="231F20"/>
          <w:spacing w:val="28"/>
          <w:sz w:val="20"/>
        </w:rPr>
        <w:t xml:space="preserve"> </w:t>
      </w:r>
      <w:r>
        <w:rPr>
          <w:color w:val="231F20"/>
          <w:sz w:val="20"/>
        </w:rPr>
        <w:t>to</w:t>
      </w:r>
      <w:r>
        <w:rPr>
          <w:color w:val="231F20"/>
          <w:spacing w:val="28"/>
          <w:sz w:val="20"/>
        </w:rPr>
        <w:t xml:space="preserve"> </w:t>
      </w:r>
      <w:r>
        <w:rPr>
          <w:color w:val="231F20"/>
          <w:sz w:val="20"/>
        </w:rPr>
        <w:t>manage</w:t>
      </w:r>
      <w:r>
        <w:rPr>
          <w:color w:val="231F20"/>
          <w:spacing w:val="28"/>
          <w:sz w:val="20"/>
        </w:rPr>
        <w:t xml:space="preserve"> </w:t>
      </w:r>
      <w:r>
        <w:rPr>
          <w:color w:val="231F20"/>
          <w:sz w:val="20"/>
        </w:rPr>
        <w:t xml:space="preserve">the </w:t>
      </w:r>
      <w:proofErr w:type="gramStart"/>
      <w:r>
        <w:rPr>
          <w:color w:val="231F20"/>
          <w:spacing w:val="-2"/>
          <w:sz w:val="20"/>
        </w:rPr>
        <w:t>premises;</w:t>
      </w:r>
      <w:proofErr w:type="gramEnd"/>
    </w:p>
    <w:p w14:paraId="7855630D" w14:textId="77777777" w:rsidR="00180D28" w:rsidRDefault="002909AC">
      <w:pPr>
        <w:pStyle w:val="ListParagraph"/>
        <w:numPr>
          <w:ilvl w:val="1"/>
          <w:numId w:val="8"/>
        </w:numPr>
        <w:tabs>
          <w:tab w:val="left" w:pos="1540"/>
        </w:tabs>
        <w:spacing w:before="13"/>
        <w:ind w:left="1540"/>
        <w:rPr>
          <w:sz w:val="20"/>
        </w:rPr>
      </w:pPr>
      <w:r>
        <w:rPr>
          <w:color w:val="231F20"/>
          <w:sz w:val="20"/>
        </w:rPr>
        <w:t>state</w:t>
      </w:r>
      <w:r>
        <w:rPr>
          <w:color w:val="231F20"/>
          <w:spacing w:val="5"/>
          <w:sz w:val="20"/>
        </w:rPr>
        <w:t xml:space="preserve"> </w:t>
      </w:r>
      <w:r>
        <w:rPr>
          <w:color w:val="231F20"/>
          <w:sz w:val="20"/>
        </w:rPr>
        <w:t>the</w:t>
      </w:r>
      <w:r>
        <w:rPr>
          <w:color w:val="231F20"/>
          <w:spacing w:val="6"/>
          <w:sz w:val="20"/>
        </w:rPr>
        <w:t xml:space="preserve"> </w:t>
      </w:r>
      <w:r>
        <w:rPr>
          <w:color w:val="231F20"/>
          <w:sz w:val="20"/>
        </w:rPr>
        <w:t>names</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5"/>
          <w:sz w:val="20"/>
        </w:rPr>
        <w:t xml:space="preserve"> </w:t>
      </w:r>
      <w:r>
        <w:rPr>
          <w:color w:val="231F20"/>
          <w:sz w:val="20"/>
        </w:rPr>
        <w:t>members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RTM</w:t>
      </w:r>
      <w:r>
        <w:rPr>
          <w:color w:val="231F20"/>
          <w:spacing w:val="5"/>
          <w:sz w:val="20"/>
        </w:rPr>
        <w:t xml:space="preserve"> </w:t>
      </w:r>
      <w:r>
        <w:rPr>
          <w:color w:val="231F20"/>
          <w:sz w:val="20"/>
        </w:rPr>
        <w:t>company;</w:t>
      </w:r>
      <w:r>
        <w:rPr>
          <w:color w:val="231F20"/>
          <w:spacing w:val="6"/>
          <w:sz w:val="20"/>
        </w:rPr>
        <w:t xml:space="preserve"> </w:t>
      </w:r>
      <w:r>
        <w:rPr>
          <w:color w:val="231F20"/>
          <w:spacing w:val="-5"/>
          <w:sz w:val="20"/>
        </w:rPr>
        <w:t>and</w:t>
      </w:r>
    </w:p>
    <w:p w14:paraId="7855630E" w14:textId="77777777" w:rsidR="00180D28" w:rsidRDefault="002909AC">
      <w:pPr>
        <w:pStyle w:val="ListParagraph"/>
        <w:numPr>
          <w:ilvl w:val="1"/>
          <w:numId w:val="8"/>
        </w:numPr>
        <w:tabs>
          <w:tab w:val="left" w:pos="1540"/>
        </w:tabs>
        <w:spacing w:before="9"/>
        <w:ind w:left="1540"/>
        <w:rPr>
          <w:rFonts w:ascii="Arial"/>
          <w:b/>
          <w:sz w:val="20"/>
        </w:rPr>
      </w:pPr>
      <w:r>
        <w:rPr>
          <w:color w:val="231F20"/>
          <w:sz w:val="20"/>
        </w:rPr>
        <w:t>invite</w:t>
      </w:r>
      <w:r>
        <w:rPr>
          <w:color w:val="231F20"/>
          <w:spacing w:val="5"/>
          <w:sz w:val="20"/>
        </w:rPr>
        <w:t xml:space="preserve"> </w:t>
      </w:r>
      <w:r>
        <w:rPr>
          <w:color w:val="231F20"/>
          <w:sz w:val="20"/>
        </w:rPr>
        <w:t>the</w:t>
      </w:r>
      <w:r>
        <w:rPr>
          <w:color w:val="231F20"/>
          <w:spacing w:val="6"/>
          <w:sz w:val="20"/>
        </w:rPr>
        <w:t xml:space="preserve"> </w:t>
      </w:r>
      <w:r>
        <w:rPr>
          <w:color w:val="231F20"/>
          <w:sz w:val="20"/>
        </w:rPr>
        <w:t>recipients</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5"/>
          <w:sz w:val="20"/>
        </w:rPr>
        <w:t xml:space="preserve"> </w:t>
      </w:r>
      <w:r>
        <w:rPr>
          <w:color w:val="231F20"/>
          <w:sz w:val="20"/>
        </w:rPr>
        <w:t>notice</w:t>
      </w:r>
      <w:r>
        <w:rPr>
          <w:color w:val="231F20"/>
          <w:spacing w:val="6"/>
          <w:sz w:val="20"/>
        </w:rPr>
        <w:t xml:space="preserve"> </w:t>
      </w:r>
      <w:r>
        <w:rPr>
          <w:color w:val="231F20"/>
          <w:sz w:val="20"/>
        </w:rPr>
        <w:t>to</w:t>
      </w:r>
      <w:r>
        <w:rPr>
          <w:color w:val="231F20"/>
          <w:spacing w:val="5"/>
          <w:sz w:val="20"/>
        </w:rPr>
        <w:t xml:space="preserve"> </w:t>
      </w:r>
      <w:r>
        <w:rPr>
          <w:color w:val="231F20"/>
          <w:sz w:val="20"/>
        </w:rPr>
        <w:t>become</w:t>
      </w:r>
      <w:r>
        <w:rPr>
          <w:color w:val="231F20"/>
          <w:spacing w:val="6"/>
          <w:sz w:val="20"/>
        </w:rPr>
        <w:t xml:space="preserve"> </w:t>
      </w:r>
      <w:r>
        <w:rPr>
          <w:color w:val="231F20"/>
          <w:sz w:val="20"/>
        </w:rPr>
        <w:t>members</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5"/>
          <w:sz w:val="20"/>
        </w:rPr>
        <w:t xml:space="preserve"> </w:t>
      </w:r>
      <w:r>
        <w:rPr>
          <w:color w:val="231F20"/>
          <w:spacing w:val="-2"/>
          <w:sz w:val="20"/>
        </w:rPr>
        <w:t>company.</w:t>
      </w:r>
      <w:r>
        <w:rPr>
          <w:rFonts w:ascii="Arial"/>
          <w:b/>
          <w:color w:val="231F20"/>
          <w:spacing w:val="-2"/>
          <w:sz w:val="20"/>
          <w:vertAlign w:val="superscript"/>
        </w:rPr>
        <w:t>1</w:t>
      </w:r>
    </w:p>
    <w:p w14:paraId="7855630F" w14:textId="77777777" w:rsidR="00180D28" w:rsidRDefault="002909AC">
      <w:pPr>
        <w:pStyle w:val="BodyText"/>
        <w:spacing w:before="148" w:line="228" w:lineRule="auto"/>
        <w:ind w:left="890" w:right="83" w:firstLine="199"/>
        <w:jc w:val="both"/>
      </w:pPr>
      <w:r>
        <w:rPr>
          <w:color w:val="231F20"/>
        </w:rPr>
        <w:t>The participation notice must also contain such other particulars (if any) and comply with such requirements regarding form (if any) as may be required or prescribed by regulations made by the appropriate national authority.</w:t>
      </w:r>
      <w:r>
        <w:rPr>
          <w:rFonts w:ascii="Arial" w:hAnsi="Arial"/>
          <w:b/>
          <w:color w:val="231F20"/>
          <w:vertAlign w:val="superscript"/>
        </w:rPr>
        <w:t>2</w:t>
      </w:r>
      <w:r>
        <w:rPr>
          <w:rFonts w:ascii="Arial" w:hAnsi="Arial"/>
          <w:b/>
          <w:color w:val="231F20"/>
        </w:rPr>
        <w:t xml:space="preserve"> </w:t>
      </w:r>
      <w:r>
        <w:rPr>
          <w:color w:val="231F20"/>
        </w:rPr>
        <w:t>Regula-</w:t>
      </w:r>
      <w:proofErr w:type="spellStart"/>
      <w:r>
        <w:rPr>
          <w:color w:val="231F20"/>
        </w:rPr>
        <w:t>tions</w:t>
      </w:r>
      <w:proofErr w:type="spellEnd"/>
      <w:r>
        <w:rPr>
          <w:color w:val="231F20"/>
        </w:rPr>
        <w:t xml:space="preserve"> applicable to premises in England have been made by the Secretary of State and for premises in Wales by the Welsh Ministers.</w:t>
      </w:r>
      <w:r>
        <w:rPr>
          <w:rFonts w:ascii="Arial" w:hAnsi="Arial"/>
          <w:b/>
          <w:color w:val="231F20"/>
          <w:vertAlign w:val="superscript"/>
        </w:rPr>
        <w:t>3</w:t>
      </w:r>
      <w:r>
        <w:rPr>
          <w:rFonts w:ascii="Arial" w:hAnsi="Arial"/>
          <w:b/>
          <w:color w:val="231F20"/>
        </w:rPr>
        <w:t xml:space="preserve"> </w:t>
      </w:r>
      <w:r>
        <w:rPr>
          <w:color w:val="231F20"/>
        </w:rPr>
        <w:t>In each case the regulations include a prescribed form of participation notice and additionally require that the notice contain certain particulars.</w:t>
      </w:r>
      <w:r>
        <w:rPr>
          <w:rFonts w:ascii="Arial" w:hAnsi="Arial"/>
          <w:b/>
          <w:color w:val="231F20"/>
          <w:vertAlign w:val="superscript"/>
        </w:rPr>
        <w:t>4</w:t>
      </w:r>
      <w:r>
        <w:rPr>
          <w:rFonts w:ascii="Arial" w:hAnsi="Arial"/>
          <w:b/>
          <w:color w:val="231F20"/>
        </w:rPr>
        <w:t xml:space="preserve"> </w:t>
      </w:r>
      <w:r>
        <w:rPr>
          <w:color w:val="231F20"/>
        </w:rPr>
        <w:t>The particulars comprise specific information concerning the RTM company (its registered number, the address of its registered office and the names of its director and secretary (if it has one)), the names of each person who is the landlord under a lease of the whole or any part of the premises in respect of which the right is claimed, the name of any third party (neither landlord nor tenant) who is party to a lease of the whole or any part of the premises, and the name and address of any managing agent whom it is proposed</w:t>
      </w:r>
      <w:r>
        <w:rPr>
          <w:color w:val="231F20"/>
          <w:spacing w:val="40"/>
        </w:rPr>
        <w:t xml:space="preserve"> </w:t>
      </w:r>
      <w:r>
        <w:rPr>
          <w:color w:val="231F20"/>
        </w:rPr>
        <w:t>to appoint and whether that person is the landlord’s managing agent, or, if it is proposed</w:t>
      </w:r>
      <w:r>
        <w:rPr>
          <w:color w:val="231F20"/>
          <w:spacing w:val="11"/>
        </w:rPr>
        <w:t xml:space="preserve"> </w:t>
      </w:r>
      <w:r>
        <w:rPr>
          <w:color w:val="231F20"/>
        </w:rPr>
        <w:t>not</w:t>
      </w:r>
      <w:r>
        <w:rPr>
          <w:color w:val="231F20"/>
          <w:spacing w:val="12"/>
        </w:rPr>
        <w:t xml:space="preserve"> </w:t>
      </w:r>
      <w:r>
        <w:rPr>
          <w:color w:val="231F20"/>
        </w:rPr>
        <w:t>to</w:t>
      </w:r>
      <w:r>
        <w:rPr>
          <w:color w:val="231F20"/>
          <w:spacing w:val="11"/>
        </w:rPr>
        <w:t xml:space="preserve"> </w:t>
      </w:r>
      <w:r>
        <w:rPr>
          <w:color w:val="231F20"/>
        </w:rPr>
        <w:t>appoint</w:t>
      </w:r>
      <w:r>
        <w:rPr>
          <w:color w:val="231F20"/>
          <w:spacing w:val="12"/>
        </w:rPr>
        <w:t xml:space="preserve"> </w:t>
      </w:r>
      <w:r>
        <w:rPr>
          <w:color w:val="231F20"/>
        </w:rPr>
        <w:t>a</w:t>
      </w:r>
      <w:r>
        <w:rPr>
          <w:color w:val="231F20"/>
          <w:spacing w:val="11"/>
        </w:rPr>
        <w:t xml:space="preserve"> </w:t>
      </w:r>
      <w:r>
        <w:rPr>
          <w:color w:val="231F20"/>
        </w:rPr>
        <w:t>managing</w:t>
      </w:r>
      <w:r>
        <w:rPr>
          <w:color w:val="231F20"/>
          <w:spacing w:val="12"/>
        </w:rPr>
        <w:t xml:space="preserve"> </w:t>
      </w:r>
      <w:r>
        <w:rPr>
          <w:color w:val="231F20"/>
        </w:rPr>
        <w:t>agent,</w:t>
      </w:r>
      <w:r>
        <w:rPr>
          <w:color w:val="231F20"/>
          <w:spacing w:val="12"/>
        </w:rPr>
        <w:t xml:space="preserve"> </w:t>
      </w:r>
      <w:r>
        <w:rPr>
          <w:color w:val="231F20"/>
        </w:rPr>
        <w:t>the</w:t>
      </w:r>
      <w:r>
        <w:rPr>
          <w:color w:val="231F20"/>
          <w:spacing w:val="11"/>
        </w:rPr>
        <w:t xml:space="preserve"> </w:t>
      </w:r>
      <w:r>
        <w:rPr>
          <w:color w:val="231F20"/>
        </w:rPr>
        <w:t>qualifications</w:t>
      </w:r>
      <w:r>
        <w:rPr>
          <w:color w:val="231F20"/>
          <w:spacing w:val="12"/>
        </w:rPr>
        <w:t xml:space="preserve"> </w:t>
      </w:r>
      <w:r>
        <w:rPr>
          <w:color w:val="231F20"/>
        </w:rPr>
        <w:t>or</w:t>
      </w:r>
      <w:r>
        <w:rPr>
          <w:color w:val="231F20"/>
          <w:spacing w:val="11"/>
        </w:rPr>
        <w:t xml:space="preserve"> </w:t>
      </w:r>
      <w:r>
        <w:rPr>
          <w:color w:val="231F20"/>
        </w:rPr>
        <w:t>experience</w:t>
      </w:r>
      <w:r>
        <w:rPr>
          <w:color w:val="231F20"/>
          <w:spacing w:val="12"/>
        </w:rPr>
        <w:t xml:space="preserve"> </w:t>
      </w:r>
      <w:r>
        <w:rPr>
          <w:color w:val="231F20"/>
        </w:rPr>
        <w:t>of</w:t>
      </w:r>
      <w:r>
        <w:rPr>
          <w:color w:val="231F20"/>
          <w:spacing w:val="11"/>
        </w:rPr>
        <w:t xml:space="preserve"> </w:t>
      </w:r>
      <w:r>
        <w:rPr>
          <w:color w:val="231F20"/>
          <w:spacing w:val="-5"/>
        </w:rPr>
        <w:t>the</w:t>
      </w:r>
    </w:p>
    <w:p w14:paraId="78556310" w14:textId="77777777" w:rsidR="00180D28" w:rsidRDefault="002909AC">
      <w:pPr>
        <w:pStyle w:val="BodyText"/>
        <w:spacing w:before="8"/>
        <w:rPr>
          <w:sz w:val="18"/>
        </w:rPr>
      </w:pPr>
      <w:r>
        <w:rPr>
          <w:noProof/>
          <w:sz w:val="18"/>
        </w:rPr>
        <mc:AlternateContent>
          <mc:Choice Requires="wps">
            <w:drawing>
              <wp:anchor distT="0" distB="0" distL="0" distR="0" simplePos="0" relativeHeight="487596544" behindDoc="1" locked="0" layoutInCell="1" allowOverlap="1" wp14:anchorId="785564F7" wp14:editId="785564F8">
                <wp:simplePos x="0" y="0"/>
                <wp:positionH relativeFrom="page">
                  <wp:posOffset>1708205</wp:posOffset>
                </wp:positionH>
                <wp:positionV relativeFrom="paragraph">
                  <wp:posOffset>158113</wp:posOffset>
                </wp:positionV>
                <wp:extent cx="912494"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C56376" id="Graphic 77" o:spid="_x0000_s1026" style="position:absolute;margin-left:134.5pt;margin-top:12.45pt;width:71.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" path="m,l912373,e" filled="f" strokecolor="#231f20" strokeweight=".17597mm">
                <v:path arrowok="t"/>
                <w10:wrap type="topAndBottom" anchorx="page"/>
              </v:shape>
            </w:pict>
          </mc:Fallback>
        </mc:AlternateContent>
      </w:r>
    </w:p>
    <w:p w14:paraId="78556311" w14:textId="77777777" w:rsidR="00180D28" w:rsidRDefault="002909AC">
      <w:pPr>
        <w:spacing w:before="67" w:line="223" w:lineRule="auto"/>
        <w:ind w:left="890"/>
        <w:rPr>
          <w:sz w:val="16"/>
        </w:rPr>
      </w:pPr>
      <w:r>
        <w:rPr>
          <w:color w:val="231F20"/>
          <w:sz w:val="16"/>
        </w:rPr>
        <w:t>rather</w:t>
      </w:r>
      <w:r>
        <w:rPr>
          <w:color w:val="231F20"/>
          <w:spacing w:val="40"/>
          <w:sz w:val="16"/>
        </w:rPr>
        <w:t xml:space="preserve"> </w:t>
      </w:r>
      <w:r>
        <w:rPr>
          <w:color w:val="231F20"/>
          <w:sz w:val="16"/>
        </w:rPr>
        <w:t>than</w:t>
      </w:r>
      <w:r>
        <w:rPr>
          <w:color w:val="231F20"/>
          <w:spacing w:val="40"/>
          <w:sz w:val="16"/>
        </w:rPr>
        <w:t xml:space="preserve"> </w:t>
      </w:r>
      <w:r>
        <w:rPr>
          <w:color w:val="231F20"/>
          <w:sz w:val="16"/>
        </w:rPr>
        <w:t>void.</w:t>
      </w:r>
      <w:r>
        <w:rPr>
          <w:color w:val="231F20"/>
          <w:spacing w:val="40"/>
          <w:sz w:val="16"/>
        </w:rPr>
        <w:t xml:space="preserve"> </w:t>
      </w:r>
      <w:r>
        <w:rPr>
          <w:color w:val="231F20"/>
          <w:sz w:val="16"/>
        </w:rPr>
        <w:t>The</w:t>
      </w:r>
      <w:r>
        <w:rPr>
          <w:color w:val="231F20"/>
          <w:spacing w:val="40"/>
          <w:sz w:val="16"/>
        </w:rPr>
        <w:t xml:space="preserve"> </w:t>
      </w:r>
      <w:r>
        <w:rPr>
          <w:color w:val="231F20"/>
          <w:sz w:val="16"/>
        </w:rPr>
        <w:t>Supreme</w:t>
      </w:r>
      <w:r>
        <w:rPr>
          <w:color w:val="231F20"/>
          <w:spacing w:val="40"/>
          <w:sz w:val="16"/>
        </w:rPr>
        <w:t xml:space="preserve"> </w:t>
      </w:r>
      <w:r>
        <w:rPr>
          <w:color w:val="231F20"/>
          <w:sz w:val="16"/>
        </w:rPr>
        <w:t>Court</w:t>
      </w:r>
      <w:r>
        <w:rPr>
          <w:color w:val="231F20"/>
          <w:spacing w:val="40"/>
          <w:sz w:val="16"/>
        </w:rPr>
        <w:t xml:space="preserve"> </w:t>
      </w:r>
      <w:r>
        <w:rPr>
          <w:color w:val="231F20"/>
          <w:sz w:val="16"/>
        </w:rPr>
        <w:t>had</w:t>
      </w:r>
      <w:r>
        <w:rPr>
          <w:color w:val="231F20"/>
          <w:spacing w:val="40"/>
          <w:sz w:val="16"/>
        </w:rPr>
        <w:t xml:space="preserve"> </w:t>
      </w:r>
      <w:r>
        <w:rPr>
          <w:color w:val="231F20"/>
          <w:sz w:val="16"/>
        </w:rPr>
        <w:t>avoided</w:t>
      </w:r>
      <w:r>
        <w:rPr>
          <w:color w:val="231F20"/>
          <w:spacing w:val="40"/>
          <w:sz w:val="16"/>
        </w:rPr>
        <w:t xml:space="preserve"> </w:t>
      </w:r>
      <w:r>
        <w:rPr>
          <w:color w:val="231F20"/>
          <w:sz w:val="16"/>
        </w:rPr>
        <w:t>this</w:t>
      </w:r>
      <w:r>
        <w:rPr>
          <w:color w:val="231F20"/>
          <w:spacing w:val="40"/>
          <w:sz w:val="16"/>
        </w:rPr>
        <w:t xml:space="preserve"> </w:t>
      </w:r>
      <w:r>
        <w:rPr>
          <w:color w:val="231F20"/>
          <w:sz w:val="16"/>
        </w:rPr>
        <w:t>difficult</w:t>
      </w:r>
      <w:r>
        <w:rPr>
          <w:color w:val="231F20"/>
          <w:spacing w:val="40"/>
          <w:sz w:val="16"/>
        </w:rPr>
        <w:t xml:space="preserve"> </w:t>
      </w:r>
      <w:r>
        <w:rPr>
          <w:color w:val="231F20"/>
          <w:sz w:val="16"/>
        </w:rPr>
        <w:t>question</w:t>
      </w:r>
      <w:r>
        <w:rPr>
          <w:color w:val="231F20"/>
          <w:spacing w:val="40"/>
          <w:sz w:val="16"/>
        </w:rPr>
        <w:t xml:space="preserve"> </w:t>
      </w:r>
      <w:r>
        <w:rPr>
          <w:color w:val="231F20"/>
          <w:sz w:val="16"/>
        </w:rPr>
        <w:t>in</w:t>
      </w:r>
      <w:r>
        <w:rPr>
          <w:color w:val="231F20"/>
          <w:spacing w:val="40"/>
          <w:sz w:val="16"/>
        </w:rPr>
        <w:t xml:space="preserve"> </w:t>
      </w:r>
      <w:r>
        <w:rPr>
          <w:color w:val="231F20"/>
          <w:sz w:val="16"/>
        </w:rPr>
        <w:t>its</w:t>
      </w:r>
      <w:r>
        <w:rPr>
          <w:color w:val="231F20"/>
          <w:spacing w:val="40"/>
          <w:sz w:val="16"/>
        </w:rPr>
        <w:t xml:space="preserve"> </w:t>
      </w:r>
      <w:r>
        <w:rPr>
          <w:color w:val="231F20"/>
          <w:sz w:val="16"/>
        </w:rPr>
        <w:t>own</w:t>
      </w:r>
      <w:r>
        <w:rPr>
          <w:color w:val="231F20"/>
          <w:spacing w:val="40"/>
          <w:sz w:val="16"/>
        </w:rPr>
        <w:t xml:space="preserve"> </w:t>
      </w:r>
      <w:r>
        <w:rPr>
          <w:color w:val="231F20"/>
          <w:sz w:val="16"/>
        </w:rPr>
        <w:t>decision</w:t>
      </w:r>
      <w:r>
        <w:rPr>
          <w:color w:val="231F20"/>
          <w:spacing w:val="40"/>
          <w:sz w:val="16"/>
        </w:rPr>
        <w:t xml:space="preserve"> </w:t>
      </w:r>
      <w:r>
        <w:rPr>
          <w:color w:val="231F20"/>
          <w:sz w:val="16"/>
        </w:rPr>
        <w:t>at paragraph [69], but the law has now been clarified.</w:t>
      </w:r>
    </w:p>
    <w:p w14:paraId="78556312" w14:textId="77777777" w:rsidR="00180D28" w:rsidRDefault="002909AC">
      <w:pPr>
        <w:spacing w:before="51"/>
        <w:ind w:left="1302"/>
        <w:rPr>
          <w:sz w:val="16"/>
        </w:rPr>
      </w:pPr>
      <w:r>
        <w:rPr>
          <w:rFonts w:ascii="Arial"/>
          <w:b/>
          <w:color w:val="231F20"/>
          <w:sz w:val="16"/>
          <w:vertAlign w:val="superscript"/>
        </w:rPr>
        <w:t>8</w:t>
      </w:r>
      <w:r>
        <w:rPr>
          <w:rFonts w:ascii="Century Schoolbook"/>
          <w:i/>
          <w:color w:val="231F20"/>
          <w:sz w:val="16"/>
        </w:rPr>
        <w:t>A1</w:t>
      </w:r>
      <w:r>
        <w:rPr>
          <w:rFonts w:ascii="Century Schoolbook"/>
          <w:i/>
          <w:color w:val="231F20"/>
          <w:spacing w:val="3"/>
          <w:sz w:val="16"/>
        </w:rPr>
        <w:t xml:space="preserve"> </w:t>
      </w:r>
      <w:r>
        <w:rPr>
          <w:rFonts w:ascii="Century Schoolbook"/>
          <w:i/>
          <w:color w:val="231F20"/>
          <w:sz w:val="16"/>
        </w:rPr>
        <w:t>Properties</w:t>
      </w:r>
      <w:r>
        <w:rPr>
          <w:rFonts w:ascii="Century Schoolbook"/>
          <w:i/>
          <w:color w:val="231F20"/>
          <w:spacing w:val="2"/>
          <w:sz w:val="16"/>
        </w:rPr>
        <w:t xml:space="preserve"> </w:t>
      </w:r>
      <w:r>
        <w:rPr>
          <w:rFonts w:ascii="Century Schoolbook"/>
          <w:i/>
          <w:color w:val="231F20"/>
          <w:sz w:val="16"/>
        </w:rPr>
        <w:t>(Sunderland)</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Tudor</w:t>
      </w:r>
      <w:r>
        <w:rPr>
          <w:rFonts w:ascii="Century Schoolbook"/>
          <w:i/>
          <w:color w:val="231F20"/>
          <w:spacing w:val="3"/>
          <w:sz w:val="16"/>
        </w:rPr>
        <w:t xml:space="preserve"> </w:t>
      </w:r>
      <w:r>
        <w:rPr>
          <w:rFonts w:ascii="Century Schoolbook"/>
          <w:i/>
          <w:color w:val="231F20"/>
          <w:sz w:val="16"/>
        </w:rPr>
        <w:t>Studios</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[2024]</w:t>
      </w:r>
      <w:r>
        <w:rPr>
          <w:color w:val="231F20"/>
          <w:spacing w:val="3"/>
          <w:sz w:val="16"/>
        </w:rPr>
        <w:t xml:space="preserve"> </w:t>
      </w:r>
      <w:r>
        <w:rPr>
          <w:color w:val="231F20"/>
          <w:sz w:val="16"/>
        </w:rPr>
        <w:t>UKSC</w:t>
      </w:r>
      <w:r>
        <w:rPr>
          <w:color w:val="231F20"/>
          <w:spacing w:val="3"/>
          <w:sz w:val="16"/>
        </w:rPr>
        <w:t xml:space="preserve"> </w:t>
      </w:r>
      <w:r>
        <w:rPr>
          <w:color w:val="231F20"/>
          <w:spacing w:val="-5"/>
          <w:sz w:val="16"/>
        </w:rPr>
        <w:t>27.</w:t>
      </w:r>
    </w:p>
    <w:p w14:paraId="78556313"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31:30]</w:t>
      </w:r>
    </w:p>
    <w:p w14:paraId="78556314"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78(2)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15" w14:textId="77777777" w:rsidR="00180D28" w:rsidRDefault="002909AC">
      <w:pPr>
        <w:spacing w:before="58" w:line="223" w:lineRule="auto"/>
        <w:ind w:left="890" w:right="82" w:firstLine="412"/>
        <w:jc w:val="both"/>
        <w:rPr>
          <w:sz w:val="16"/>
        </w:rPr>
      </w:pPr>
      <w:r>
        <w:rPr>
          <w:rFonts w:ascii="Arial"/>
          <w:b/>
          <w:color w:val="231F20"/>
          <w:sz w:val="16"/>
          <w:vertAlign w:val="superscript"/>
        </w:rPr>
        <w:t>2</w:t>
      </w:r>
      <w:r>
        <w:rPr>
          <w:color w:val="231F20"/>
          <w:sz w:val="16"/>
        </w:rPr>
        <w:t>Sections 78(2)(d) and 78(3) of the 2002 Act. The appropriate national authority for England is</w:t>
      </w:r>
      <w:r>
        <w:rPr>
          <w:color w:val="231F20"/>
          <w:spacing w:val="80"/>
          <w:sz w:val="16"/>
        </w:rPr>
        <w:t xml:space="preserve"> </w:t>
      </w:r>
      <w:r>
        <w:rPr>
          <w:color w:val="231F20"/>
          <w:sz w:val="16"/>
        </w:rPr>
        <w:t>the Secretary of State, while the Welsh Ministers perform the same function for Wales: s.179(1) of the 2002 Act and para.30, Sch.11 of the Government of Wales Act 2006.</w:t>
      </w:r>
    </w:p>
    <w:p w14:paraId="78556316" w14:textId="77777777" w:rsidR="00180D28" w:rsidRDefault="002909AC">
      <w:pPr>
        <w:spacing w:before="62" w:line="223" w:lineRule="auto"/>
        <w:ind w:left="890" w:right="82" w:firstLine="412"/>
        <w:jc w:val="both"/>
        <w:rPr>
          <w:sz w:val="16"/>
        </w:rPr>
      </w:pPr>
      <w:r>
        <w:rPr>
          <w:rFonts w:ascii="Arial" w:hAnsi="Arial"/>
          <w:b/>
          <w:color w:val="231F20"/>
          <w:sz w:val="16"/>
          <w:vertAlign w:val="superscript"/>
        </w:rPr>
        <w:t>3</w:t>
      </w:r>
      <w:r>
        <w:rPr>
          <w:color w:val="231F20"/>
          <w:sz w:val="16"/>
        </w:rPr>
        <w:t>The Right to Manage (Prescribed Particulars and Forms) (England) Regulations 2010 (SI 2010/ 85) and the Right to Manage (Prescribed Particulars and Forms) (Wales) Regulations 2011 (SI 2011/ 2684) respectively. The requirements of the Welsh Regulations are somewhat less prescriptive than those of their English counterpart in that a form of notice of invitation to participate “to the like effect” to the prescribed form is specifically permitted: reg.8(1), Right to Manage (Prescribed Particulars and Forms) (Wales) Regulations 2011.</w:t>
      </w:r>
    </w:p>
    <w:p w14:paraId="78556317" w14:textId="77777777" w:rsidR="00180D28" w:rsidRDefault="002909AC">
      <w:pPr>
        <w:spacing w:before="53"/>
        <w:ind w:left="1302"/>
        <w:rPr>
          <w:sz w:val="16"/>
        </w:rPr>
      </w:pPr>
      <w:r>
        <w:rPr>
          <w:rFonts w:ascii="Arial"/>
          <w:b/>
          <w:color w:val="231F20"/>
          <w:sz w:val="16"/>
          <w:vertAlign w:val="superscript"/>
        </w:rPr>
        <w:t>4</w:t>
      </w:r>
      <w:r>
        <w:rPr>
          <w:color w:val="231F20"/>
          <w:sz w:val="16"/>
        </w:rPr>
        <w:t>Right</w:t>
      </w:r>
      <w:r>
        <w:rPr>
          <w:color w:val="231F20"/>
          <w:spacing w:val="3"/>
          <w:sz w:val="16"/>
        </w:rPr>
        <w:t xml:space="preserve"> </w:t>
      </w:r>
      <w:r>
        <w:rPr>
          <w:color w:val="231F20"/>
          <w:sz w:val="16"/>
        </w:rPr>
        <w:t>to</w:t>
      </w:r>
      <w:r>
        <w:rPr>
          <w:color w:val="231F20"/>
          <w:spacing w:val="3"/>
          <w:sz w:val="16"/>
        </w:rPr>
        <w:t xml:space="preserve"> </w:t>
      </w:r>
      <w:r>
        <w:rPr>
          <w:color w:val="231F20"/>
          <w:sz w:val="16"/>
        </w:rPr>
        <w:t>Manage</w:t>
      </w:r>
      <w:r>
        <w:rPr>
          <w:color w:val="231F20"/>
          <w:spacing w:val="4"/>
          <w:sz w:val="16"/>
        </w:rPr>
        <w:t xml:space="preserve"> </w:t>
      </w:r>
      <w:r>
        <w:rPr>
          <w:color w:val="231F20"/>
          <w:sz w:val="16"/>
        </w:rPr>
        <w:t>(Prescribed</w:t>
      </w:r>
      <w:r>
        <w:rPr>
          <w:color w:val="231F20"/>
          <w:spacing w:val="3"/>
          <w:sz w:val="16"/>
        </w:rPr>
        <w:t xml:space="preserve"> </w:t>
      </w:r>
      <w:r>
        <w:rPr>
          <w:color w:val="231F20"/>
          <w:sz w:val="16"/>
        </w:rPr>
        <w:t>Particulars</w:t>
      </w:r>
      <w:r>
        <w:rPr>
          <w:color w:val="231F20"/>
          <w:spacing w:val="3"/>
          <w:sz w:val="16"/>
        </w:rPr>
        <w:t xml:space="preserve"> </w:t>
      </w:r>
      <w:r>
        <w:rPr>
          <w:color w:val="231F20"/>
          <w:sz w:val="16"/>
        </w:rPr>
        <w:t>and</w:t>
      </w:r>
      <w:r>
        <w:rPr>
          <w:color w:val="231F20"/>
          <w:spacing w:val="4"/>
          <w:sz w:val="16"/>
        </w:rPr>
        <w:t xml:space="preserve"> </w:t>
      </w:r>
      <w:r>
        <w:rPr>
          <w:color w:val="231F20"/>
          <w:sz w:val="16"/>
        </w:rPr>
        <w:t>Forms)</w:t>
      </w:r>
      <w:r>
        <w:rPr>
          <w:color w:val="231F20"/>
          <w:spacing w:val="3"/>
          <w:sz w:val="16"/>
        </w:rPr>
        <w:t xml:space="preserve"> </w:t>
      </w:r>
      <w:r>
        <w:rPr>
          <w:color w:val="231F20"/>
          <w:sz w:val="16"/>
        </w:rPr>
        <w:t>(England)</w:t>
      </w:r>
      <w:r>
        <w:rPr>
          <w:color w:val="231F20"/>
          <w:spacing w:val="3"/>
          <w:sz w:val="16"/>
        </w:rPr>
        <w:t xml:space="preserve"> </w:t>
      </w:r>
      <w:r>
        <w:rPr>
          <w:color w:val="231F20"/>
          <w:sz w:val="16"/>
        </w:rPr>
        <w:t>Regulations</w:t>
      </w:r>
      <w:r>
        <w:rPr>
          <w:color w:val="231F20"/>
          <w:spacing w:val="4"/>
          <w:sz w:val="16"/>
        </w:rPr>
        <w:t xml:space="preserve"> </w:t>
      </w:r>
      <w:r>
        <w:rPr>
          <w:color w:val="231F20"/>
          <w:sz w:val="16"/>
        </w:rPr>
        <w:t>2010</w:t>
      </w:r>
      <w:r>
        <w:rPr>
          <w:color w:val="231F20"/>
          <w:spacing w:val="3"/>
          <w:sz w:val="16"/>
        </w:rPr>
        <w:t xml:space="preserve"> </w:t>
      </w:r>
      <w:r>
        <w:rPr>
          <w:color w:val="231F20"/>
          <w:spacing w:val="-2"/>
          <w:sz w:val="16"/>
        </w:rPr>
        <w:t>reg.3(1).</w:t>
      </w:r>
    </w:p>
    <w:p w14:paraId="78556318" w14:textId="77777777" w:rsidR="00180D28" w:rsidRDefault="00180D28">
      <w:pPr>
        <w:rPr>
          <w:sz w:val="16"/>
        </w:rPr>
        <w:sectPr w:rsidR="00180D28">
          <w:pgSz w:w="12240" w:h="15840"/>
          <w:pgMar w:top="2080" w:right="1800" w:bottom="2100" w:left="1800" w:header="1889" w:footer="1911" w:gutter="0"/>
          <w:cols w:space="720"/>
        </w:sectPr>
      </w:pPr>
    </w:p>
    <w:p w14:paraId="78556319" w14:textId="77777777" w:rsidR="00180D28" w:rsidRDefault="002909AC">
      <w:pPr>
        <w:pStyle w:val="BodyText"/>
        <w:spacing w:before="209" w:line="228" w:lineRule="auto"/>
        <w:ind w:left="39" w:right="936"/>
        <w:jc w:val="both"/>
        <w:rPr>
          <w:rFonts w:ascii="Arial"/>
          <w:b/>
        </w:rPr>
      </w:pPr>
      <w:r>
        <w:rPr>
          <w:color w:val="231F20"/>
        </w:rPr>
        <w:lastRenderedPageBreak/>
        <w:t xml:space="preserve">existing members of the company in relation to the management of residential </w:t>
      </w:r>
      <w:r>
        <w:rPr>
          <w:color w:val="231F20"/>
          <w:spacing w:val="-2"/>
        </w:rPr>
        <w:t>property.</w:t>
      </w:r>
      <w:r>
        <w:rPr>
          <w:rFonts w:ascii="Arial"/>
          <w:b/>
          <w:color w:val="231F20"/>
          <w:spacing w:val="-2"/>
          <w:vertAlign w:val="superscript"/>
        </w:rPr>
        <w:t>5</w:t>
      </w:r>
    </w:p>
    <w:p w14:paraId="7855631A" w14:textId="77777777" w:rsidR="00180D28" w:rsidRDefault="002909AC">
      <w:pPr>
        <w:pStyle w:val="BodyText"/>
        <w:spacing w:before="72" w:line="228" w:lineRule="auto"/>
        <w:ind w:left="39" w:right="933" w:firstLine="199"/>
        <w:jc w:val="both"/>
        <w:rPr>
          <w:rFonts w:ascii="Arial" w:hAnsi="Arial"/>
          <w:b/>
        </w:rPr>
      </w:pPr>
      <w:r>
        <w:rPr>
          <w:color w:val="231F20"/>
        </w:rPr>
        <w:t>The required particulars include a series of generic statements concerning the effect of the acquisition of the right to manage on the RTM company’s entitlement to enforce tenant covenants, and on its acquisition of certain statutory functions</w:t>
      </w:r>
      <w:r>
        <w:rPr>
          <w:color w:val="231F20"/>
          <w:spacing w:val="80"/>
        </w:rPr>
        <w:t xml:space="preserve"> </w:t>
      </w:r>
      <w:r>
        <w:rPr>
          <w:color w:val="231F20"/>
        </w:rPr>
        <w:t>in</w:t>
      </w:r>
      <w:r>
        <w:rPr>
          <w:color w:val="231F20"/>
          <w:spacing w:val="-5"/>
        </w:rPr>
        <w:t xml:space="preserve"> </w:t>
      </w:r>
      <w:r>
        <w:rPr>
          <w:color w:val="231F20"/>
        </w:rPr>
        <w:t>relation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giving</w:t>
      </w:r>
      <w:r>
        <w:rPr>
          <w:color w:val="231F20"/>
          <w:spacing w:val="-5"/>
        </w:rPr>
        <w:t xml:space="preserve"> </w:t>
      </w:r>
      <w:r>
        <w:rPr>
          <w:color w:val="231F20"/>
        </w:rPr>
        <w:t>or</w:t>
      </w:r>
      <w:r>
        <w:rPr>
          <w:color w:val="231F20"/>
          <w:spacing w:val="-5"/>
        </w:rPr>
        <w:t xml:space="preserve"> </w:t>
      </w:r>
      <w:r>
        <w:rPr>
          <w:color w:val="231F20"/>
        </w:rPr>
        <w:t>refusal</w:t>
      </w:r>
      <w:r>
        <w:rPr>
          <w:color w:val="231F20"/>
          <w:spacing w:val="-5"/>
        </w:rPr>
        <w:t xml:space="preserve"> </w:t>
      </w:r>
      <w:r>
        <w:rPr>
          <w:color w:val="231F20"/>
        </w:rPr>
        <w:t>of</w:t>
      </w:r>
      <w:r>
        <w:rPr>
          <w:color w:val="231F20"/>
          <w:spacing w:val="-5"/>
        </w:rPr>
        <w:t xml:space="preserve"> </w:t>
      </w:r>
      <w:r>
        <w:rPr>
          <w:color w:val="231F20"/>
        </w:rPr>
        <w:t>consents</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management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premises generally.</w:t>
      </w:r>
      <w:r>
        <w:rPr>
          <w:rFonts w:ascii="Arial" w:hAnsi="Arial"/>
          <w:b/>
          <w:color w:val="231F20"/>
          <w:vertAlign w:val="superscript"/>
        </w:rPr>
        <w:t>6</w:t>
      </w:r>
      <w:r>
        <w:rPr>
          <w:rFonts w:ascii="Arial" w:hAnsi="Arial"/>
          <w:b/>
          <w:color w:val="231F20"/>
        </w:rPr>
        <w:t xml:space="preserve"> </w:t>
      </w:r>
      <w:r>
        <w:rPr>
          <w:color w:val="231F20"/>
        </w:rPr>
        <w:t>The particulars also contain a warning that where the RTM company gives a claim notice any person who is or has been a member of the company may be liable for costs incurred by the landlord and others in consequence of the</w:t>
      </w:r>
      <w:r>
        <w:rPr>
          <w:color w:val="231F20"/>
          <w:spacing w:val="40"/>
        </w:rPr>
        <w:t xml:space="preserve"> </w:t>
      </w:r>
      <w:r>
        <w:rPr>
          <w:color w:val="231F20"/>
        </w:rPr>
        <w:t>notice.</w:t>
      </w:r>
      <w:r>
        <w:rPr>
          <w:rFonts w:ascii="Arial" w:hAnsi="Arial"/>
          <w:b/>
          <w:color w:val="231F20"/>
          <w:vertAlign w:val="superscript"/>
        </w:rPr>
        <w:t>7</w:t>
      </w:r>
      <w:r>
        <w:rPr>
          <w:rFonts w:ascii="Arial" w:hAnsi="Arial"/>
          <w:b/>
          <w:color w:val="231F20"/>
        </w:rPr>
        <w:t xml:space="preserve"> </w:t>
      </w:r>
      <w:r>
        <w:rPr>
          <w:color w:val="231F20"/>
        </w:rPr>
        <w:t>For details of all of the prescribed particulars reference should be made to the form of participation notice.</w:t>
      </w:r>
      <w:r>
        <w:rPr>
          <w:rFonts w:ascii="Arial" w:hAnsi="Arial"/>
          <w:b/>
          <w:color w:val="231F20"/>
          <w:vertAlign w:val="superscript"/>
        </w:rPr>
        <w:t>8</w:t>
      </w:r>
    </w:p>
    <w:p w14:paraId="7855631B" w14:textId="77777777" w:rsidR="00180D28" w:rsidRDefault="002909AC">
      <w:pPr>
        <w:pStyle w:val="BodyText"/>
        <w:spacing w:before="80" w:line="228" w:lineRule="auto"/>
        <w:ind w:left="39" w:right="933" w:firstLine="199"/>
        <w:jc w:val="both"/>
        <w:rPr>
          <w:rFonts w:ascii="Arial" w:hAnsi="Arial"/>
          <w:b/>
        </w:rPr>
      </w:pPr>
      <w:r>
        <w:rPr>
          <w:color w:val="231F20"/>
        </w:rPr>
        <w:t>As the purpose of the participation notice is to invite the recipient to become a member of the RTM company, a copy</w:t>
      </w:r>
      <w:r>
        <w:rPr>
          <w:rFonts w:ascii="Arial" w:hAnsi="Arial"/>
          <w:b/>
          <w:color w:val="231F20"/>
          <w:vertAlign w:val="superscript"/>
        </w:rPr>
        <w:t>9</w:t>
      </w:r>
      <w:r>
        <w:rPr>
          <w:rFonts w:ascii="Arial" w:hAnsi="Arial"/>
          <w:b/>
          <w:color w:val="231F20"/>
        </w:rPr>
        <w:t xml:space="preserve"> </w:t>
      </w:r>
      <w:r>
        <w:rPr>
          <w:color w:val="231F20"/>
        </w:rPr>
        <w:t>of the company’s articles of association</w:t>
      </w:r>
      <w:r>
        <w:rPr>
          <w:color w:val="231F20"/>
          <w:spacing w:val="80"/>
        </w:rPr>
        <w:t xml:space="preserve"> </w:t>
      </w:r>
      <w:r>
        <w:rPr>
          <w:color w:val="231F20"/>
        </w:rPr>
        <w:t>must accompany the notice or, if it does not, the notice must contain a statement regarding</w:t>
      </w:r>
      <w:r>
        <w:rPr>
          <w:color w:val="231F20"/>
          <w:spacing w:val="-2"/>
        </w:rPr>
        <w:t xml:space="preserve"> </w:t>
      </w:r>
      <w:r>
        <w:rPr>
          <w:color w:val="231F20"/>
        </w:rPr>
        <w:t>the</w:t>
      </w:r>
      <w:r>
        <w:rPr>
          <w:color w:val="231F20"/>
          <w:spacing w:val="-2"/>
        </w:rPr>
        <w:t xml:space="preserve"> </w:t>
      </w:r>
      <w:r>
        <w:rPr>
          <w:color w:val="231F20"/>
        </w:rPr>
        <w:t>inspection</w:t>
      </w:r>
      <w:r>
        <w:rPr>
          <w:color w:val="231F20"/>
          <w:spacing w:val="-2"/>
        </w:rPr>
        <w:t xml:space="preserve"> </w:t>
      </w:r>
      <w:r>
        <w:rPr>
          <w:color w:val="231F20"/>
        </w:rPr>
        <w:t>and</w:t>
      </w:r>
      <w:r>
        <w:rPr>
          <w:color w:val="231F20"/>
          <w:spacing w:val="-2"/>
        </w:rPr>
        <w:t xml:space="preserve"> </w:t>
      </w:r>
      <w:r>
        <w:rPr>
          <w:color w:val="231F20"/>
        </w:rPr>
        <w:t>copying</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articles.</w:t>
      </w:r>
      <w:r>
        <w:rPr>
          <w:rFonts w:ascii="Arial" w:hAnsi="Arial"/>
          <w:b/>
          <w:color w:val="231F20"/>
          <w:vertAlign w:val="superscript"/>
        </w:rPr>
        <w:t>10</w:t>
      </w:r>
      <w:r>
        <w:rPr>
          <w:rFonts w:ascii="Arial" w:hAnsi="Arial"/>
          <w:b/>
          <w:color w:val="231F20"/>
          <w:spacing w:val="-2"/>
        </w:rPr>
        <w:t xml:space="preserve"> </w:t>
      </w:r>
      <w:r>
        <w:rPr>
          <w:color w:val="231F20"/>
        </w:rPr>
        <w:t>That</w:t>
      </w:r>
      <w:r>
        <w:rPr>
          <w:color w:val="231F20"/>
          <w:spacing w:val="-2"/>
        </w:rPr>
        <w:t xml:space="preserve"> </w:t>
      </w:r>
      <w:r>
        <w:rPr>
          <w:color w:val="231F20"/>
        </w:rPr>
        <w:t>statement</w:t>
      </w:r>
      <w:r>
        <w:rPr>
          <w:color w:val="231F20"/>
          <w:spacing w:val="-2"/>
        </w:rPr>
        <w:t xml:space="preserve"> </w:t>
      </w:r>
      <w:r>
        <w:rPr>
          <w:color w:val="231F20"/>
        </w:rPr>
        <w:t>must</w:t>
      </w:r>
      <w:r>
        <w:rPr>
          <w:color w:val="231F20"/>
          <w:spacing w:val="-2"/>
        </w:rPr>
        <w:t xml:space="preserve"> </w:t>
      </w:r>
      <w:r>
        <w:rPr>
          <w:color w:val="231F20"/>
        </w:rPr>
        <w:t>specify a</w:t>
      </w:r>
      <w:r>
        <w:rPr>
          <w:color w:val="231F20"/>
          <w:spacing w:val="-4"/>
        </w:rPr>
        <w:t xml:space="preserve"> </w:t>
      </w:r>
      <w:r>
        <w:rPr>
          <w:color w:val="231F20"/>
        </w:rPr>
        <w:t>place</w:t>
      </w:r>
      <w:r>
        <w:rPr>
          <w:color w:val="231F20"/>
          <w:spacing w:val="-4"/>
        </w:rPr>
        <w:t xml:space="preserve"> </w:t>
      </w:r>
      <w:r>
        <w:rPr>
          <w:color w:val="231F20"/>
        </w:rPr>
        <w:t>(in</w:t>
      </w:r>
      <w:r>
        <w:rPr>
          <w:color w:val="231F20"/>
          <w:spacing w:val="-4"/>
        </w:rPr>
        <w:t xml:space="preserve"> </w:t>
      </w:r>
      <w:r>
        <w:rPr>
          <w:color w:val="231F20"/>
        </w:rPr>
        <w:t>England</w:t>
      </w:r>
      <w:r>
        <w:rPr>
          <w:color w:val="231F20"/>
          <w:spacing w:val="-4"/>
        </w:rPr>
        <w:t xml:space="preserve"> </w:t>
      </w:r>
      <w:r>
        <w:rPr>
          <w:color w:val="231F20"/>
        </w:rPr>
        <w:t>or</w:t>
      </w:r>
      <w:r>
        <w:rPr>
          <w:color w:val="231F20"/>
          <w:spacing w:val="-4"/>
        </w:rPr>
        <w:t xml:space="preserve"> </w:t>
      </w:r>
      <w:r>
        <w:rPr>
          <w:color w:val="231F20"/>
        </w:rPr>
        <w:t>Wales)</w:t>
      </w:r>
      <w:r>
        <w:rPr>
          <w:color w:val="231F20"/>
          <w:spacing w:val="-4"/>
        </w:rPr>
        <w:t xml:space="preserve"> </w:t>
      </w:r>
      <w:r>
        <w:rPr>
          <w:color w:val="231F20"/>
        </w:rPr>
        <w:t>at</w:t>
      </w:r>
      <w:r>
        <w:rPr>
          <w:color w:val="231F20"/>
          <w:spacing w:val="-4"/>
        </w:rPr>
        <w:t xml:space="preserve"> </w:t>
      </w:r>
      <w:r>
        <w:rPr>
          <w:color w:val="231F20"/>
        </w:rPr>
        <w:t>which</w:t>
      </w:r>
      <w:r>
        <w:rPr>
          <w:color w:val="231F20"/>
          <w:spacing w:val="-4"/>
        </w:rPr>
        <w:t xml:space="preserve"> </w:t>
      </w:r>
      <w:r>
        <w:rPr>
          <w:color w:val="231F20"/>
        </w:rPr>
        <w:t>the</w:t>
      </w:r>
      <w:r>
        <w:rPr>
          <w:color w:val="231F20"/>
          <w:spacing w:val="-4"/>
        </w:rPr>
        <w:t xml:space="preserve"> </w:t>
      </w:r>
      <w:r>
        <w:rPr>
          <w:color w:val="231F20"/>
        </w:rPr>
        <w:t>articles</w:t>
      </w:r>
      <w:r>
        <w:rPr>
          <w:color w:val="231F20"/>
          <w:spacing w:val="-4"/>
        </w:rPr>
        <w:t xml:space="preserve"> </w:t>
      </w:r>
      <w:r>
        <w:rPr>
          <w:color w:val="231F20"/>
        </w:rPr>
        <w:t>of</w:t>
      </w:r>
      <w:r>
        <w:rPr>
          <w:color w:val="231F20"/>
          <w:spacing w:val="-4"/>
        </w:rPr>
        <w:t xml:space="preserve"> </w:t>
      </w:r>
      <w:r>
        <w:rPr>
          <w:color w:val="231F20"/>
        </w:rPr>
        <w:t>association</w:t>
      </w:r>
      <w:r>
        <w:rPr>
          <w:color w:val="231F20"/>
          <w:spacing w:val="-4"/>
        </w:rPr>
        <w:t xml:space="preserve"> </w:t>
      </w:r>
      <w:r>
        <w:rPr>
          <w:color w:val="231F20"/>
        </w:rPr>
        <w:t>may</w:t>
      </w:r>
      <w:r>
        <w:rPr>
          <w:color w:val="231F20"/>
          <w:spacing w:val="-4"/>
        </w:rPr>
        <w:t xml:space="preserve"> </w:t>
      </w:r>
      <w:r>
        <w:rPr>
          <w:color w:val="231F20"/>
        </w:rPr>
        <w:t>be</w:t>
      </w:r>
      <w:r>
        <w:rPr>
          <w:color w:val="231F20"/>
          <w:spacing w:val="-4"/>
        </w:rPr>
        <w:t xml:space="preserve"> </w:t>
      </w:r>
      <w:r>
        <w:rPr>
          <w:color w:val="231F20"/>
        </w:rPr>
        <w:t>inspected. It must also specify at least two hours on each of at least three days (including a Saturday or Sunday or both</w:t>
      </w:r>
      <w:r>
        <w:rPr>
          <w:rFonts w:ascii="Arial" w:hAnsi="Arial"/>
          <w:b/>
          <w:color w:val="231F20"/>
          <w:vertAlign w:val="superscript"/>
        </w:rPr>
        <w:t>11</w:t>
      </w:r>
      <w:r>
        <w:rPr>
          <w:color w:val="231F20"/>
        </w:rPr>
        <w:t xml:space="preserve">) within the seven </w:t>
      </w:r>
      <w:proofErr w:type="gramStart"/>
      <w:r>
        <w:rPr>
          <w:color w:val="231F20"/>
        </w:rPr>
        <w:t>days</w:t>
      </w:r>
      <w:proofErr w:type="gramEnd"/>
      <w:r>
        <w:rPr>
          <w:color w:val="231F20"/>
        </w:rPr>
        <w:t xml:space="preserve"> beginning with the day </w:t>
      </w:r>
      <w:proofErr w:type="spellStart"/>
      <w:proofErr w:type="gramStart"/>
      <w:r>
        <w:rPr>
          <w:color w:val="231F20"/>
        </w:rPr>
        <w:t>fol</w:t>
      </w:r>
      <w:proofErr w:type="spellEnd"/>
      <w:r>
        <w:rPr>
          <w:color w:val="231F20"/>
        </w:rPr>
        <w:t>-lowing</w:t>
      </w:r>
      <w:proofErr w:type="gramEnd"/>
      <w:r>
        <w:rPr>
          <w:color w:val="231F20"/>
        </w:rPr>
        <w:t xml:space="preserve"> that on which the notice is given as the times at which the articles may be inspected. Finally, it must specify a place (in England or Wales) at which, at any time within those seven days, a copy of the </w:t>
      </w:r>
      <w:proofErr w:type="gramStart"/>
      <w:r>
        <w:rPr>
          <w:color w:val="231F20"/>
        </w:rPr>
        <w:t>articles of association</w:t>
      </w:r>
      <w:proofErr w:type="gramEnd"/>
      <w:r>
        <w:rPr>
          <w:color w:val="231F20"/>
        </w:rPr>
        <w:t xml:space="preserve"> may be ordered and specify the fee for the provision of a copy which may not exceed the </w:t>
      </w:r>
      <w:proofErr w:type="gramStart"/>
      <w:r>
        <w:rPr>
          <w:color w:val="231F20"/>
        </w:rPr>
        <w:t>reason-able</w:t>
      </w:r>
      <w:proofErr w:type="gramEnd"/>
      <w:r>
        <w:rPr>
          <w:color w:val="231F20"/>
        </w:rPr>
        <w:t xml:space="preserve"> cost of providing it.</w:t>
      </w:r>
      <w:r>
        <w:rPr>
          <w:rFonts w:ascii="Arial" w:hAnsi="Arial"/>
          <w:b/>
          <w:color w:val="231F20"/>
          <w:vertAlign w:val="superscript"/>
        </w:rPr>
        <w:t>12</w:t>
      </w:r>
    </w:p>
    <w:p w14:paraId="7855631C" w14:textId="77777777" w:rsidR="00180D28" w:rsidRDefault="002909AC">
      <w:pPr>
        <w:pStyle w:val="BodyText"/>
        <w:spacing w:before="83" w:line="228" w:lineRule="auto"/>
        <w:ind w:left="39" w:right="934" w:firstLine="199"/>
        <w:jc w:val="both"/>
        <w:rPr>
          <w:rFonts w:ascii="Arial"/>
          <w:b/>
        </w:rPr>
      </w:pPr>
      <w:r>
        <w:rPr>
          <w:color w:val="231F20"/>
        </w:rPr>
        <w:t>Where the participation notice includes a statement of where and when the articles of association may be inspected or a copy obtained, rather than providing</w:t>
      </w:r>
      <w:r>
        <w:rPr>
          <w:color w:val="231F20"/>
          <w:spacing w:val="80"/>
        </w:rPr>
        <w:t xml:space="preserve"> </w:t>
      </w:r>
      <w:r>
        <w:rPr>
          <w:color w:val="231F20"/>
        </w:rPr>
        <w:t>a copy with the notice, the notice will be treated as not having been given to any recipient who is not allowed to undertake an inspection, or is not provided with a copy, in accordance with the statement.</w:t>
      </w:r>
      <w:r>
        <w:rPr>
          <w:rFonts w:ascii="Arial"/>
          <w:b/>
          <w:color w:val="231F20"/>
          <w:vertAlign w:val="superscript"/>
        </w:rPr>
        <w:t>13</w:t>
      </w:r>
    </w:p>
    <w:p w14:paraId="7855631D" w14:textId="77777777" w:rsidR="00180D28" w:rsidRDefault="002909AC">
      <w:pPr>
        <w:pStyle w:val="BodyText"/>
        <w:spacing w:before="6"/>
        <w:rPr>
          <w:rFonts w:ascii="Arial"/>
          <w:b/>
          <w:sz w:val="18"/>
        </w:rPr>
      </w:pPr>
      <w:r>
        <w:rPr>
          <w:rFonts w:ascii="Arial"/>
          <w:b/>
          <w:noProof/>
          <w:sz w:val="18"/>
        </w:rPr>
        <mc:AlternateContent>
          <mc:Choice Requires="wps">
            <w:drawing>
              <wp:anchor distT="0" distB="0" distL="0" distR="0" simplePos="0" relativeHeight="487597056" behindDoc="1" locked="0" layoutInCell="1" allowOverlap="1" wp14:anchorId="785564F9" wp14:editId="785564FA">
                <wp:simplePos x="0" y="0"/>
                <wp:positionH relativeFrom="page">
                  <wp:posOffset>1168199</wp:posOffset>
                </wp:positionH>
                <wp:positionV relativeFrom="paragraph">
                  <wp:posOffset>150994</wp:posOffset>
                </wp:positionV>
                <wp:extent cx="912494"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41289E" id="Graphic 85" o:spid="_x0000_s1026" style="position:absolute;margin-left:92pt;margin-top:11.9pt;width:71.8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31E" w14:textId="77777777" w:rsidR="00180D28" w:rsidRDefault="002909AC">
      <w:pPr>
        <w:spacing w:before="87" w:line="223" w:lineRule="auto"/>
        <w:ind w:left="39" w:right="932" w:firstLine="412"/>
        <w:jc w:val="both"/>
        <w:rPr>
          <w:sz w:val="16"/>
        </w:rPr>
      </w:pPr>
      <w:r>
        <w:rPr>
          <w:rFonts w:ascii="Arial" w:hAnsi="Arial"/>
          <w:b/>
          <w:color w:val="231F20"/>
          <w:sz w:val="16"/>
          <w:vertAlign w:val="superscript"/>
        </w:rPr>
        <w:t>5</w:t>
      </w:r>
      <w:r>
        <w:rPr>
          <w:color w:val="231F20"/>
          <w:sz w:val="16"/>
        </w:rPr>
        <w:t>Right to Manage (Prescribed Particulars and Forms) (England) Regulations 2010 reg.3(2)(a)–(b) and (g).</w:t>
      </w:r>
    </w:p>
    <w:p w14:paraId="7855631F" w14:textId="77777777" w:rsidR="00180D28" w:rsidRDefault="002909AC">
      <w:pPr>
        <w:spacing w:before="62" w:line="223" w:lineRule="auto"/>
        <w:ind w:left="39" w:right="934" w:firstLine="412"/>
        <w:jc w:val="both"/>
        <w:rPr>
          <w:sz w:val="16"/>
        </w:rPr>
      </w:pPr>
      <w:r>
        <w:rPr>
          <w:rFonts w:ascii="Arial" w:hAnsi="Arial"/>
          <w:b/>
          <w:color w:val="231F20"/>
          <w:sz w:val="16"/>
          <w:vertAlign w:val="superscript"/>
        </w:rPr>
        <w:t>6</w:t>
      </w:r>
      <w:r>
        <w:rPr>
          <w:color w:val="231F20"/>
          <w:sz w:val="16"/>
        </w:rPr>
        <w:t>Right to Manage (Prescribed Particulars and Forms) (England) Regulations 2010 reg.3(2)(c)–(f). Further generic information is provided in notes which are part of the prescribed form of notice, and which are themselves part of the particulars which are required to be provided: reg.3(2)(j).</w:t>
      </w:r>
    </w:p>
    <w:p w14:paraId="78556320" w14:textId="77777777" w:rsidR="00180D28" w:rsidRDefault="002909AC">
      <w:pPr>
        <w:spacing w:before="51"/>
        <w:ind w:left="452"/>
        <w:rPr>
          <w:sz w:val="16"/>
        </w:rPr>
      </w:pPr>
      <w:r>
        <w:rPr>
          <w:rFonts w:ascii="Arial"/>
          <w:b/>
          <w:color w:val="231F20"/>
          <w:sz w:val="16"/>
          <w:vertAlign w:val="superscript"/>
        </w:rPr>
        <w:t>7</w:t>
      </w:r>
      <w:r>
        <w:rPr>
          <w:color w:val="231F20"/>
          <w:sz w:val="16"/>
        </w:rPr>
        <w:t>Right</w:t>
      </w:r>
      <w:r>
        <w:rPr>
          <w:color w:val="231F20"/>
          <w:spacing w:val="3"/>
          <w:sz w:val="16"/>
        </w:rPr>
        <w:t xml:space="preserve"> </w:t>
      </w:r>
      <w:r>
        <w:rPr>
          <w:color w:val="231F20"/>
          <w:sz w:val="16"/>
        </w:rPr>
        <w:t>to</w:t>
      </w:r>
      <w:r>
        <w:rPr>
          <w:color w:val="231F20"/>
          <w:spacing w:val="3"/>
          <w:sz w:val="16"/>
        </w:rPr>
        <w:t xml:space="preserve"> </w:t>
      </w:r>
      <w:r>
        <w:rPr>
          <w:color w:val="231F20"/>
          <w:sz w:val="16"/>
        </w:rPr>
        <w:t>Manage</w:t>
      </w:r>
      <w:r>
        <w:rPr>
          <w:color w:val="231F20"/>
          <w:spacing w:val="4"/>
          <w:sz w:val="16"/>
        </w:rPr>
        <w:t xml:space="preserve"> </w:t>
      </w:r>
      <w:r>
        <w:rPr>
          <w:color w:val="231F20"/>
          <w:sz w:val="16"/>
        </w:rPr>
        <w:t>(Prescribed</w:t>
      </w:r>
      <w:r>
        <w:rPr>
          <w:color w:val="231F20"/>
          <w:spacing w:val="3"/>
          <w:sz w:val="16"/>
        </w:rPr>
        <w:t xml:space="preserve"> </w:t>
      </w:r>
      <w:r>
        <w:rPr>
          <w:color w:val="231F20"/>
          <w:sz w:val="16"/>
        </w:rPr>
        <w:t>Particulars</w:t>
      </w:r>
      <w:r>
        <w:rPr>
          <w:color w:val="231F20"/>
          <w:spacing w:val="3"/>
          <w:sz w:val="16"/>
        </w:rPr>
        <w:t xml:space="preserve"> </w:t>
      </w:r>
      <w:r>
        <w:rPr>
          <w:color w:val="231F20"/>
          <w:sz w:val="16"/>
        </w:rPr>
        <w:t>and</w:t>
      </w:r>
      <w:r>
        <w:rPr>
          <w:color w:val="231F20"/>
          <w:spacing w:val="4"/>
          <w:sz w:val="16"/>
        </w:rPr>
        <w:t xml:space="preserve"> </w:t>
      </w:r>
      <w:r>
        <w:rPr>
          <w:color w:val="231F20"/>
          <w:sz w:val="16"/>
        </w:rPr>
        <w:t>Forms)</w:t>
      </w:r>
      <w:r>
        <w:rPr>
          <w:color w:val="231F20"/>
          <w:spacing w:val="3"/>
          <w:sz w:val="16"/>
        </w:rPr>
        <w:t xml:space="preserve"> </w:t>
      </w:r>
      <w:r>
        <w:rPr>
          <w:color w:val="231F20"/>
          <w:sz w:val="16"/>
        </w:rPr>
        <w:t>(England)</w:t>
      </w:r>
      <w:r>
        <w:rPr>
          <w:color w:val="231F20"/>
          <w:spacing w:val="3"/>
          <w:sz w:val="16"/>
        </w:rPr>
        <w:t xml:space="preserve"> </w:t>
      </w:r>
      <w:r>
        <w:rPr>
          <w:color w:val="231F20"/>
          <w:sz w:val="16"/>
        </w:rPr>
        <w:t>Regulations</w:t>
      </w:r>
      <w:r>
        <w:rPr>
          <w:color w:val="231F20"/>
          <w:spacing w:val="4"/>
          <w:sz w:val="16"/>
        </w:rPr>
        <w:t xml:space="preserve"> </w:t>
      </w:r>
      <w:r>
        <w:rPr>
          <w:color w:val="231F20"/>
          <w:sz w:val="16"/>
        </w:rPr>
        <w:t>2010</w:t>
      </w:r>
      <w:r>
        <w:rPr>
          <w:color w:val="231F20"/>
          <w:spacing w:val="3"/>
          <w:sz w:val="16"/>
        </w:rPr>
        <w:t xml:space="preserve"> </w:t>
      </w:r>
      <w:r>
        <w:rPr>
          <w:color w:val="231F20"/>
          <w:spacing w:val="-2"/>
          <w:sz w:val="16"/>
        </w:rPr>
        <w:t>reg.3(2)(h).</w:t>
      </w:r>
    </w:p>
    <w:p w14:paraId="78556321" w14:textId="77777777" w:rsidR="00180D28" w:rsidRDefault="002909AC">
      <w:pPr>
        <w:spacing w:before="47"/>
        <w:ind w:left="452"/>
        <w:rPr>
          <w:sz w:val="16"/>
        </w:rPr>
      </w:pPr>
      <w:r>
        <w:rPr>
          <w:rFonts w:ascii="Arial"/>
          <w:b/>
          <w:color w:val="231F20"/>
          <w:sz w:val="16"/>
          <w:vertAlign w:val="superscript"/>
        </w:rPr>
        <w:t>8</w:t>
      </w:r>
      <w:r>
        <w:rPr>
          <w:color w:val="231F20"/>
          <w:sz w:val="16"/>
        </w:rPr>
        <w:t>See</w:t>
      </w:r>
      <w:r>
        <w:rPr>
          <w:color w:val="231F20"/>
          <w:spacing w:val="7"/>
          <w:sz w:val="16"/>
        </w:rPr>
        <w:t xml:space="preserve"> </w:t>
      </w:r>
      <w:r>
        <w:rPr>
          <w:color w:val="231F20"/>
          <w:sz w:val="16"/>
        </w:rPr>
        <w:t>Appendix</w:t>
      </w:r>
      <w:r>
        <w:rPr>
          <w:color w:val="231F20"/>
          <w:spacing w:val="8"/>
          <w:sz w:val="16"/>
        </w:rPr>
        <w:t xml:space="preserve"> </w:t>
      </w:r>
      <w:r>
        <w:rPr>
          <w:color w:val="231F20"/>
          <w:spacing w:val="-2"/>
          <w:sz w:val="16"/>
        </w:rPr>
        <w:t>VIIB.</w:t>
      </w:r>
    </w:p>
    <w:p w14:paraId="78556322"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9</w:t>
      </w:r>
      <w:r>
        <w:rPr>
          <w:color w:val="231F20"/>
          <w:sz w:val="16"/>
        </w:rPr>
        <w:t>A “copy” means anything onto which the information has been copied by whatever means and whether directly or indirectly, s.112(1) of the 2002</w:t>
      </w:r>
      <w:r>
        <w:rPr>
          <w:color w:val="231F20"/>
          <w:spacing w:val="-8"/>
          <w:sz w:val="16"/>
        </w:rPr>
        <w:t xml:space="preserve"> </w:t>
      </w:r>
      <w:r>
        <w:rPr>
          <w:color w:val="231F20"/>
          <w:sz w:val="16"/>
        </w:rPr>
        <w:t>Act. This wide definition would appear to permit the provision of a copy by electronic means.</w:t>
      </w:r>
    </w:p>
    <w:p w14:paraId="78556323" w14:textId="77777777" w:rsidR="00180D28" w:rsidRDefault="002909AC">
      <w:pPr>
        <w:spacing w:before="51"/>
        <w:ind w:left="385"/>
        <w:rPr>
          <w:sz w:val="16"/>
        </w:rPr>
      </w:pPr>
      <w:r>
        <w:rPr>
          <w:rFonts w:ascii="Arial"/>
          <w:b/>
          <w:color w:val="231F20"/>
          <w:sz w:val="16"/>
          <w:vertAlign w:val="superscript"/>
        </w:rPr>
        <w:t>10</w:t>
      </w:r>
      <w:r>
        <w:rPr>
          <w:color w:val="231F20"/>
          <w:sz w:val="16"/>
        </w:rPr>
        <w:t>Section</w:t>
      </w:r>
      <w:r>
        <w:rPr>
          <w:color w:val="231F20"/>
          <w:spacing w:val="8"/>
          <w:sz w:val="16"/>
        </w:rPr>
        <w:t xml:space="preserve"> </w:t>
      </w:r>
      <w:r>
        <w:rPr>
          <w:color w:val="231F20"/>
          <w:sz w:val="16"/>
        </w:rPr>
        <w:t>78(4)</w:t>
      </w:r>
      <w:r>
        <w:rPr>
          <w:color w:val="231F20"/>
          <w:spacing w:val="9"/>
          <w:sz w:val="16"/>
        </w:rPr>
        <w:t xml:space="preserve"> </w:t>
      </w:r>
      <w:r>
        <w:rPr>
          <w:color w:val="231F20"/>
          <w:sz w:val="16"/>
        </w:rPr>
        <w:t>of</w:t>
      </w:r>
      <w:r>
        <w:rPr>
          <w:color w:val="231F20"/>
          <w:spacing w:val="9"/>
          <w:sz w:val="16"/>
        </w:rPr>
        <w:t xml:space="preserve"> </w:t>
      </w:r>
      <w:r>
        <w:rPr>
          <w:color w:val="231F20"/>
          <w:sz w:val="16"/>
        </w:rPr>
        <w:t>the</w:t>
      </w:r>
      <w:r>
        <w:rPr>
          <w:color w:val="231F20"/>
          <w:spacing w:val="9"/>
          <w:sz w:val="16"/>
        </w:rPr>
        <w:t xml:space="preserve"> </w:t>
      </w:r>
      <w:r>
        <w:rPr>
          <w:color w:val="231F20"/>
          <w:sz w:val="16"/>
        </w:rPr>
        <w:t>2002</w:t>
      </w:r>
      <w:r>
        <w:rPr>
          <w:color w:val="231F20"/>
          <w:spacing w:val="-1"/>
          <w:sz w:val="16"/>
        </w:rPr>
        <w:t xml:space="preserve"> </w:t>
      </w:r>
      <w:r>
        <w:rPr>
          <w:color w:val="231F20"/>
          <w:spacing w:val="-4"/>
          <w:sz w:val="16"/>
        </w:rPr>
        <w:t>Act.</w:t>
      </w:r>
    </w:p>
    <w:p w14:paraId="78556324" w14:textId="77777777" w:rsidR="00180D28" w:rsidRDefault="002909AC">
      <w:pPr>
        <w:spacing w:before="58" w:line="223" w:lineRule="auto"/>
        <w:ind w:left="39" w:right="933" w:firstLine="352"/>
        <w:jc w:val="both"/>
        <w:rPr>
          <w:sz w:val="16"/>
        </w:rPr>
      </w:pPr>
      <w:r>
        <w:rPr>
          <w:rFonts w:ascii="Arial"/>
          <w:b/>
          <w:color w:val="231F20"/>
          <w:sz w:val="16"/>
          <w:vertAlign w:val="superscript"/>
        </w:rPr>
        <w:t>11</w:t>
      </w:r>
      <w:r>
        <w:rPr>
          <w:color w:val="231F20"/>
          <w:sz w:val="16"/>
        </w:rPr>
        <w:t>A notice</w:t>
      </w:r>
      <w:r>
        <w:rPr>
          <w:color w:val="231F20"/>
          <w:spacing w:val="12"/>
          <w:sz w:val="16"/>
        </w:rPr>
        <w:t xml:space="preserve"> </w:t>
      </w:r>
      <w:r>
        <w:rPr>
          <w:color w:val="231F20"/>
          <w:sz w:val="16"/>
        </w:rPr>
        <w:t>which</w:t>
      </w:r>
      <w:r>
        <w:rPr>
          <w:color w:val="231F20"/>
          <w:spacing w:val="12"/>
          <w:sz w:val="16"/>
        </w:rPr>
        <w:t xml:space="preserve"> </w:t>
      </w:r>
      <w:r>
        <w:rPr>
          <w:color w:val="231F20"/>
          <w:sz w:val="16"/>
        </w:rPr>
        <w:t>specified</w:t>
      </w:r>
      <w:r>
        <w:rPr>
          <w:color w:val="231F20"/>
          <w:spacing w:val="12"/>
          <w:sz w:val="16"/>
        </w:rPr>
        <w:t xml:space="preserve"> </w:t>
      </w:r>
      <w:r>
        <w:rPr>
          <w:color w:val="231F20"/>
          <w:sz w:val="16"/>
        </w:rPr>
        <w:t>only</w:t>
      </w:r>
      <w:r>
        <w:rPr>
          <w:color w:val="231F20"/>
          <w:spacing w:val="12"/>
          <w:sz w:val="16"/>
        </w:rPr>
        <w:t xml:space="preserve"> </w:t>
      </w:r>
      <w:proofErr w:type="gramStart"/>
      <w:r>
        <w:rPr>
          <w:color w:val="231F20"/>
          <w:sz w:val="16"/>
        </w:rPr>
        <w:t>week</w:t>
      </w:r>
      <w:r>
        <w:rPr>
          <w:color w:val="231F20"/>
          <w:spacing w:val="12"/>
          <w:sz w:val="16"/>
        </w:rPr>
        <w:t xml:space="preserve"> </w:t>
      </w:r>
      <w:r>
        <w:rPr>
          <w:color w:val="231F20"/>
          <w:sz w:val="16"/>
        </w:rPr>
        <w:t>days</w:t>
      </w:r>
      <w:proofErr w:type="gramEnd"/>
      <w:r>
        <w:rPr>
          <w:color w:val="231F20"/>
          <w:spacing w:val="12"/>
          <w:sz w:val="16"/>
        </w:rPr>
        <w:t xml:space="preserve"> </w:t>
      </w:r>
      <w:r>
        <w:rPr>
          <w:color w:val="231F20"/>
          <w:sz w:val="16"/>
        </w:rPr>
        <w:t>has</w:t>
      </w:r>
      <w:r>
        <w:rPr>
          <w:color w:val="231F20"/>
          <w:spacing w:val="12"/>
          <w:sz w:val="16"/>
        </w:rPr>
        <w:t xml:space="preserve"> </w:t>
      </w:r>
      <w:r>
        <w:rPr>
          <w:color w:val="231F20"/>
          <w:sz w:val="16"/>
        </w:rPr>
        <w:t>nevertheless</w:t>
      </w:r>
      <w:r>
        <w:rPr>
          <w:color w:val="231F20"/>
          <w:spacing w:val="12"/>
          <w:sz w:val="16"/>
        </w:rPr>
        <w:t xml:space="preserve"> </w:t>
      </w:r>
      <w:r>
        <w:rPr>
          <w:color w:val="231F20"/>
          <w:sz w:val="16"/>
        </w:rPr>
        <w:t>been</w:t>
      </w:r>
      <w:r>
        <w:rPr>
          <w:color w:val="231F20"/>
          <w:spacing w:val="12"/>
          <w:sz w:val="16"/>
        </w:rPr>
        <w:t xml:space="preserve"> </w:t>
      </w:r>
      <w:r>
        <w:rPr>
          <w:color w:val="231F20"/>
          <w:sz w:val="16"/>
        </w:rPr>
        <w:t>held</w:t>
      </w:r>
      <w:r>
        <w:rPr>
          <w:color w:val="231F20"/>
          <w:spacing w:val="12"/>
          <w:sz w:val="16"/>
        </w:rPr>
        <w:t xml:space="preserve"> </w:t>
      </w:r>
      <w:r>
        <w:rPr>
          <w:color w:val="231F20"/>
          <w:sz w:val="16"/>
        </w:rPr>
        <w:t>by</w:t>
      </w:r>
      <w:r>
        <w:rPr>
          <w:color w:val="231F20"/>
          <w:spacing w:val="12"/>
          <w:sz w:val="16"/>
        </w:rPr>
        <w:t xml:space="preserve"> </w:t>
      </w:r>
      <w:r>
        <w:rPr>
          <w:color w:val="231F20"/>
          <w:sz w:val="16"/>
        </w:rPr>
        <w:t>the</w:t>
      </w:r>
      <w:r>
        <w:rPr>
          <w:color w:val="231F20"/>
          <w:spacing w:val="12"/>
          <w:sz w:val="16"/>
        </w:rPr>
        <w:t xml:space="preserve"> </w:t>
      </w:r>
      <w:r>
        <w:rPr>
          <w:color w:val="231F20"/>
          <w:sz w:val="16"/>
        </w:rPr>
        <w:t>Court</w:t>
      </w:r>
      <w:r>
        <w:rPr>
          <w:color w:val="231F20"/>
          <w:spacing w:val="12"/>
          <w:sz w:val="16"/>
        </w:rPr>
        <w:t xml:space="preserve"> </w:t>
      </w:r>
      <w:r>
        <w:rPr>
          <w:color w:val="231F20"/>
          <w:sz w:val="16"/>
        </w:rPr>
        <w:t>of Appeal</w:t>
      </w:r>
      <w:r>
        <w:rPr>
          <w:color w:val="231F20"/>
          <w:spacing w:val="12"/>
          <w:sz w:val="16"/>
        </w:rPr>
        <w:t xml:space="preserve"> </w:t>
      </w:r>
      <w:r>
        <w:rPr>
          <w:color w:val="231F20"/>
          <w:sz w:val="16"/>
        </w:rPr>
        <w:t xml:space="preserve">not to be invalid: </w:t>
      </w:r>
      <w:r>
        <w:rPr>
          <w:rFonts w:ascii="Century Schoolbook"/>
          <w:i/>
          <w:color w:val="231F20"/>
          <w:sz w:val="16"/>
        </w:rPr>
        <w:t xml:space="preserve">Elim Court RTM Co Ltd v Avon Freeholds Ltd </w:t>
      </w:r>
      <w:r>
        <w:rPr>
          <w:color w:val="231F20"/>
          <w:sz w:val="16"/>
        </w:rPr>
        <w:t xml:space="preserve">[2017] EWCA Civ 89, reversing the </w:t>
      </w:r>
      <w:proofErr w:type="spellStart"/>
      <w:r>
        <w:rPr>
          <w:color w:val="231F20"/>
          <w:sz w:val="16"/>
        </w:rPr>
        <w:t>deci-sion</w:t>
      </w:r>
      <w:proofErr w:type="spellEnd"/>
      <w:r>
        <w:rPr>
          <w:color w:val="231F20"/>
          <w:sz w:val="16"/>
        </w:rPr>
        <w:t xml:space="preserve"> of the Upper Tribunal, </w:t>
      </w:r>
      <w:r>
        <w:rPr>
          <w:rFonts w:ascii="Century Schoolbook"/>
          <w:i/>
          <w:color w:val="231F20"/>
          <w:sz w:val="16"/>
        </w:rPr>
        <w:t xml:space="preserve">Elim Court RTM Co Ltd v Avon Freeholds Ltd </w:t>
      </w:r>
      <w:r>
        <w:rPr>
          <w:color w:val="231F20"/>
          <w:sz w:val="16"/>
        </w:rPr>
        <w:t>[2014] UKUT 397 (LC), on this point.</w:t>
      </w:r>
    </w:p>
    <w:p w14:paraId="78556325" w14:textId="77777777" w:rsidR="00180D28" w:rsidRDefault="002909AC">
      <w:pPr>
        <w:spacing w:before="52"/>
        <w:ind w:left="385"/>
        <w:rPr>
          <w:sz w:val="16"/>
        </w:rPr>
      </w:pPr>
      <w:r>
        <w:rPr>
          <w:rFonts w:ascii="Arial"/>
          <w:b/>
          <w:color w:val="231F20"/>
          <w:sz w:val="16"/>
          <w:vertAlign w:val="superscript"/>
        </w:rPr>
        <w:t>12</w:t>
      </w:r>
      <w:r>
        <w:rPr>
          <w:color w:val="231F20"/>
          <w:sz w:val="16"/>
        </w:rPr>
        <w:t>Section</w:t>
      </w:r>
      <w:r>
        <w:rPr>
          <w:color w:val="231F20"/>
          <w:spacing w:val="8"/>
          <w:sz w:val="16"/>
        </w:rPr>
        <w:t xml:space="preserve"> </w:t>
      </w:r>
      <w:r>
        <w:rPr>
          <w:color w:val="231F20"/>
          <w:sz w:val="16"/>
        </w:rPr>
        <w:t>78(5)</w:t>
      </w:r>
      <w:r>
        <w:rPr>
          <w:color w:val="231F20"/>
          <w:spacing w:val="9"/>
          <w:sz w:val="16"/>
        </w:rPr>
        <w:t xml:space="preserve"> </w:t>
      </w:r>
      <w:r>
        <w:rPr>
          <w:color w:val="231F20"/>
          <w:sz w:val="16"/>
        </w:rPr>
        <w:t>of</w:t>
      </w:r>
      <w:r>
        <w:rPr>
          <w:color w:val="231F20"/>
          <w:spacing w:val="9"/>
          <w:sz w:val="16"/>
        </w:rPr>
        <w:t xml:space="preserve"> </w:t>
      </w:r>
      <w:r>
        <w:rPr>
          <w:color w:val="231F20"/>
          <w:sz w:val="16"/>
        </w:rPr>
        <w:t>the</w:t>
      </w:r>
      <w:r>
        <w:rPr>
          <w:color w:val="231F20"/>
          <w:spacing w:val="9"/>
          <w:sz w:val="16"/>
        </w:rPr>
        <w:t xml:space="preserve"> </w:t>
      </w:r>
      <w:r>
        <w:rPr>
          <w:color w:val="231F20"/>
          <w:sz w:val="16"/>
        </w:rPr>
        <w:t>2002</w:t>
      </w:r>
      <w:r>
        <w:rPr>
          <w:color w:val="231F20"/>
          <w:spacing w:val="-1"/>
          <w:sz w:val="16"/>
        </w:rPr>
        <w:t xml:space="preserve"> </w:t>
      </w:r>
      <w:r>
        <w:rPr>
          <w:color w:val="231F20"/>
          <w:spacing w:val="-4"/>
          <w:sz w:val="16"/>
        </w:rPr>
        <w:t>Act.</w:t>
      </w:r>
    </w:p>
    <w:p w14:paraId="78556326" w14:textId="77777777" w:rsidR="00180D28" w:rsidRDefault="002909AC">
      <w:pPr>
        <w:spacing w:before="58" w:line="223" w:lineRule="auto"/>
        <w:ind w:left="39" w:right="933" w:firstLine="345"/>
        <w:jc w:val="both"/>
        <w:rPr>
          <w:sz w:val="16"/>
        </w:rPr>
      </w:pPr>
      <w:r>
        <w:rPr>
          <w:rFonts w:ascii="Arial"/>
          <w:b/>
          <w:color w:val="231F20"/>
          <w:sz w:val="16"/>
          <w:vertAlign w:val="superscript"/>
        </w:rPr>
        <w:t>13</w:t>
      </w:r>
      <w:r>
        <w:rPr>
          <w:color w:val="231F20"/>
          <w:sz w:val="16"/>
        </w:rPr>
        <w:t>Section 78(6) of the 2002</w:t>
      </w:r>
      <w:r>
        <w:rPr>
          <w:color w:val="231F20"/>
          <w:spacing w:val="-2"/>
          <w:sz w:val="16"/>
        </w:rPr>
        <w:t xml:space="preserve"> </w:t>
      </w:r>
      <w:r>
        <w:rPr>
          <w:color w:val="231F20"/>
          <w:sz w:val="16"/>
        </w:rPr>
        <w:t>Act. The consequence of a notice not being given to a qualifying tenant</w:t>
      </w:r>
      <w:r>
        <w:rPr>
          <w:color w:val="231F20"/>
          <w:spacing w:val="40"/>
          <w:sz w:val="16"/>
        </w:rPr>
        <w:t xml:space="preserve"> </w:t>
      </w:r>
      <w:r>
        <w:rPr>
          <w:color w:val="231F20"/>
          <w:sz w:val="16"/>
        </w:rPr>
        <w:t xml:space="preserve">is that no claim to exercise the right to manage may be </w:t>
      </w:r>
      <w:proofErr w:type="gramStart"/>
      <w:r>
        <w:rPr>
          <w:color w:val="231F20"/>
          <w:sz w:val="16"/>
        </w:rPr>
        <w:t>made:</w:t>
      </w:r>
      <w:proofErr w:type="gramEnd"/>
      <w:r>
        <w:rPr>
          <w:color w:val="231F20"/>
          <w:sz w:val="16"/>
        </w:rPr>
        <w:t xml:space="preserve"> s.79(2) of the 2002 Act.</w:t>
      </w:r>
    </w:p>
    <w:p w14:paraId="78556327" w14:textId="77777777" w:rsidR="00180D28" w:rsidRDefault="00180D28">
      <w:pPr>
        <w:spacing w:line="223" w:lineRule="auto"/>
        <w:jc w:val="both"/>
        <w:rPr>
          <w:sz w:val="16"/>
        </w:rPr>
        <w:sectPr w:rsidR="00180D28">
          <w:headerReference w:type="even" r:id="rId44"/>
          <w:headerReference w:type="default" r:id="rId45"/>
          <w:footerReference w:type="even" r:id="rId46"/>
          <w:footerReference w:type="default" r:id="rId47"/>
          <w:pgSz w:w="12240" w:h="15840"/>
          <w:pgMar w:top="2080" w:right="1800" w:bottom="2080" w:left="1800" w:header="1889" w:footer="1895" w:gutter="0"/>
          <w:pgNumType w:start="20"/>
          <w:cols w:space="720"/>
        </w:sectPr>
      </w:pPr>
    </w:p>
    <w:p w14:paraId="78556328" w14:textId="77777777" w:rsidR="00180D28" w:rsidRDefault="002909AC">
      <w:pPr>
        <w:pStyle w:val="Heading1"/>
        <w:spacing w:before="199"/>
        <w:ind w:left="890"/>
      </w:pPr>
      <w:r>
        <w:rPr>
          <w:color w:val="231F20"/>
        </w:rPr>
        <w:lastRenderedPageBreak/>
        <w:t>§</w:t>
      </w:r>
      <w:r>
        <w:rPr>
          <w:color w:val="231F20"/>
          <w:spacing w:val="-6"/>
        </w:rPr>
        <w:t xml:space="preserve"> </w:t>
      </w:r>
      <w:proofErr w:type="gramStart"/>
      <w:r>
        <w:rPr>
          <w:color w:val="231F20"/>
        </w:rPr>
        <w:t>31:31</w:t>
      </w:r>
      <w:r>
        <w:rPr>
          <w:color w:val="231F20"/>
          <w:spacing w:val="34"/>
        </w:rPr>
        <w:t xml:space="preserve">  </w:t>
      </w:r>
      <w:r>
        <w:rPr>
          <w:color w:val="231F20"/>
        </w:rPr>
        <w:t>Signature</w:t>
      </w:r>
      <w:proofErr w:type="gramEnd"/>
      <w:r>
        <w:rPr>
          <w:color w:val="231F20"/>
          <w:spacing w:val="5"/>
        </w:rPr>
        <w:t xml:space="preserve"> </w:t>
      </w:r>
      <w:r>
        <w:rPr>
          <w:color w:val="231F20"/>
        </w:rPr>
        <w:t>of</w:t>
      </w:r>
      <w:r>
        <w:rPr>
          <w:color w:val="231F20"/>
          <w:spacing w:val="5"/>
        </w:rPr>
        <w:t xml:space="preserve"> </w:t>
      </w:r>
      <w:r>
        <w:rPr>
          <w:color w:val="231F20"/>
        </w:rPr>
        <w:t>participation</w:t>
      </w:r>
      <w:r>
        <w:rPr>
          <w:color w:val="231F20"/>
          <w:spacing w:val="4"/>
        </w:rPr>
        <w:t xml:space="preserve"> </w:t>
      </w:r>
      <w:r>
        <w:rPr>
          <w:color w:val="231F20"/>
          <w:spacing w:val="-2"/>
        </w:rPr>
        <w:t>notice</w:t>
      </w:r>
    </w:p>
    <w:p w14:paraId="78556329" w14:textId="77777777" w:rsidR="00180D28" w:rsidRDefault="002909AC">
      <w:pPr>
        <w:pStyle w:val="BodyText"/>
        <w:spacing w:before="85" w:line="208" w:lineRule="auto"/>
        <w:ind w:left="890" w:right="82" w:firstLine="199"/>
        <w:jc w:val="both"/>
        <w:rPr>
          <w:rFonts w:ascii="Arial"/>
          <w:b/>
        </w:rPr>
      </w:pPr>
      <w:r>
        <w:rPr>
          <w:color w:val="231F20"/>
        </w:rPr>
        <w:t>A participation notice must be signed. The prescribed form of notice</w:t>
      </w:r>
      <w:r>
        <w:rPr>
          <w:rFonts w:ascii="Arial"/>
          <w:b/>
          <w:color w:val="231F20"/>
          <w:vertAlign w:val="superscript"/>
        </w:rPr>
        <w:t>1</w:t>
      </w:r>
      <w:r>
        <w:rPr>
          <w:rFonts w:ascii="Arial"/>
          <w:b/>
          <w:color w:val="231F20"/>
        </w:rPr>
        <w:t xml:space="preserve"> </w:t>
      </w:r>
      <w:r>
        <w:rPr>
          <w:color w:val="231F20"/>
        </w:rPr>
        <w:t>includes a statement that it is signed by authority of the RTM company, and anticipates that the signatory will be an authorised member or officer.</w:t>
      </w:r>
      <w:r>
        <w:rPr>
          <w:rFonts w:ascii="Arial"/>
          <w:b/>
          <w:color w:val="231F20"/>
          <w:vertAlign w:val="superscript"/>
        </w:rPr>
        <w:t>2</w:t>
      </w:r>
      <w:r>
        <w:rPr>
          <w:rFonts w:ascii="Arial"/>
          <w:b/>
          <w:color w:val="231F20"/>
        </w:rPr>
        <w:t xml:space="preserve"> </w:t>
      </w:r>
      <w:r>
        <w:rPr>
          <w:color w:val="231F20"/>
        </w:rPr>
        <w:t>Where another company signs the notice (for example in its capacity as company secretary) its signature should comply with the requirements of s.44 of the Companies Act 2006 (</w:t>
      </w:r>
      <w:proofErr w:type="spellStart"/>
      <w:r>
        <w:rPr>
          <w:color w:val="231F20"/>
        </w:rPr>
        <w:t>formali</w:t>
      </w:r>
      <w:proofErr w:type="spellEnd"/>
      <w:r>
        <w:rPr>
          <w:color w:val="231F20"/>
        </w:rPr>
        <w:t>-ties for the execution of formal documents).</w:t>
      </w:r>
      <w:r>
        <w:rPr>
          <w:rFonts w:ascii="Arial"/>
          <w:b/>
          <w:color w:val="231F20"/>
          <w:vertAlign w:val="superscript"/>
        </w:rPr>
        <w:t>3</w:t>
      </w:r>
    </w:p>
    <w:p w14:paraId="7855632A" w14:textId="77777777" w:rsidR="00180D28" w:rsidRDefault="002909AC">
      <w:pPr>
        <w:pStyle w:val="Heading1"/>
        <w:spacing w:before="216"/>
        <w:ind w:left="890"/>
      </w:pPr>
      <w:r>
        <w:rPr>
          <w:color w:val="231F20"/>
        </w:rPr>
        <w:t>§</w:t>
      </w:r>
      <w:r>
        <w:rPr>
          <w:color w:val="231F20"/>
          <w:spacing w:val="-7"/>
        </w:rPr>
        <w:t xml:space="preserve"> </w:t>
      </w:r>
      <w:proofErr w:type="gramStart"/>
      <w:r>
        <w:rPr>
          <w:color w:val="231F20"/>
        </w:rPr>
        <w:t>31:32</w:t>
      </w:r>
      <w:r>
        <w:rPr>
          <w:color w:val="231F20"/>
          <w:spacing w:val="33"/>
        </w:rPr>
        <w:t xml:space="preserve">  </w:t>
      </w:r>
      <w:r>
        <w:rPr>
          <w:color w:val="231F20"/>
        </w:rPr>
        <w:t>Errors</w:t>
      </w:r>
      <w:proofErr w:type="gramEnd"/>
      <w:r>
        <w:rPr>
          <w:color w:val="231F20"/>
        </w:rPr>
        <w:t>,</w:t>
      </w:r>
      <w:r>
        <w:rPr>
          <w:color w:val="231F20"/>
          <w:spacing w:val="3"/>
        </w:rPr>
        <w:t xml:space="preserve"> </w:t>
      </w:r>
      <w:r>
        <w:rPr>
          <w:color w:val="231F20"/>
        </w:rPr>
        <w:t>omissions</w:t>
      </w:r>
      <w:r>
        <w:rPr>
          <w:color w:val="231F20"/>
          <w:spacing w:val="3"/>
        </w:rPr>
        <w:t xml:space="preserve"> </w:t>
      </w:r>
      <w:r>
        <w:rPr>
          <w:color w:val="231F20"/>
        </w:rPr>
        <w:t>and</w:t>
      </w:r>
      <w:r>
        <w:rPr>
          <w:color w:val="231F20"/>
          <w:spacing w:val="4"/>
        </w:rPr>
        <w:t xml:space="preserve"> </w:t>
      </w:r>
      <w:r>
        <w:rPr>
          <w:color w:val="231F20"/>
        </w:rPr>
        <w:t>inaccuracies</w:t>
      </w:r>
      <w:r>
        <w:rPr>
          <w:color w:val="231F20"/>
          <w:spacing w:val="3"/>
        </w:rPr>
        <w:t xml:space="preserve"> </w:t>
      </w:r>
      <w:r>
        <w:rPr>
          <w:color w:val="231F20"/>
        </w:rPr>
        <w:t>in</w:t>
      </w:r>
      <w:r>
        <w:rPr>
          <w:color w:val="231F20"/>
          <w:spacing w:val="3"/>
        </w:rPr>
        <w:t xml:space="preserve"> </w:t>
      </w:r>
      <w:r>
        <w:rPr>
          <w:color w:val="231F20"/>
        </w:rPr>
        <w:t>participation</w:t>
      </w:r>
      <w:r>
        <w:rPr>
          <w:color w:val="231F20"/>
          <w:spacing w:val="3"/>
        </w:rPr>
        <w:t xml:space="preserve"> </w:t>
      </w:r>
      <w:r>
        <w:rPr>
          <w:color w:val="231F20"/>
          <w:spacing w:val="-2"/>
        </w:rPr>
        <w:t>notices</w:t>
      </w:r>
    </w:p>
    <w:p w14:paraId="7855632B" w14:textId="77777777" w:rsidR="00180D28" w:rsidRDefault="002909AC">
      <w:pPr>
        <w:pStyle w:val="BodyText"/>
        <w:spacing w:before="77" w:line="218" w:lineRule="auto"/>
        <w:ind w:left="890" w:right="83" w:firstLine="199"/>
        <w:jc w:val="both"/>
        <w:rPr>
          <w:rFonts w:ascii="Arial"/>
          <w:b/>
        </w:rPr>
      </w:pPr>
      <w:r>
        <w:rPr>
          <w:color w:val="231F20"/>
        </w:rPr>
        <w:t>The 2002 Act contains a specific saving provision that a participation notice is not</w:t>
      </w:r>
      <w:r>
        <w:rPr>
          <w:color w:val="231F20"/>
          <w:spacing w:val="-10"/>
        </w:rPr>
        <w:t xml:space="preserve"> </w:t>
      </w:r>
      <w:r>
        <w:rPr>
          <w:color w:val="231F20"/>
        </w:rPr>
        <w:t>invalidated</w:t>
      </w:r>
      <w:r>
        <w:rPr>
          <w:color w:val="231F20"/>
          <w:spacing w:val="-10"/>
        </w:rPr>
        <w:t xml:space="preserve"> </w:t>
      </w:r>
      <w:r>
        <w:rPr>
          <w:color w:val="231F20"/>
        </w:rPr>
        <w:t>by</w:t>
      </w:r>
      <w:r>
        <w:rPr>
          <w:color w:val="231F20"/>
          <w:spacing w:val="-10"/>
        </w:rPr>
        <w:t xml:space="preserve"> </w:t>
      </w:r>
      <w:r>
        <w:rPr>
          <w:color w:val="231F20"/>
        </w:rPr>
        <w:t>any</w:t>
      </w:r>
      <w:r>
        <w:rPr>
          <w:color w:val="231F20"/>
          <w:spacing w:val="-10"/>
        </w:rPr>
        <w:t xml:space="preserve"> </w:t>
      </w:r>
      <w:r>
        <w:rPr>
          <w:color w:val="231F20"/>
        </w:rPr>
        <w:t>inaccuracy</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particulars</w:t>
      </w:r>
      <w:r>
        <w:rPr>
          <w:color w:val="231F20"/>
          <w:spacing w:val="-10"/>
        </w:rPr>
        <w:t xml:space="preserve"> </w:t>
      </w:r>
      <w:r>
        <w:rPr>
          <w:color w:val="231F20"/>
        </w:rPr>
        <w:t>required</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provided.</w:t>
      </w:r>
      <w:r>
        <w:rPr>
          <w:rFonts w:ascii="Arial"/>
          <w:b/>
          <w:color w:val="231F20"/>
          <w:vertAlign w:val="superscript"/>
        </w:rPr>
        <w:t>1</w:t>
      </w:r>
      <w:r>
        <w:rPr>
          <w:rFonts w:ascii="Arial"/>
          <w:b/>
          <w:color w:val="231F20"/>
        </w:rPr>
        <w:t xml:space="preserve"> </w:t>
      </w:r>
      <w:r>
        <w:rPr>
          <w:color w:val="231F20"/>
        </w:rPr>
        <w:t>Despite</w:t>
      </w:r>
      <w:r>
        <w:rPr>
          <w:color w:val="231F20"/>
          <w:spacing w:val="-2"/>
        </w:rPr>
        <w:t xml:space="preserve"> </w:t>
      </w:r>
      <w:r>
        <w:rPr>
          <w:color w:val="231F20"/>
        </w:rPr>
        <w:t>this</w:t>
      </w:r>
      <w:r>
        <w:rPr>
          <w:color w:val="231F20"/>
          <w:spacing w:val="-2"/>
        </w:rPr>
        <w:t xml:space="preserve"> </w:t>
      </w:r>
      <w:r>
        <w:rPr>
          <w:color w:val="231F20"/>
        </w:rPr>
        <w:t>latitude</w:t>
      </w:r>
      <w:r>
        <w:rPr>
          <w:color w:val="231F20"/>
          <w:spacing w:val="-2"/>
        </w:rPr>
        <w:t xml:space="preserve"> </w:t>
      </w:r>
      <w:r>
        <w:rPr>
          <w:color w:val="231F20"/>
        </w:rPr>
        <w:t>the</w:t>
      </w:r>
      <w:r>
        <w:rPr>
          <w:color w:val="231F20"/>
          <w:spacing w:val="-2"/>
        </w:rPr>
        <w:t xml:space="preserve"> </w:t>
      </w:r>
      <w:r>
        <w:rPr>
          <w:color w:val="231F20"/>
        </w:rPr>
        <w:t>sufficiency</w:t>
      </w:r>
      <w:r>
        <w:rPr>
          <w:color w:val="231F20"/>
          <w:spacing w:val="-2"/>
        </w:rPr>
        <w:t xml:space="preserve"> </w:t>
      </w:r>
      <w:r>
        <w:rPr>
          <w:color w:val="231F20"/>
        </w:rPr>
        <w:t>of</w:t>
      </w:r>
      <w:r>
        <w:rPr>
          <w:color w:val="231F20"/>
          <w:spacing w:val="-2"/>
        </w:rPr>
        <w:t xml:space="preserve"> </w:t>
      </w:r>
      <w:r>
        <w:rPr>
          <w:color w:val="231F20"/>
        </w:rPr>
        <w:t>participation</w:t>
      </w:r>
      <w:r>
        <w:rPr>
          <w:color w:val="231F20"/>
          <w:spacing w:val="-2"/>
        </w:rPr>
        <w:t xml:space="preserve"> </w:t>
      </w:r>
      <w:r>
        <w:rPr>
          <w:color w:val="231F20"/>
        </w:rPr>
        <w:t>notices</w:t>
      </w:r>
      <w:r>
        <w:rPr>
          <w:color w:val="231F20"/>
          <w:spacing w:val="-2"/>
        </w:rPr>
        <w:t xml:space="preserve"> </w:t>
      </w:r>
      <w:r>
        <w:rPr>
          <w:color w:val="231F20"/>
        </w:rPr>
        <w:t>is</w:t>
      </w:r>
      <w:r>
        <w:rPr>
          <w:color w:val="231F20"/>
          <w:spacing w:val="-2"/>
        </w:rPr>
        <w:t xml:space="preserve"> </w:t>
      </w:r>
      <w:r>
        <w:rPr>
          <w:color w:val="231F20"/>
        </w:rPr>
        <w:t>regularly</w:t>
      </w:r>
      <w:r>
        <w:rPr>
          <w:color w:val="231F20"/>
          <w:spacing w:val="-2"/>
        </w:rPr>
        <w:t xml:space="preserve"> </w:t>
      </w:r>
      <w:r>
        <w:rPr>
          <w:color w:val="231F20"/>
        </w:rPr>
        <w:t>the</w:t>
      </w:r>
      <w:r>
        <w:rPr>
          <w:color w:val="231F20"/>
          <w:spacing w:val="-2"/>
        </w:rPr>
        <w:t xml:space="preserve"> </w:t>
      </w:r>
      <w:r>
        <w:rPr>
          <w:color w:val="231F20"/>
        </w:rPr>
        <w:t>subject of dispute.</w:t>
      </w:r>
      <w:r>
        <w:rPr>
          <w:rFonts w:ascii="Arial"/>
          <w:b/>
          <w:color w:val="231F20"/>
          <w:vertAlign w:val="superscript"/>
        </w:rPr>
        <w:t>2</w:t>
      </w:r>
    </w:p>
    <w:p w14:paraId="7855632C" w14:textId="77777777" w:rsidR="00180D28" w:rsidRDefault="002909AC">
      <w:pPr>
        <w:pStyle w:val="BodyText"/>
        <w:spacing w:before="32" w:line="218" w:lineRule="auto"/>
        <w:ind w:left="890" w:right="83" w:firstLine="199"/>
        <w:jc w:val="both"/>
      </w:pPr>
      <w:r>
        <w:rPr>
          <w:color w:val="231F20"/>
        </w:rPr>
        <w:t>Not all errors are treated as inaccuracies in the provision of particulars. It is</w:t>
      </w:r>
      <w:r>
        <w:rPr>
          <w:color w:val="231F20"/>
          <w:spacing w:val="80"/>
          <w:w w:val="150"/>
        </w:rPr>
        <w:t xml:space="preserve"> </w:t>
      </w:r>
      <w:r>
        <w:rPr>
          <w:color w:val="231F20"/>
        </w:rPr>
        <w:t>not yet clear whether the statutory saving provision extends only to information specifically described as “particulars”.</w:t>
      </w:r>
      <w:r>
        <w:rPr>
          <w:rFonts w:ascii="Arial" w:hAnsi="Arial"/>
          <w:b/>
          <w:color w:val="231F20"/>
          <w:vertAlign w:val="superscript"/>
        </w:rPr>
        <w:t>3</w:t>
      </w:r>
      <w:r>
        <w:rPr>
          <w:rFonts w:ascii="Arial" w:hAnsi="Arial"/>
          <w:b/>
          <w:color w:val="231F20"/>
        </w:rPr>
        <w:t xml:space="preserve"> </w:t>
      </w:r>
      <w:r>
        <w:rPr>
          <w:color w:val="231F20"/>
        </w:rPr>
        <w:t>A distinction must be drawn between a failure to provide the required particulars, or to comply with requirements about the form of the notice, and an inaccuracy in the statement of the required particulars.</w:t>
      </w:r>
      <w:r>
        <w:rPr>
          <w:rFonts w:ascii="Arial" w:hAnsi="Arial"/>
          <w:b/>
          <w:color w:val="231F20"/>
          <w:vertAlign w:val="superscript"/>
        </w:rPr>
        <w:t>4</w:t>
      </w:r>
      <w:r>
        <w:rPr>
          <w:rFonts w:ascii="Arial" w:hAnsi="Arial"/>
          <w:b/>
          <w:color w:val="231F20"/>
        </w:rPr>
        <w:t xml:space="preserve"> </w:t>
      </w:r>
      <w:r>
        <w:rPr>
          <w:color w:val="231F20"/>
        </w:rPr>
        <w:t>If the main substance of the information required to be provided has been</w:t>
      </w:r>
      <w:r>
        <w:rPr>
          <w:color w:val="231F20"/>
          <w:spacing w:val="4"/>
        </w:rPr>
        <w:t xml:space="preserve"> </w:t>
      </w:r>
      <w:r>
        <w:rPr>
          <w:color w:val="231F20"/>
        </w:rPr>
        <w:t>given,</w:t>
      </w:r>
      <w:r>
        <w:rPr>
          <w:color w:val="231F20"/>
          <w:spacing w:val="6"/>
        </w:rPr>
        <w:t xml:space="preserve"> </w:t>
      </w:r>
      <w:r>
        <w:rPr>
          <w:color w:val="231F20"/>
        </w:rPr>
        <w:t>any</w:t>
      </w:r>
      <w:r>
        <w:rPr>
          <w:color w:val="231F20"/>
          <w:spacing w:val="6"/>
        </w:rPr>
        <w:t xml:space="preserve"> </w:t>
      </w:r>
      <w:r>
        <w:rPr>
          <w:color w:val="231F20"/>
        </w:rPr>
        <w:t>inaccuracy</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material</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render</w:t>
      </w:r>
      <w:r>
        <w:rPr>
          <w:color w:val="231F20"/>
          <w:spacing w:val="6"/>
        </w:rPr>
        <w:t xml:space="preserve"> </w:t>
      </w:r>
      <w:r>
        <w:rPr>
          <w:color w:val="231F20"/>
        </w:rPr>
        <w:t>the</w:t>
      </w:r>
      <w:r>
        <w:rPr>
          <w:color w:val="231F20"/>
          <w:spacing w:val="6"/>
        </w:rPr>
        <w:t xml:space="preserve"> </w:t>
      </w:r>
      <w:r>
        <w:rPr>
          <w:color w:val="231F20"/>
        </w:rPr>
        <w:t>notice</w:t>
      </w:r>
      <w:r>
        <w:rPr>
          <w:color w:val="231F20"/>
          <w:spacing w:val="6"/>
        </w:rPr>
        <w:t xml:space="preserve"> </w:t>
      </w:r>
      <w:r>
        <w:rPr>
          <w:color w:val="231F20"/>
        </w:rPr>
        <w:t>invalid,</w:t>
      </w:r>
      <w:r>
        <w:rPr>
          <w:color w:val="231F20"/>
          <w:spacing w:val="6"/>
        </w:rPr>
        <w:t xml:space="preserve"> </w:t>
      </w:r>
      <w:r>
        <w:rPr>
          <w:color w:val="231F20"/>
          <w:spacing w:val="-5"/>
        </w:rPr>
        <w:t>but</w:t>
      </w:r>
    </w:p>
    <w:p w14:paraId="7855632D" w14:textId="77777777" w:rsidR="00180D28" w:rsidRDefault="002909AC">
      <w:pPr>
        <w:pStyle w:val="BodyText"/>
        <w:spacing w:before="11"/>
        <w:rPr>
          <w:sz w:val="17"/>
        </w:rPr>
      </w:pPr>
      <w:r>
        <w:rPr>
          <w:noProof/>
          <w:sz w:val="17"/>
        </w:rPr>
        <mc:AlternateContent>
          <mc:Choice Requires="wps">
            <w:drawing>
              <wp:anchor distT="0" distB="0" distL="0" distR="0" simplePos="0" relativeHeight="487597568" behindDoc="1" locked="0" layoutInCell="1" allowOverlap="1" wp14:anchorId="785564FB" wp14:editId="785564FC">
                <wp:simplePos x="0" y="0"/>
                <wp:positionH relativeFrom="page">
                  <wp:posOffset>1708205</wp:posOffset>
                </wp:positionH>
                <wp:positionV relativeFrom="paragraph">
                  <wp:posOffset>152540</wp:posOffset>
                </wp:positionV>
                <wp:extent cx="912494"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823D987" id="Graphic 86" o:spid="_x0000_s1026" style="position:absolute;margin-left:134.5pt;margin-top:12pt;width:71.8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" path="m,l912373,e" filled="f" strokecolor="#231f20" strokeweight=".17597mm">
                <v:path arrowok="t"/>
                <w10:wrap type="topAndBottom" anchorx="page"/>
              </v:shape>
            </w:pict>
          </mc:Fallback>
        </mc:AlternateContent>
      </w:r>
    </w:p>
    <w:p w14:paraId="7855632E"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31:31]</w:t>
      </w:r>
    </w:p>
    <w:p w14:paraId="7855632F" w14:textId="77777777" w:rsidR="00180D28" w:rsidRDefault="002909AC">
      <w:pPr>
        <w:spacing w:before="78" w:line="223" w:lineRule="auto"/>
        <w:ind w:left="890" w:right="85" w:firstLine="412"/>
        <w:jc w:val="both"/>
        <w:rPr>
          <w:sz w:val="16"/>
        </w:rPr>
      </w:pPr>
      <w:r>
        <w:rPr>
          <w:rFonts w:ascii="Arial"/>
          <w:b/>
          <w:color w:val="231F20"/>
          <w:sz w:val="16"/>
          <w:vertAlign w:val="superscript"/>
        </w:rPr>
        <w:t>1</w:t>
      </w:r>
      <w:r>
        <w:rPr>
          <w:color w:val="231F20"/>
          <w:sz w:val="16"/>
        </w:rPr>
        <w:t>i.e. the form in Sch.2 of The Right to Manage (Prescribed Particulars and Forms) (England) Regulations 2010 the use of which is required by reg.8(2).</w:t>
      </w:r>
    </w:p>
    <w:p w14:paraId="78556330" w14:textId="77777777" w:rsidR="00180D28" w:rsidRDefault="002909AC">
      <w:pPr>
        <w:spacing w:before="62" w:line="223" w:lineRule="auto"/>
        <w:ind w:left="890" w:right="83" w:firstLine="412"/>
        <w:jc w:val="both"/>
        <w:rPr>
          <w:sz w:val="16"/>
        </w:rPr>
      </w:pPr>
      <w:r>
        <w:rPr>
          <w:rFonts w:ascii="Arial"/>
          <w:b/>
          <w:color w:val="231F20"/>
          <w:sz w:val="16"/>
          <w:vertAlign w:val="superscript"/>
        </w:rPr>
        <w:t>2</w:t>
      </w:r>
      <w:r>
        <w:rPr>
          <w:color w:val="231F20"/>
          <w:sz w:val="16"/>
        </w:rPr>
        <w:t xml:space="preserve">In the context of a claim notice, which is also required to be signed in the same way, it has been held to be sufficient that the signatory has the authority of the RTM company to sign the notice, although not a member or officer: </w:t>
      </w:r>
      <w:proofErr w:type="spellStart"/>
      <w:r>
        <w:rPr>
          <w:rFonts w:ascii="Century Schoolbook"/>
          <w:i/>
          <w:color w:val="231F20"/>
          <w:sz w:val="16"/>
        </w:rPr>
        <w:t>Assethold</w:t>
      </w:r>
      <w:proofErr w:type="spellEnd"/>
      <w:r>
        <w:rPr>
          <w:rFonts w:ascii="Century Schoolbook"/>
          <w:i/>
          <w:color w:val="231F20"/>
          <w:sz w:val="16"/>
        </w:rPr>
        <w:t xml:space="preserve"> Ltd v 14 Stansfield Road RTM Company Ltd </w:t>
      </w:r>
      <w:r>
        <w:rPr>
          <w:color w:val="231F20"/>
          <w:sz w:val="16"/>
        </w:rPr>
        <w:t>[2014] UKUT 262 (LC).</w:t>
      </w:r>
    </w:p>
    <w:p w14:paraId="78556331" w14:textId="77777777" w:rsidR="00180D28" w:rsidRDefault="002909AC">
      <w:pPr>
        <w:spacing w:before="62" w:line="223" w:lineRule="auto"/>
        <w:ind w:left="890" w:right="82" w:firstLine="412"/>
        <w:jc w:val="both"/>
        <w:rPr>
          <w:sz w:val="16"/>
        </w:rPr>
      </w:pPr>
      <w:r>
        <w:rPr>
          <w:rFonts w:ascii="Arial"/>
          <w:b/>
          <w:color w:val="231F20"/>
          <w:sz w:val="16"/>
          <w:vertAlign w:val="superscript"/>
        </w:rPr>
        <w:t>3</w:t>
      </w:r>
      <w:r>
        <w:rPr>
          <w:rFonts w:ascii="Century Schoolbook"/>
          <w:i/>
          <w:color w:val="231F20"/>
          <w:sz w:val="16"/>
        </w:rPr>
        <w:t xml:space="preserve">Elim Court RTM Co Ltd v Avon Freeholds Ltd </w:t>
      </w:r>
      <w:r>
        <w:rPr>
          <w:color w:val="231F20"/>
          <w:sz w:val="16"/>
        </w:rPr>
        <w:t xml:space="preserve">[2014] UKUT 397 (LC) applying </w:t>
      </w:r>
      <w:r>
        <w:rPr>
          <w:rFonts w:ascii="Century Schoolbook"/>
          <w:i/>
          <w:color w:val="231F20"/>
          <w:sz w:val="16"/>
        </w:rPr>
        <w:t xml:space="preserve">Hilmi &amp; </w:t>
      </w:r>
      <w:proofErr w:type="spellStart"/>
      <w:r>
        <w:rPr>
          <w:rFonts w:ascii="Century Schoolbook"/>
          <w:i/>
          <w:color w:val="231F20"/>
          <w:sz w:val="16"/>
        </w:rPr>
        <w:t>Associ-ates</w:t>
      </w:r>
      <w:proofErr w:type="spellEnd"/>
      <w:r>
        <w:rPr>
          <w:rFonts w:ascii="Century Schoolbook"/>
          <w:i/>
          <w:color w:val="231F20"/>
          <w:sz w:val="16"/>
        </w:rPr>
        <w:t xml:space="preserve"> Ltd v 20 </w:t>
      </w:r>
      <w:proofErr w:type="spellStart"/>
      <w:r>
        <w:rPr>
          <w:rFonts w:ascii="Century Schoolbook"/>
          <w:i/>
          <w:color w:val="231F20"/>
          <w:sz w:val="16"/>
        </w:rPr>
        <w:t>Penbridge</w:t>
      </w:r>
      <w:proofErr w:type="spellEnd"/>
      <w:r>
        <w:rPr>
          <w:rFonts w:ascii="Century Schoolbook"/>
          <w:i/>
          <w:color w:val="231F20"/>
          <w:sz w:val="16"/>
        </w:rPr>
        <w:t xml:space="preserve"> Villas Freehold Ltd </w:t>
      </w:r>
      <w:r>
        <w:rPr>
          <w:color w:val="231F20"/>
          <w:sz w:val="16"/>
        </w:rPr>
        <w:t>[2010] 1 W.L.R. 2750 (CA), which concerned a notice given under s.13 of the Leasehold Reform, Housing and Urban Development</w:t>
      </w:r>
      <w:r>
        <w:rPr>
          <w:color w:val="231F20"/>
          <w:spacing w:val="-4"/>
          <w:sz w:val="16"/>
        </w:rPr>
        <w:t xml:space="preserve"> </w:t>
      </w:r>
      <w:r>
        <w:rPr>
          <w:color w:val="231F20"/>
          <w:sz w:val="16"/>
        </w:rPr>
        <w:t>Act 1993.</w:t>
      </w:r>
      <w:r>
        <w:rPr>
          <w:color w:val="231F20"/>
          <w:spacing w:val="-4"/>
          <w:sz w:val="16"/>
        </w:rPr>
        <w:t xml:space="preserve"> </w:t>
      </w:r>
      <w:r>
        <w:rPr>
          <w:color w:val="231F20"/>
          <w:sz w:val="16"/>
        </w:rPr>
        <w:t>A</w:t>
      </w:r>
      <w:r>
        <w:rPr>
          <w:color w:val="231F20"/>
          <w:spacing w:val="-4"/>
          <w:sz w:val="16"/>
        </w:rPr>
        <w:t xml:space="preserve"> </w:t>
      </w:r>
      <w:r>
        <w:rPr>
          <w:color w:val="231F20"/>
          <w:sz w:val="16"/>
        </w:rPr>
        <w:t>document is validly executed</w:t>
      </w:r>
      <w:r>
        <w:rPr>
          <w:color w:val="231F20"/>
          <w:spacing w:val="-2"/>
          <w:sz w:val="16"/>
        </w:rPr>
        <w:t xml:space="preserve"> </w:t>
      </w:r>
      <w:r>
        <w:rPr>
          <w:color w:val="231F20"/>
          <w:sz w:val="16"/>
        </w:rPr>
        <w:t>by</w:t>
      </w:r>
      <w:r>
        <w:rPr>
          <w:color w:val="231F20"/>
          <w:spacing w:val="-2"/>
          <w:sz w:val="16"/>
        </w:rPr>
        <w:t xml:space="preserve"> </w:t>
      </w:r>
      <w:r>
        <w:rPr>
          <w:color w:val="231F20"/>
          <w:sz w:val="16"/>
        </w:rPr>
        <w:t>a</w:t>
      </w:r>
      <w:r>
        <w:rPr>
          <w:color w:val="231F20"/>
          <w:spacing w:val="-2"/>
          <w:sz w:val="16"/>
        </w:rPr>
        <w:t xml:space="preserve"> </w:t>
      </w:r>
      <w:r>
        <w:rPr>
          <w:color w:val="231F20"/>
          <w:sz w:val="16"/>
        </w:rPr>
        <w:t>company</w:t>
      </w:r>
      <w:r>
        <w:rPr>
          <w:color w:val="231F20"/>
          <w:spacing w:val="-2"/>
          <w:sz w:val="16"/>
        </w:rPr>
        <w:t xml:space="preserve"> </w:t>
      </w:r>
      <w:r>
        <w:rPr>
          <w:color w:val="231F20"/>
          <w:sz w:val="16"/>
        </w:rPr>
        <w:t>if</w:t>
      </w:r>
      <w:r>
        <w:rPr>
          <w:color w:val="231F20"/>
          <w:spacing w:val="-2"/>
          <w:sz w:val="16"/>
        </w:rPr>
        <w:t xml:space="preserve"> </w:t>
      </w:r>
      <w:r>
        <w:rPr>
          <w:color w:val="231F20"/>
          <w:sz w:val="16"/>
        </w:rPr>
        <w:t>it</w:t>
      </w:r>
      <w:r>
        <w:rPr>
          <w:color w:val="231F20"/>
          <w:spacing w:val="-2"/>
          <w:sz w:val="16"/>
        </w:rPr>
        <w:t xml:space="preserve"> </w:t>
      </w:r>
      <w:r>
        <w:rPr>
          <w:color w:val="231F20"/>
          <w:sz w:val="16"/>
        </w:rPr>
        <w:t>is</w:t>
      </w:r>
      <w:r>
        <w:rPr>
          <w:color w:val="231F20"/>
          <w:spacing w:val="-2"/>
          <w:sz w:val="16"/>
        </w:rPr>
        <w:t xml:space="preserve"> </w:t>
      </w:r>
      <w:r>
        <w:rPr>
          <w:color w:val="231F20"/>
          <w:sz w:val="16"/>
        </w:rPr>
        <w:t>signed</w:t>
      </w:r>
      <w:r>
        <w:rPr>
          <w:color w:val="231F20"/>
          <w:spacing w:val="-2"/>
          <w:sz w:val="16"/>
        </w:rPr>
        <w:t xml:space="preserve"> </w:t>
      </w:r>
      <w:r>
        <w:rPr>
          <w:color w:val="231F20"/>
          <w:sz w:val="16"/>
        </w:rPr>
        <w:t>by</w:t>
      </w:r>
      <w:r>
        <w:rPr>
          <w:color w:val="231F20"/>
          <w:spacing w:val="-2"/>
          <w:sz w:val="16"/>
        </w:rPr>
        <w:t xml:space="preserve"> </w:t>
      </w:r>
      <w:r>
        <w:rPr>
          <w:color w:val="231F20"/>
          <w:sz w:val="16"/>
        </w:rPr>
        <w:t>two</w:t>
      </w:r>
      <w:r>
        <w:rPr>
          <w:color w:val="231F20"/>
          <w:spacing w:val="-2"/>
          <w:sz w:val="16"/>
        </w:rPr>
        <w:t xml:space="preserve"> </w:t>
      </w:r>
      <w:r>
        <w:rPr>
          <w:color w:val="231F20"/>
          <w:sz w:val="16"/>
        </w:rPr>
        <w:t>authorised</w:t>
      </w:r>
      <w:r>
        <w:rPr>
          <w:color w:val="231F20"/>
          <w:spacing w:val="-2"/>
          <w:sz w:val="16"/>
        </w:rPr>
        <w:t xml:space="preserve"> </w:t>
      </w:r>
      <w:r>
        <w:rPr>
          <w:color w:val="231F20"/>
          <w:sz w:val="16"/>
        </w:rPr>
        <w:t>signatories</w:t>
      </w:r>
      <w:r>
        <w:rPr>
          <w:color w:val="231F20"/>
          <w:spacing w:val="-2"/>
          <w:sz w:val="16"/>
        </w:rPr>
        <w:t xml:space="preserve"> </w:t>
      </w:r>
      <w:r>
        <w:rPr>
          <w:color w:val="231F20"/>
          <w:sz w:val="16"/>
        </w:rPr>
        <w:t>(directors</w:t>
      </w:r>
      <w:r>
        <w:rPr>
          <w:color w:val="231F20"/>
          <w:spacing w:val="-2"/>
          <w:sz w:val="16"/>
        </w:rPr>
        <w:t xml:space="preserve"> </w:t>
      </w:r>
      <w:r>
        <w:rPr>
          <w:color w:val="231F20"/>
          <w:sz w:val="16"/>
        </w:rPr>
        <w:t>or</w:t>
      </w:r>
      <w:r>
        <w:rPr>
          <w:color w:val="231F20"/>
          <w:spacing w:val="-2"/>
          <w:sz w:val="16"/>
        </w:rPr>
        <w:t xml:space="preserve"> </w:t>
      </w:r>
      <w:r>
        <w:rPr>
          <w:color w:val="231F20"/>
          <w:sz w:val="16"/>
        </w:rPr>
        <w:t>the</w:t>
      </w:r>
      <w:r>
        <w:rPr>
          <w:color w:val="231F20"/>
          <w:spacing w:val="-2"/>
          <w:sz w:val="16"/>
        </w:rPr>
        <w:t xml:space="preserve"> </w:t>
      </w:r>
      <w:r>
        <w:rPr>
          <w:color w:val="231F20"/>
          <w:sz w:val="16"/>
        </w:rPr>
        <w:t>company</w:t>
      </w:r>
      <w:r>
        <w:rPr>
          <w:color w:val="231F20"/>
          <w:spacing w:val="-2"/>
          <w:sz w:val="16"/>
        </w:rPr>
        <w:t xml:space="preserve"> </w:t>
      </w:r>
      <w:r>
        <w:rPr>
          <w:color w:val="231F20"/>
          <w:sz w:val="16"/>
        </w:rPr>
        <w:t xml:space="preserve">secretary) or by a director in the presence of a witness who attests the signature, s.44(2) of the Companies Act </w:t>
      </w:r>
      <w:r>
        <w:rPr>
          <w:color w:val="231F20"/>
          <w:spacing w:val="-2"/>
          <w:sz w:val="16"/>
        </w:rPr>
        <w:t>2006.</w:t>
      </w:r>
    </w:p>
    <w:p w14:paraId="78556332" w14:textId="77777777" w:rsidR="00180D28" w:rsidRDefault="002909AC">
      <w:pPr>
        <w:spacing w:before="73"/>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31:32]</w:t>
      </w:r>
    </w:p>
    <w:p w14:paraId="78556333"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78(7)</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34" w14:textId="77777777" w:rsidR="00180D28" w:rsidRDefault="002909AC">
      <w:pPr>
        <w:spacing w:before="59" w:line="223" w:lineRule="auto"/>
        <w:ind w:left="890" w:right="83" w:firstLine="412"/>
        <w:jc w:val="both"/>
        <w:rPr>
          <w:sz w:val="16"/>
        </w:rPr>
      </w:pPr>
      <w:r>
        <w:rPr>
          <w:rFonts w:ascii="Arial"/>
          <w:b/>
          <w:color w:val="231F20"/>
          <w:sz w:val="16"/>
          <w:vertAlign w:val="superscript"/>
        </w:rPr>
        <w:t>2</w:t>
      </w:r>
      <w:r>
        <w:rPr>
          <w:color w:val="231F20"/>
          <w:sz w:val="16"/>
        </w:rPr>
        <w:t xml:space="preserve">The Supreme Court has now decided in </w:t>
      </w:r>
      <w:r>
        <w:rPr>
          <w:rFonts w:ascii="Century Schoolbook"/>
          <w:i/>
          <w:color w:val="231F20"/>
          <w:sz w:val="16"/>
        </w:rPr>
        <w:t>A1 Properties (Sunderland) Ltd v Tudor Studios RTM</w:t>
      </w:r>
      <w:r>
        <w:rPr>
          <w:rFonts w:ascii="Century Schoolbook"/>
          <w:i/>
          <w:color w:val="231F20"/>
          <w:spacing w:val="80"/>
          <w:sz w:val="16"/>
        </w:rPr>
        <w:t xml:space="preserve"> </w:t>
      </w:r>
      <w:r>
        <w:rPr>
          <w:rFonts w:ascii="Century Schoolbook"/>
          <w:i/>
          <w:color w:val="231F20"/>
          <w:sz w:val="16"/>
        </w:rPr>
        <w:t xml:space="preserve">Co Ltd </w:t>
      </w:r>
      <w:r>
        <w:rPr>
          <w:color w:val="231F20"/>
          <w:sz w:val="16"/>
        </w:rPr>
        <w:t>[2024] UKSC 27 that defects in procedure do not prevent the acquisition of the right to manage but</w:t>
      </w:r>
      <w:r>
        <w:rPr>
          <w:color w:val="231F20"/>
          <w:spacing w:val="-1"/>
          <w:sz w:val="16"/>
        </w:rPr>
        <w:t xml:space="preserve"> </w:t>
      </w:r>
      <w:r>
        <w:rPr>
          <w:color w:val="231F20"/>
          <w:sz w:val="16"/>
        </w:rPr>
        <w:t>render</w:t>
      </w:r>
      <w:r>
        <w:rPr>
          <w:color w:val="231F20"/>
          <w:spacing w:val="-1"/>
          <w:sz w:val="16"/>
        </w:rPr>
        <w:t xml:space="preserve"> </w:t>
      </w:r>
      <w:r>
        <w:rPr>
          <w:color w:val="231F20"/>
          <w:sz w:val="16"/>
        </w:rPr>
        <w:t>the</w:t>
      </w:r>
      <w:r>
        <w:rPr>
          <w:color w:val="231F20"/>
          <w:spacing w:val="-1"/>
          <w:sz w:val="16"/>
        </w:rPr>
        <w:t xml:space="preserve"> </w:t>
      </w:r>
      <w:r>
        <w:rPr>
          <w:color w:val="231F20"/>
          <w:sz w:val="16"/>
        </w:rPr>
        <w:t>process</w:t>
      </w:r>
      <w:r>
        <w:rPr>
          <w:color w:val="231F20"/>
          <w:spacing w:val="-1"/>
          <w:sz w:val="16"/>
        </w:rPr>
        <w:t xml:space="preserve"> </w:t>
      </w:r>
      <w:r>
        <w:rPr>
          <w:color w:val="231F20"/>
          <w:sz w:val="16"/>
        </w:rPr>
        <w:t>voidable</w:t>
      </w:r>
      <w:r>
        <w:rPr>
          <w:color w:val="231F20"/>
          <w:spacing w:val="-1"/>
          <w:sz w:val="16"/>
        </w:rPr>
        <w:t xml:space="preserve"> </w:t>
      </w:r>
      <w:r>
        <w:rPr>
          <w:color w:val="231F20"/>
          <w:sz w:val="16"/>
        </w:rPr>
        <w:t>at</w:t>
      </w:r>
      <w:r>
        <w:rPr>
          <w:color w:val="231F20"/>
          <w:spacing w:val="-1"/>
          <w:sz w:val="16"/>
        </w:rPr>
        <w:t xml:space="preserve"> </w:t>
      </w:r>
      <w:r>
        <w:rPr>
          <w:color w:val="231F20"/>
          <w:sz w:val="16"/>
        </w:rPr>
        <w:t>the</w:t>
      </w:r>
      <w:r>
        <w:rPr>
          <w:color w:val="231F20"/>
          <w:spacing w:val="-1"/>
          <w:sz w:val="16"/>
        </w:rPr>
        <w:t xml:space="preserve"> </w:t>
      </w:r>
      <w:r>
        <w:rPr>
          <w:color w:val="231F20"/>
          <w:sz w:val="16"/>
        </w:rPr>
        <w:t>election</w:t>
      </w:r>
      <w:r>
        <w:rPr>
          <w:color w:val="231F20"/>
          <w:spacing w:val="-1"/>
          <w:sz w:val="16"/>
        </w:rPr>
        <w:t xml:space="preserve"> </w:t>
      </w:r>
      <w:r>
        <w:rPr>
          <w:color w:val="231F20"/>
          <w:sz w:val="16"/>
        </w:rPr>
        <w:t>of</w:t>
      </w:r>
      <w:r>
        <w:rPr>
          <w:color w:val="231F20"/>
          <w:spacing w:val="-1"/>
          <w:sz w:val="16"/>
        </w:rPr>
        <w:t xml:space="preserve"> </w:t>
      </w:r>
      <w:r>
        <w:rPr>
          <w:color w:val="231F20"/>
          <w:sz w:val="16"/>
        </w:rPr>
        <w:t>the</w:t>
      </w:r>
      <w:r>
        <w:rPr>
          <w:color w:val="231F20"/>
          <w:spacing w:val="-1"/>
          <w:sz w:val="16"/>
        </w:rPr>
        <w:t xml:space="preserve"> </w:t>
      </w:r>
      <w:r>
        <w:rPr>
          <w:color w:val="231F20"/>
          <w:sz w:val="16"/>
        </w:rPr>
        <w:t>person</w:t>
      </w:r>
      <w:r>
        <w:rPr>
          <w:color w:val="231F20"/>
          <w:spacing w:val="-1"/>
          <w:sz w:val="16"/>
        </w:rPr>
        <w:t xml:space="preserve"> </w:t>
      </w:r>
      <w:r>
        <w:rPr>
          <w:color w:val="231F20"/>
          <w:sz w:val="16"/>
        </w:rPr>
        <w:t>for</w:t>
      </w:r>
      <w:r>
        <w:rPr>
          <w:color w:val="231F20"/>
          <w:spacing w:val="-1"/>
          <w:sz w:val="16"/>
        </w:rPr>
        <w:t xml:space="preserve"> </w:t>
      </w:r>
      <w:r>
        <w:rPr>
          <w:color w:val="231F20"/>
          <w:sz w:val="16"/>
        </w:rPr>
        <w:t>whose</w:t>
      </w:r>
      <w:r>
        <w:rPr>
          <w:color w:val="231F20"/>
          <w:spacing w:val="-1"/>
          <w:sz w:val="16"/>
        </w:rPr>
        <w:t xml:space="preserve"> </w:t>
      </w:r>
      <w:r>
        <w:rPr>
          <w:color w:val="231F20"/>
          <w:sz w:val="16"/>
        </w:rPr>
        <w:t>benefit</w:t>
      </w:r>
      <w:r>
        <w:rPr>
          <w:color w:val="231F20"/>
          <w:spacing w:val="-1"/>
          <w:sz w:val="16"/>
        </w:rPr>
        <w:t xml:space="preserve"> </w:t>
      </w:r>
      <w:r>
        <w:rPr>
          <w:color w:val="231F20"/>
          <w:sz w:val="16"/>
        </w:rPr>
        <w:t>the</w:t>
      </w:r>
      <w:r>
        <w:rPr>
          <w:color w:val="231F20"/>
          <w:spacing w:val="-1"/>
          <w:sz w:val="16"/>
        </w:rPr>
        <w:t xml:space="preserve"> </w:t>
      </w:r>
      <w:r>
        <w:rPr>
          <w:color w:val="231F20"/>
          <w:sz w:val="16"/>
        </w:rPr>
        <w:t>relevant</w:t>
      </w:r>
      <w:r>
        <w:rPr>
          <w:color w:val="231F20"/>
          <w:spacing w:val="-1"/>
          <w:sz w:val="16"/>
        </w:rPr>
        <w:t xml:space="preserve"> </w:t>
      </w:r>
      <w:r>
        <w:rPr>
          <w:color w:val="231F20"/>
          <w:sz w:val="16"/>
        </w:rPr>
        <w:t xml:space="preserve">requirement is imposed. It is now unlikely that a landlord will be able to take advantage of an error in a </w:t>
      </w:r>
      <w:proofErr w:type="spellStart"/>
      <w:r>
        <w:rPr>
          <w:color w:val="231F20"/>
          <w:sz w:val="16"/>
        </w:rPr>
        <w:t>participa-tion</w:t>
      </w:r>
      <w:proofErr w:type="spellEnd"/>
      <w:r>
        <w:rPr>
          <w:color w:val="231F20"/>
          <w:sz w:val="16"/>
        </w:rPr>
        <w:t xml:space="preserve"> notice.</w:t>
      </w:r>
    </w:p>
    <w:p w14:paraId="78556335" w14:textId="77777777" w:rsidR="00180D28" w:rsidRDefault="002909AC">
      <w:pPr>
        <w:spacing w:before="63" w:line="223" w:lineRule="auto"/>
        <w:ind w:left="890" w:right="82" w:firstLine="412"/>
        <w:jc w:val="both"/>
        <w:rPr>
          <w:sz w:val="16"/>
        </w:rPr>
      </w:pPr>
      <w:r>
        <w:rPr>
          <w:rFonts w:ascii="Arial" w:hAnsi="Arial"/>
          <w:b/>
          <w:color w:val="231F20"/>
          <w:sz w:val="16"/>
          <w:vertAlign w:val="superscript"/>
        </w:rPr>
        <w:t>3</w:t>
      </w:r>
      <w:r>
        <w:rPr>
          <w:color w:val="231F20"/>
          <w:sz w:val="16"/>
        </w:rPr>
        <w:t xml:space="preserve">It appears to be implicit in s.78(2)(d) that </w:t>
      </w:r>
      <w:proofErr w:type="gramStart"/>
      <w:r>
        <w:rPr>
          <w:color w:val="231F20"/>
          <w:sz w:val="16"/>
        </w:rPr>
        <w:t>all of</w:t>
      </w:r>
      <w:proofErr w:type="gramEnd"/>
      <w:r>
        <w:rPr>
          <w:color w:val="231F20"/>
          <w:sz w:val="16"/>
        </w:rPr>
        <w:t xml:space="preserve"> the statements required by s.78(2) to be included in a notice of invitation to participate are “particulars”; it is less clear whether the requirements of s.78(5) are “particulars”. In </w:t>
      </w:r>
      <w:r>
        <w:rPr>
          <w:rFonts w:ascii="Century Schoolbook" w:hAnsi="Century Schoolbook"/>
          <w:i/>
          <w:color w:val="231F20"/>
          <w:sz w:val="16"/>
        </w:rPr>
        <w:t xml:space="preserve">Viscount Chelsea v Morris </w:t>
      </w:r>
      <w:r>
        <w:rPr>
          <w:color w:val="231F20"/>
          <w:sz w:val="16"/>
        </w:rPr>
        <w:t>[1999] L. &amp; T.R. 154; [1998] 11 WLUK 72 the Court of</w:t>
      </w:r>
      <w:r>
        <w:rPr>
          <w:color w:val="231F20"/>
          <w:spacing w:val="-1"/>
          <w:sz w:val="16"/>
        </w:rPr>
        <w:t xml:space="preserve"> </w:t>
      </w:r>
      <w:r>
        <w:rPr>
          <w:color w:val="231F20"/>
          <w:sz w:val="16"/>
        </w:rPr>
        <w:t xml:space="preserve">Appeal held that as a matter of ordinary construction a similar saving provision in para.9(1), Sch.12 of the Leasehold Reform, Housing and Urban Development Act 1993 applied only to </w:t>
      </w:r>
      <w:proofErr w:type="spellStart"/>
      <w:r>
        <w:rPr>
          <w:color w:val="231F20"/>
          <w:sz w:val="16"/>
        </w:rPr>
        <w:t>inaccura-cies</w:t>
      </w:r>
      <w:proofErr w:type="spellEnd"/>
      <w:r>
        <w:rPr>
          <w:color w:val="231F20"/>
          <w:sz w:val="16"/>
        </w:rPr>
        <w:t xml:space="preserve"> in material specifically called “particulars”. In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14 Stansfield Road RTM Company Ltd</w:t>
      </w:r>
      <w:r>
        <w:rPr>
          <w:rFonts w:ascii="Century Schoolbook" w:hAnsi="Century Schoolbook"/>
          <w:i/>
          <w:color w:val="231F20"/>
          <w:spacing w:val="14"/>
          <w:sz w:val="16"/>
        </w:rPr>
        <w:t xml:space="preserve"> </w:t>
      </w:r>
      <w:r>
        <w:rPr>
          <w:color w:val="231F20"/>
          <w:sz w:val="16"/>
        </w:rPr>
        <w:t>[2012]</w:t>
      </w:r>
      <w:r>
        <w:rPr>
          <w:color w:val="231F20"/>
          <w:spacing w:val="14"/>
          <w:sz w:val="16"/>
        </w:rPr>
        <w:t xml:space="preserve"> </w:t>
      </w:r>
      <w:r>
        <w:rPr>
          <w:color w:val="231F20"/>
          <w:sz w:val="16"/>
        </w:rPr>
        <w:t>UKUT</w:t>
      </w:r>
      <w:r>
        <w:rPr>
          <w:color w:val="231F20"/>
          <w:spacing w:val="14"/>
          <w:sz w:val="16"/>
        </w:rPr>
        <w:t xml:space="preserve"> </w:t>
      </w:r>
      <w:r>
        <w:rPr>
          <w:color w:val="231F20"/>
          <w:sz w:val="16"/>
        </w:rPr>
        <w:t>379</w:t>
      </w:r>
      <w:r>
        <w:rPr>
          <w:color w:val="231F20"/>
          <w:spacing w:val="14"/>
          <w:sz w:val="16"/>
        </w:rPr>
        <w:t xml:space="preserve"> </w:t>
      </w:r>
      <w:r>
        <w:rPr>
          <w:color w:val="231F20"/>
          <w:sz w:val="16"/>
        </w:rPr>
        <w:t>(LC)</w:t>
      </w:r>
      <w:r>
        <w:rPr>
          <w:color w:val="231F20"/>
          <w:spacing w:val="14"/>
          <w:sz w:val="16"/>
        </w:rPr>
        <w:t xml:space="preserve"> </w:t>
      </w:r>
      <w:r>
        <w:rPr>
          <w:color w:val="231F20"/>
          <w:sz w:val="16"/>
        </w:rPr>
        <w:t>the</w:t>
      </w:r>
      <w:r>
        <w:rPr>
          <w:color w:val="231F20"/>
          <w:spacing w:val="14"/>
          <w:sz w:val="16"/>
        </w:rPr>
        <w:t xml:space="preserve"> </w:t>
      </w:r>
      <w:r>
        <w:rPr>
          <w:color w:val="231F20"/>
          <w:sz w:val="16"/>
        </w:rPr>
        <w:t>Upper</w:t>
      </w:r>
      <w:r>
        <w:rPr>
          <w:color w:val="231F20"/>
          <w:spacing w:val="14"/>
          <w:sz w:val="16"/>
        </w:rPr>
        <w:t xml:space="preserve"> </w:t>
      </w:r>
      <w:r>
        <w:rPr>
          <w:color w:val="231F20"/>
          <w:sz w:val="16"/>
        </w:rPr>
        <w:t>Tribunal</w:t>
      </w:r>
      <w:r>
        <w:rPr>
          <w:color w:val="231F20"/>
          <w:spacing w:val="14"/>
          <w:sz w:val="16"/>
        </w:rPr>
        <w:t xml:space="preserve"> </w:t>
      </w:r>
      <w:r>
        <w:rPr>
          <w:color w:val="231F20"/>
          <w:sz w:val="16"/>
        </w:rPr>
        <w:t>did</w:t>
      </w:r>
      <w:r>
        <w:rPr>
          <w:color w:val="231F20"/>
          <w:spacing w:val="14"/>
          <w:sz w:val="16"/>
        </w:rPr>
        <w:t xml:space="preserve"> </w:t>
      </w:r>
      <w:r>
        <w:rPr>
          <w:color w:val="231F20"/>
          <w:sz w:val="16"/>
        </w:rPr>
        <w:t>not</w:t>
      </w:r>
      <w:r>
        <w:rPr>
          <w:color w:val="231F20"/>
          <w:spacing w:val="14"/>
          <w:sz w:val="16"/>
        </w:rPr>
        <w:t xml:space="preserve"> </w:t>
      </w:r>
      <w:r>
        <w:rPr>
          <w:color w:val="231F20"/>
          <w:sz w:val="16"/>
        </w:rPr>
        <w:t>follow</w:t>
      </w:r>
      <w:r>
        <w:rPr>
          <w:color w:val="231F20"/>
          <w:spacing w:val="14"/>
          <w:sz w:val="16"/>
        </w:rPr>
        <w:t xml:space="preserve"> </w:t>
      </w:r>
      <w:r>
        <w:rPr>
          <w:rFonts w:ascii="Century Schoolbook" w:hAnsi="Century Schoolbook"/>
          <w:i/>
          <w:color w:val="231F20"/>
          <w:sz w:val="16"/>
        </w:rPr>
        <w:t>Viscount</w:t>
      </w:r>
      <w:r>
        <w:rPr>
          <w:rFonts w:ascii="Century Schoolbook" w:hAnsi="Century Schoolbook"/>
          <w:i/>
          <w:color w:val="231F20"/>
          <w:spacing w:val="14"/>
          <w:sz w:val="16"/>
        </w:rPr>
        <w:t xml:space="preserve"> </w:t>
      </w:r>
      <w:r>
        <w:rPr>
          <w:rFonts w:ascii="Century Schoolbook" w:hAnsi="Century Schoolbook"/>
          <w:i/>
          <w:color w:val="231F20"/>
          <w:sz w:val="16"/>
        </w:rPr>
        <w:t>Chelsea</w:t>
      </w:r>
      <w:r>
        <w:rPr>
          <w:rFonts w:ascii="Century Schoolbook" w:hAnsi="Century Schoolbook"/>
          <w:i/>
          <w:color w:val="231F20"/>
          <w:spacing w:val="14"/>
          <w:sz w:val="16"/>
        </w:rPr>
        <w:t xml:space="preserve"> </w:t>
      </w:r>
      <w:r>
        <w:rPr>
          <w:rFonts w:ascii="Century Schoolbook" w:hAnsi="Century Schoolbook"/>
          <w:i/>
          <w:color w:val="231F20"/>
          <w:sz w:val="16"/>
        </w:rPr>
        <w:t>v</w:t>
      </w:r>
      <w:r>
        <w:rPr>
          <w:rFonts w:ascii="Century Schoolbook" w:hAnsi="Century Schoolbook"/>
          <w:i/>
          <w:color w:val="231F20"/>
          <w:spacing w:val="14"/>
          <w:sz w:val="16"/>
        </w:rPr>
        <w:t xml:space="preserve"> </w:t>
      </w:r>
      <w:r>
        <w:rPr>
          <w:rFonts w:ascii="Century Schoolbook" w:hAnsi="Century Schoolbook"/>
          <w:i/>
          <w:color w:val="231F20"/>
          <w:sz w:val="16"/>
        </w:rPr>
        <w:t>Morris</w:t>
      </w:r>
      <w:r>
        <w:rPr>
          <w:rFonts w:ascii="Century Schoolbook" w:hAnsi="Century Schoolbook"/>
          <w:i/>
          <w:color w:val="231F20"/>
          <w:spacing w:val="14"/>
          <w:sz w:val="16"/>
        </w:rPr>
        <w:t xml:space="preserve"> </w:t>
      </w:r>
      <w:r>
        <w:rPr>
          <w:color w:val="231F20"/>
          <w:sz w:val="16"/>
        </w:rPr>
        <w:t>[1999]</w:t>
      </w:r>
      <w:r>
        <w:rPr>
          <w:color w:val="231F20"/>
          <w:spacing w:val="14"/>
          <w:sz w:val="16"/>
        </w:rPr>
        <w:t xml:space="preserve"> </w:t>
      </w:r>
      <w:r>
        <w:rPr>
          <w:color w:val="231F20"/>
          <w:sz w:val="16"/>
        </w:rPr>
        <w:t>L.</w:t>
      </w:r>
      <w:r>
        <w:rPr>
          <w:color w:val="231F20"/>
          <w:spacing w:val="14"/>
          <w:sz w:val="16"/>
        </w:rPr>
        <w:t xml:space="preserve"> </w:t>
      </w:r>
      <w:r>
        <w:rPr>
          <w:color w:val="231F20"/>
          <w:spacing w:val="-10"/>
          <w:sz w:val="16"/>
        </w:rPr>
        <w:t>&amp;</w:t>
      </w:r>
    </w:p>
    <w:p w14:paraId="78556336" w14:textId="77777777" w:rsidR="00180D28" w:rsidRDefault="002909AC">
      <w:pPr>
        <w:spacing w:before="5" w:line="223" w:lineRule="auto"/>
        <w:ind w:left="890" w:right="82"/>
        <w:jc w:val="both"/>
        <w:rPr>
          <w:sz w:val="16"/>
        </w:rPr>
      </w:pPr>
      <w:r>
        <w:rPr>
          <w:color w:val="231F20"/>
          <w:sz w:val="16"/>
        </w:rPr>
        <w:t xml:space="preserve">T.R. 154; [1998] 11 WLUK 72 when considering the scope of the similar saving provision in s 81(1) of the 2002 </w:t>
      </w:r>
      <w:proofErr w:type="gramStart"/>
      <w:r>
        <w:rPr>
          <w:color w:val="231F20"/>
          <w:sz w:val="16"/>
        </w:rPr>
        <w:t>Act, and</w:t>
      </w:r>
      <w:proofErr w:type="gramEnd"/>
      <w:r>
        <w:rPr>
          <w:color w:val="231F20"/>
          <w:sz w:val="16"/>
        </w:rPr>
        <w:t xml:space="preserve"> regarded </w:t>
      </w:r>
      <w:proofErr w:type="gramStart"/>
      <w:r>
        <w:rPr>
          <w:color w:val="231F20"/>
          <w:sz w:val="16"/>
        </w:rPr>
        <w:t>all of</w:t>
      </w:r>
      <w:proofErr w:type="gramEnd"/>
      <w:r>
        <w:rPr>
          <w:color w:val="231F20"/>
          <w:sz w:val="16"/>
        </w:rPr>
        <w:t xml:space="preserve"> the information required by ss. 80(2)</w:t>
      </w:r>
      <w:proofErr w:type="gramStart"/>
      <w:r>
        <w:rPr>
          <w:color w:val="231F20"/>
          <w:sz w:val="16"/>
        </w:rPr>
        <w:t>–(</w:t>
      </w:r>
      <w:proofErr w:type="gramEnd"/>
      <w:r>
        <w:rPr>
          <w:color w:val="231F20"/>
          <w:sz w:val="16"/>
        </w:rPr>
        <w:t>7) as particulars within the scope of s. 81(1). The same construction seems likely to apply to s.78(7) of the 2002 Act.</w:t>
      </w:r>
    </w:p>
    <w:p w14:paraId="78556337" w14:textId="77777777" w:rsidR="00180D28" w:rsidRDefault="002909AC">
      <w:pPr>
        <w:spacing w:before="62" w:line="223" w:lineRule="auto"/>
        <w:ind w:left="890" w:right="82" w:firstLine="412"/>
        <w:jc w:val="both"/>
        <w:rPr>
          <w:sz w:val="16"/>
        </w:rPr>
      </w:pPr>
      <w:r>
        <w:rPr>
          <w:rFonts w:ascii="Arial"/>
          <w:b/>
          <w:color w:val="231F20"/>
          <w:sz w:val="16"/>
          <w:vertAlign w:val="superscript"/>
        </w:rPr>
        <w:t>4</w:t>
      </w:r>
      <w:r>
        <w:rPr>
          <w:rFonts w:ascii="Century Schoolbook"/>
          <w:i/>
          <w:color w:val="231F20"/>
          <w:sz w:val="16"/>
        </w:rPr>
        <w:t xml:space="preserve">Assethold Ltd v 14 Stansfield Road RTM Company Ltd </w:t>
      </w:r>
      <w:r>
        <w:rPr>
          <w:color w:val="231F20"/>
          <w:sz w:val="16"/>
        </w:rPr>
        <w:t xml:space="preserve">[2012] UKUT 262 (LC); </w:t>
      </w:r>
      <w:proofErr w:type="spellStart"/>
      <w:r>
        <w:rPr>
          <w:rFonts w:ascii="Century Schoolbook"/>
          <w:i/>
          <w:color w:val="231F20"/>
          <w:sz w:val="16"/>
        </w:rPr>
        <w:t>Assethold</w:t>
      </w:r>
      <w:proofErr w:type="spellEnd"/>
      <w:r>
        <w:rPr>
          <w:rFonts w:ascii="Century Schoolbook"/>
          <w:i/>
          <w:color w:val="231F20"/>
          <w:sz w:val="16"/>
        </w:rPr>
        <w:t xml:space="preserve"> Ltd v 13-24</w:t>
      </w:r>
      <w:r>
        <w:rPr>
          <w:rFonts w:ascii="Century Schoolbook"/>
          <w:i/>
          <w:color w:val="231F20"/>
          <w:spacing w:val="7"/>
          <w:sz w:val="16"/>
        </w:rPr>
        <w:t xml:space="preserve"> </w:t>
      </w:r>
      <w:proofErr w:type="spellStart"/>
      <w:r>
        <w:rPr>
          <w:rFonts w:ascii="Century Schoolbook"/>
          <w:i/>
          <w:color w:val="231F20"/>
          <w:sz w:val="16"/>
        </w:rPr>
        <w:t>Romside</w:t>
      </w:r>
      <w:proofErr w:type="spellEnd"/>
      <w:r>
        <w:rPr>
          <w:rFonts w:ascii="Century Schoolbook"/>
          <w:i/>
          <w:color w:val="231F20"/>
          <w:spacing w:val="8"/>
          <w:sz w:val="16"/>
        </w:rPr>
        <w:t xml:space="preserve"> </w:t>
      </w:r>
      <w:r>
        <w:rPr>
          <w:rFonts w:ascii="Century Schoolbook"/>
          <w:i/>
          <w:color w:val="231F20"/>
          <w:sz w:val="16"/>
        </w:rPr>
        <w:t>Place</w:t>
      </w:r>
      <w:r>
        <w:rPr>
          <w:rFonts w:ascii="Century Schoolbook"/>
          <w:i/>
          <w:color w:val="231F20"/>
          <w:spacing w:val="7"/>
          <w:sz w:val="16"/>
        </w:rPr>
        <w:t xml:space="preserve"> </w:t>
      </w:r>
      <w:r>
        <w:rPr>
          <w:rFonts w:ascii="Century Schoolbook"/>
          <w:i/>
          <w:color w:val="231F20"/>
          <w:sz w:val="16"/>
        </w:rPr>
        <w:t>RTM</w:t>
      </w:r>
      <w:r>
        <w:rPr>
          <w:rFonts w:ascii="Century Schoolbook"/>
          <w:i/>
          <w:color w:val="231F20"/>
          <w:spacing w:val="8"/>
          <w:sz w:val="16"/>
        </w:rPr>
        <w:t xml:space="preserve"> </w:t>
      </w:r>
      <w:r>
        <w:rPr>
          <w:rFonts w:ascii="Century Schoolbook"/>
          <w:i/>
          <w:color w:val="231F20"/>
          <w:sz w:val="16"/>
        </w:rPr>
        <w:t>Company</w:t>
      </w:r>
      <w:r>
        <w:rPr>
          <w:rFonts w:ascii="Century Schoolbook"/>
          <w:i/>
          <w:color w:val="231F20"/>
          <w:spacing w:val="8"/>
          <w:sz w:val="16"/>
        </w:rPr>
        <w:t xml:space="preserve"> </w:t>
      </w:r>
      <w:r>
        <w:rPr>
          <w:rFonts w:ascii="Century Schoolbook"/>
          <w:i/>
          <w:color w:val="231F20"/>
          <w:sz w:val="16"/>
        </w:rPr>
        <w:t>Ltd</w:t>
      </w:r>
      <w:r>
        <w:rPr>
          <w:rFonts w:ascii="Century Schoolbook"/>
          <w:i/>
          <w:color w:val="231F20"/>
          <w:spacing w:val="7"/>
          <w:sz w:val="16"/>
        </w:rPr>
        <w:t xml:space="preserve"> </w:t>
      </w:r>
      <w:r>
        <w:rPr>
          <w:color w:val="231F20"/>
          <w:sz w:val="16"/>
        </w:rPr>
        <w:t>[2013]</w:t>
      </w:r>
      <w:r>
        <w:rPr>
          <w:color w:val="231F20"/>
          <w:spacing w:val="8"/>
          <w:sz w:val="16"/>
        </w:rPr>
        <w:t xml:space="preserve"> </w:t>
      </w:r>
      <w:r>
        <w:rPr>
          <w:color w:val="231F20"/>
          <w:sz w:val="16"/>
        </w:rPr>
        <w:t>UKUT</w:t>
      </w:r>
      <w:r>
        <w:rPr>
          <w:color w:val="231F20"/>
          <w:spacing w:val="7"/>
          <w:sz w:val="16"/>
        </w:rPr>
        <w:t xml:space="preserve"> </w:t>
      </w:r>
      <w:r>
        <w:rPr>
          <w:color w:val="231F20"/>
          <w:sz w:val="16"/>
        </w:rPr>
        <w:t>603</w:t>
      </w:r>
      <w:r>
        <w:rPr>
          <w:color w:val="231F20"/>
          <w:spacing w:val="8"/>
          <w:sz w:val="16"/>
        </w:rPr>
        <w:t xml:space="preserve"> </w:t>
      </w:r>
      <w:r>
        <w:rPr>
          <w:color w:val="231F20"/>
          <w:sz w:val="16"/>
        </w:rPr>
        <w:t>(LC)</w:t>
      </w:r>
      <w:r>
        <w:rPr>
          <w:color w:val="231F20"/>
          <w:spacing w:val="8"/>
          <w:sz w:val="16"/>
        </w:rPr>
        <w:t xml:space="preserve"> </w:t>
      </w:r>
      <w:r>
        <w:rPr>
          <w:color w:val="231F20"/>
          <w:sz w:val="16"/>
        </w:rPr>
        <w:t>(a</w:t>
      </w:r>
      <w:r>
        <w:rPr>
          <w:color w:val="231F20"/>
          <w:spacing w:val="7"/>
          <w:sz w:val="16"/>
        </w:rPr>
        <w:t xml:space="preserve"> </w:t>
      </w:r>
      <w:r>
        <w:rPr>
          <w:color w:val="231F20"/>
          <w:sz w:val="16"/>
        </w:rPr>
        <w:t>notice</w:t>
      </w:r>
      <w:r>
        <w:rPr>
          <w:color w:val="231F20"/>
          <w:spacing w:val="8"/>
          <w:sz w:val="16"/>
        </w:rPr>
        <w:t xml:space="preserve"> </w:t>
      </w:r>
      <w:r>
        <w:rPr>
          <w:color w:val="231F20"/>
          <w:sz w:val="16"/>
        </w:rPr>
        <w:t>of</w:t>
      </w:r>
      <w:r>
        <w:rPr>
          <w:color w:val="231F20"/>
          <w:spacing w:val="7"/>
          <w:sz w:val="16"/>
        </w:rPr>
        <w:t xml:space="preserve"> </w:t>
      </w:r>
      <w:r>
        <w:rPr>
          <w:color w:val="231F20"/>
          <w:sz w:val="16"/>
        </w:rPr>
        <w:t>invitation</w:t>
      </w:r>
      <w:r>
        <w:rPr>
          <w:color w:val="231F20"/>
          <w:spacing w:val="8"/>
          <w:sz w:val="16"/>
        </w:rPr>
        <w:t xml:space="preserve"> </w:t>
      </w:r>
      <w:r>
        <w:rPr>
          <w:color w:val="231F20"/>
          <w:sz w:val="16"/>
        </w:rPr>
        <w:t>which</w:t>
      </w:r>
      <w:r>
        <w:rPr>
          <w:color w:val="231F20"/>
          <w:spacing w:val="8"/>
          <w:sz w:val="16"/>
        </w:rPr>
        <w:t xml:space="preserve"> </w:t>
      </w:r>
      <w:r>
        <w:rPr>
          <w:color w:val="231F20"/>
          <w:sz w:val="16"/>
        </w:rPr>
        <w:t>failed</w:t>
      </w:r>
      <w:r>
        <w:rPr>
          <w:color w:val="231F20"/>
          <w:spacing w:val="7"/>
          <w:sz w:val="16"/>
        </w:rPr>
        <w:t xml:space="preserve"> </w:t>
      </w:r>
      <w:r>
        <w:rPr>
          <w:color w:val="231F20"/>
          <w:spacing w:val="-5"/>
          <w:sz w:val="16"/>
        </w:rPr>
        <w:t>to</w:t>
      </w:r>
    </w:p>
    <w:p w14:paraId="78556338" w14:textId="77777777" w:rsidR="00180D28" w:rsidRDefault="00180D28">
      <w:pPr>
        <w:spacing w:line="223" w:lineRule="auto"/>
        <w:jc w:val="both"/>
        <w:rPr>
          <w:sz w:val="16"/>
        </w:rPr>
        <w:sectPr w:rsidR="00180D28">
          <w:pgSz w:w="12240" w:h="15840"/>
          <w:pgMar w:top="2080" w:right="1800" w:bottom="2100" w:left="1800" w:header="1889" w:footer="1911" w:gutter="0"/>
          <w:cols w:space="720"/>
        </w:sectPr>
      </w:pPr>
    </w:p>
    <w:p w14:paraId="78556339" w14:textId="77777777" w:rsidR="00180D28" w:rsidRDefault="002909AC">
      <w:pPr>
        <w:pStyle w:val="BodyText"/>
        <w:spacing w:before="209" w:line="228" w:lineRule="auto"/>
        <w:ind w:left="39" w:right="933"/>
        <w:jc w:val="both"/>
        <w:rPr>
          <w:rFonts w:ascii="Arial" w:hAnsi="Arial"/>
          <w:b/>
        </w:rPr>
      </w:pPr>
      <w:r>
        <w:rPr>
          <w:color w:val="231F20"/>
        </w:rPr>
        <w:lastRenderedPageBreak/>
        <w:t>it is likely that if, reading the notice as a whole, there has been a total failure to provide a required piece of information that failure will not be an “inaccuracy”</w:t>
      </w:r>
      <w:r>
        <w:rPr>
          <w:color w:val="231F20"/>
          <w:spacing w:val="80"/>
          <w:w w:val="150"/>
        </w:rPr>
        <w:t xml:space="preserve"> </w:t>
      </w:r>
      <w:r>
        <w:rPr>
          <w:color w:val="231F20"/>
        </w:rPr>
        <w:t>and will render the notice void.</w:t>
      </w:r>
      <w:r>
        <w:rPr>
          <w:rFonts w:ascii="Arial" w:hAnsi="Arial"/>
          <w:b/>
          <w:color w:val="231F20"/>
          <w:vertAlign w:val="superscript"/>
        </w:rPr>
        <w:t>5</w:t>
      </w:r>
      <w:r>
        <w:rPr>
          <w:rFonts w:ascii="Arial" w:hAnsi="Arial"/>
          <w:b/>
          <w:color w:val="231F20"/>
        </w:rPr>
        <w:t xml:space="preserve"> </w:t>
      </w:r>
      <w:r>
        <w:rPr>
          <w:color w:val="231F20"/>
        </w:rPr>
        <w:t>Notices of invitation to participate which failed to provide the address of the RTM company’s registered office,</w:t>
      </w:r>
      <w:r>
        <w:rPr>
          <w:rFonts w:ascii="Arial" w:hAnsi="Arial"/>
          <w:b/>
          <w:color w:val="231F20"/>
          <w:vertAlign w:val="superscript"/>
        </w:rPr>
        <w:t>6</w:t>
      </w:r>
      <w:r>
        <w:rPr>
          <w:rFonts w:ascii="Arial" w:hAnsi="Arial"/>
          <w:b/>
          <w:color w:val="231F20"/>
        </w:rPr>
        <w:t xml:space="preserve"> </w:t>
      </w:r>
      <w:r>
        <w:rPr>
          <w:color w:val="231F20"/>
        </w:rPr>
        <w:t>or which failed to state the name of the landlord, but gave that of its predecessor, or which omitted entirely the notes which are included in the prescribed form,</w:t>
      </w:r>
      <w:r>
        <w:rPr>
          <w:rFonts w:ascii="Arial" w:hAnsi="Arial"/>
          <w:b/>
          <w:color w:val="231F20"/>
          <w:vertAlign w:val="superscript"/>
        </w:rPr>
        <w:t>7</w:t>
      </w:r>
      <w:r>
        <w:rPr>
          <w:rFonts w:ascii="Arial" w:hAnsi="Arial"/>
          <w:b/>
          <w:color w:val="231F20"/>
        </w:rPr>
        <w:t xml:space="preserve"> </w:t>
      </w:r>
      <w:r>
        <w:rPr>
          <w:color w:val="231F20"/>
        </w:rPr>
        <w:t>have been held to contain errors which could not be cured and which invalidated the notices. A</w:t>
      </w:r>
      <w:r>
        <w:rPr>
          <w:color w:val="231F20"/>
          <w:spacing w:val="40"/>
        </w:rPr>
        <w:t xml:space="preserve"> </w:t>
      </w:r>
      <w:r>
        <w:rPr>
          <w:color w:val="231F20"/>
        </w:rPr>
        <w:t>notice which was in a prescribed form which had been replaced by a new form was held to contain an inaccuracy which did not invalidate the notice.</w:t>
      </w:r>
      <w:r>
        <w:rPr>
          <w:rFonts w:ascii="Arial" w:hAnsi="Arial"/>
          <w:b/>
          <w:color w:val="231F20"/>
          <w:vertAlign w:val="superscript"/>
        </w:rPr>
        <w:t>8</w:t>
      </w:r>
    </w:p>
    <w:p w14:paraId="7855633A" w14:textId="77777777" w:rsidR="00180D28" w:rsidRDefault="002909AC">
      <w:pPr>
        <w:pStyle w:val="BodyText"/>
        <w:spacing w:before="70" w:line="228" w:lineRule="auto"/>
        <w:ind w:left="39" w:right="933" w:firstLine="199"/>
        <w:jc w:val="both"/>
        <w:rPr>
          <w:rFonts w:ascii="Arial" w:hAnsi="Arial"/>
          <w:b/>
        </w:rPr>
      </w:pPr>
      <w:r>
        <w:rPr>
          <w:color w:val="231F20"/>
        </w:rPr>
        <w:t>The requirement that a participation notice should identify periods of two hours on at least three days (including a Saturday or Sunday or both) within the seven days beginning with the day following that on which the notice is given as the times at which the RTM company’s articles of association may be inspected has been held by the Court of Appeal to be of secondary importance. Notices which did not identify a Saturday or Sunday as days on which inspection would be available, and gave only weekdays as options, were nevertheless held to comply with the statutory requirements, so that a subsequent claim to acquire the right to manage was effective.</w:t>
      </w:r>
      <w:r>
        <w:rPr>
          <w:rFonts w:ascii="Arial" w:hAnsi="Arial"/>
          <w:b/>
          <w:color w:val="231F20"/>
          <w:vertAlign w:val="superscript"/>
        </w:rPr>
        <w:t>9</w:t>
      </w:r>
    </w:p>
    <w:p w14:paraId="7855633B" w14:textId="77777777" w:rsidR="00180D28" w:rsidRDefault="00180D28">
      <w:pPr>
        <w:pStyle w:val="BodyText"/>
        <w:spacing w:before="9"/>
        <w:rPr>
          <w:rFonts w:ascii="Arial"/>
          <w:b/>
        </w:rPr>
      </w:pPr>
    </w:p>
    <w:p w14:paraId="7855633C" w14:textId="77777777" w:rsidR="00180D28" w:rsidRDefault="002909AC">
      <w:pPr>
        <w:pStyle w:val="Heading1"/>
        <w:ind w:left="39"/>
        <w:jc w:val="both"/>
      </w:pPr>
      <w:r>
        <w:rPr>
          <w:color w:val="231F20"/>
        </w:rPr>
        <w:t>§</w:t>
      </w:r>
      <w:r>
        <w:rPr>
          <w:color w:val="231F20"/>
          <w:spacing w:val="-6"/>
        </w:rPr>
        <w:t xml:space="preserve"> </w:t>
      </w:r>
      <w:proofErr w:type="gramStart"/>
      <w:r>
        <w:rPr>
          <w:color w:val="231F20"/>
        </w:rPr>
        <w:t>31:33</w:t>
      </w:r>
      <w:r>
        <w:rPr>
          <w:color w:val="231F20"/>
          <w:spacing w:val="34"/>
        </w:rPr>
        <w:t xml:space="preserve">  </w:t>
      </w:r>
      <w:r>
        <w:rPr>
          <w:color w:val="231F20"/>
        </w:rPr>
        <w:t>Consequences</w:t>
      </w:r>
      <w:proofErr w:type="gramEnd"/>
      <w:r>
        <w:rPr>
          <w:color w:val="231F20"/>
          <w:spacing w:val="5"/>
        </w:rPr>
        <w:t xml:space="preserve"> </w:t>
      </w:r>
      <w:r>
        <w:rPr>
          <w:color w:val="231F20"/>
        </w:rPr>
        <w:t>of</w:t>
      </w:r>
      <w:r>
        <w:rPr>
          <w:color w:val="231F20"/>
          <w:spacing w:val="4"/>
        </w:rPr>
        <w:t xml:space="preserve"> </w:t>
      </w:r>
      <w:r>
        <w:rPr>
          <w:color w:val="231F20"/>
        </w:rPr>
        <w:t>failure</w:t>
      </w:r>
      <w:r>
        <w:rPr>
          <w:color w:val="231F20"/>
          <w:spacing w:val="5"/>
        </w:rPr>
        <w:t xml:space="preserve"> </w:t>
      </w:r>
      <w:r>
        <w:rPr>
          <w:color w:val="231F20"/>
        </w:rPr>
        <w:t>to</w:t>
      </w:r>
      <w:r>
        <w:rPr>
          <w:color w:val="231F20"/>
          <w:spacing w:val="4"/>
        </w:rPr>
        <w:t xml:space="preserve"> </w:t>
      </w:r>
      <w:r>
        <w:rPr>
          <w:color w:val="231F20"/>
        </w:rPr>
        <w:t>give</w:t>
      </w:r>
      <w:r>
        <w:rPr>
          <w:color w:val="231F20"/>
          <w:spacing w:val="4"/>
        </w:rPr>
        <w:t xml:space="preserve"> </w:t>
      </w:r>
      <w:r>
        <w:rPr>
          <w:color w:val="231F20"/>
        </w:rPr>
        <w:t>a</w:t>
      </w:r>
      <w:r>
        <w:rPr>
          <w:color w:val="231F20"/>
          <w:spacing w:val="5"/>
        </w:rPr>
        <w:t xml:space="preserve"> </w:t>
      </w:r>
      <w:r>
        <w:rPr>
          <w:color w:val="231F20"/>
        </w:rPr>
        <w:t>participation</w:t>
      </w:r>
      <w:r>
        <w:rPr>
          <w:color w:val="231F20"/>
          <w:spacing w:val="4"/>
        </w:rPr>
        <w:t xml:space="preserve"> </w:t>
      </w:r>
      <w:r>
        <w:rPr>
          <w:color w:val="231F20"/>
          <w:spacing w:val="-2"/>
        </w:rPr>
        <w:t>notice</w:t>
      </w:r>
    </w:p>
    <w:p w14:paraId="7855633D" w14:textId="77777777" w:rsidR="00180D28" w:rsidRDefault="002909AC">
      <w:pPr>
        <w:pStyle w:val="BodyText"/>
        <w:spacing w:before="147" w:line="218" w:lineRule="auto"/>
        <w:ind w:left="39" w:right="935" w:firstLine="199"/>
        <w:jc w:val="both"/>
        <w:rPr>
          <w:rFonts w:ascii="Arial"/>
          <w:b/>
        </w:rPr>
      </w:pPr>
      <w:r>
        <w:rPr>
          <w:color w:val="231F20"/>
        </w:rPr>
        <w:t>The consequence of a failure to give a participation notice to each person required to be given such a notice is that no claim notice may be given.</w:t>
      </w:r>
      <w:r>
        <w:rPr>
          <w:rFonts w:ascii="Arial"/>
          <w:b/>
          <w:color w:val="231F20"/>
          <w:vertAlign w:val="superscript"/>
        </w:rPr>
        <w:t>1</w:t>
      </w:r>
    </w:p>
    <w:p w14:paraId="7855633E" w14:textId="77777777" w:rsidR="00180D28" w:rsidRDefault="002909AC">
      <w:pPr>
        <w:pStyle w:val="BodyText"/>
        <w:spacing w:before="5"/>
        <w:rPr>
          <w:rFonts w:ascii="Arial"/>
          <w:b/>
          <w:sz w:val="18"/>
        </w:rPr>
      </w:pPr>
      <w:r>
        <w:rPr>
          <w:rFonts w:ascii="Arial"/>
          <w:b/>
          <w:noProof/>
          <w:sz w:val="18"/>
        </w:rPr>
        <mc:AlternateContent>
          <mc:Choice Requires="wps">
            <w:drawing>
              <wp:anchor distT="0" distB="0" distL="0" distR="0" simplePos="0" relativeHeight="487598080" behindDoc="1" locked="0" layoutInCell="1" allowOverlap="1" wp14:anchorId="785564FD" wp14:editId="785564FE">
                <wp:simplePos x="0" y="0"/>
                <wp:positionH relativeFrom="page">
                  <wp:posOffset>1168199</wp:posOffset>
                </wp:positionH>
                <wp:positionV relativeFrom="paragraph">
                  <wp:posOffset>149850</wp:posOffset>
                </wp:positionV>
                <wp:extent cx="912494"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92ECAF1" id="Graphic 94" o:spid="_x0000_s1026" style="position:absolute;margin-left:92pt;margin-top:11.8pt;width:71.8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" path="m,l912380,e" filled="f" strokecolor="#231f20" strokeweight=".17597mm">
                <v:path arrowok="t"/>
                <w10:wrap type="topAndBottom" anchorx="page"/>
              </v:shape>
            </w:pict>
          </mc:Fallback>
        </mc:AlternateContent>
      </w:r>
    </w:p>
    <w:p w14:paraId="7855633F" w14:textId="77777777" w:rsidR="00180D28" w:rsidRDefault="002909AC">
      <w:pPr>
        <w:spacing w:before="67" w:line="223" w:lineRule="auto"/>
        <w:ind w:left="39" w:right="865"/>
        <w:rPr>
          <w:sz w:val="16"/>
        </w:rPr>
      </w:pPr>
      <w:r>
        <w:rPr>
          <w:color w:val="231F20"/>
          <w:sz w:val="16"/>
        </w:rPr>
        <w:t xml:space="preserve">state the name of the landlord but included that of its predecessor was invalid); </w:t>
      </w:r>
      <w:r>
        <w:rPr>
          <w:rFonts w:ascii="Century Schoolbook"/>
          <w:i/>
          <w:color w:val="231F20"/>
          <w:sz w:val="16"/>
        </w:rPr>
        <w:t>Triplerose Ltd v Mill</w:t>
      </w:r>
      <w:r>
        <w:rPr>
          <w:rFonts w:ascii="Century Schoolbook"/>
          <w:i/>
          <w:color w:val="231F20"/>
          <w:spacing w:val="40"/>
          <w:sz w:val="16"/>
        </w:rPr>
        <w:t xml:space="preserve"> </w:t>
      </w:r>
      <w:r>
        <w:rPr>
          <w:rFonts w:ascii="Century Schoolbook"/>
          <w:i/>
          <w:color w:val="231F20"/>
          <w:sz w:val="16"/>
        </w:rPr>
        <w:t xml:space="preserve">House RTM Company Ltd </w:t>
      </w:r>
      <w:r>
        <w:rPr>
          <w:color w:val="231F20"/>
          <w:sz w:val="16"/>
        </w:rPr>
        <w:t>[2016] UKUT 80 (LC).</w:t>
      </w:r>
    </w:p>
    <w:p w14:paraId="78556340" w14:textId="77777777" w:rsidR="00180D28" w:rsidRDefault="002909AC">
      <w:pPr>
        <w:spacing w:before="62" w:line="223" w:lineRule="auto"/>
        <w:ind w:left="39" w:right="934" w:firstLine="412"/>
        <w:jc w:val="both"/>
        <w:rPr>
          <w:sz w:val="16"/>
        </w:rPr>
      </w:pPr>
      <w:r>
        <w:rPr>
          <w:rFonts w:ascii="Arial"/>
          <w:b/>
          <w:color w:val="231F20"/>
          <w:sz w:val="16"/>
          <w:vertAlign w:val="superscript"/>
        </w:rPr>
        <w:t>5</w:t>
      </w:r>
      <w:r>
        <w:rPr>
          <w:rFonts w:ascii="Century Schoolbook"/>
          <w:i/>
          <w:color w:val="231F20"/>
          <w:sz w:val="16"/>
        </w:rPr>
        <w:t xml:space="preserve">Cresswell v Duke of Westminster </w:t>
      </w:r>
      <w:r>
        <w:rPr>
          <w:color w:val="231F20"/>
          <w:sz w:val="16"/>
        </w:rPr>
        <w:t xml:space="preserve">[1985] 2 E.G.L.R. 151 (CA) and </w:t>
      </w:r>
      <w:r>
        <w:rPr>
          <w:rFonts w:ascii="Century Schoolbook"/>
          <w:i/>
          <w:color w:val="231F20"/>
          <w:sz w:val="16"/>
        </w:rPr>
        <w:t xml:space="preserve">Speedwell Estates v Dalziel </w:t>
      </w:r>
      <w:r>
        <w:rPr>
          <w:color w:val="231F20"/>
          <w:sz w:val="16"/>
        </w:rPr>
        <w:t>[2002] L. &amp; T.R. 12 (CA) (both concerning inaccuracies in notices under s.8 of the Leasehold Reform</w:t>
      </w:r>
      <w:r>
        <w:rPr>
          <w:color w:val="231F20"/>
          <w:spacing w:val="80"/>
          <w:sz w:val="16"/>
        </w:rPr>
        <w:t xml:space="preserve"> </w:t>
      </w:r>
      <w:r>
        <w:rPr>
          <w:color w:val="231F20"/>
          <w:sz w:val="16"/>
        </w:rPr>
        <w:t xml:space="preserve">Act 1967) and </w:t>
      </w:r>
      <w:proofErr w:type="spellStart"/>
      <w:r>
        <w:rPr>
          <w:rFonts w:ascii="Century Schoolbook"/>
          <w:i/>
          <w:color w:val="231F20"/>
          <w:sz w:val="16"/>
        </w:rPr>
        <w:t>Assethold</w:t>
      </w:r>
      <w:proofErr w:type="spellEnd"/>
      <w:r>
        <w:rPr>
          <w:rFonts w:ascii="Century Schoolbook"/>
          <w:i/>
          <w:color w:val="231F20"/>
          <w:sz w:val="16"/>
        </w:rPr>
        <w:t xml:space="preserve"> Ltd v 15 Yonge Park RTM Co Ltd </w:t>
      </w:r>
      <w:r>
        <w:rPr>
          <w:color w:val="231F20"/>
          <w:sz w:val="16"/>
        </w:rPr>
        <w:t xml:space="preserve">[2012] UKUT 262 (LC) (concerning </w:t>
      </w:r>
      <w:proofErr w:type="spellStart"/>
      <w:r>
        <w:rPr>
          <w:color w:val="231F20"/>
          <w:sz w:val="16"/>
        </w:rPr>
        <w:t>inac</w:t>
      </w:r>
      <w:proofErr w:type="spellEnd"/>
      <w:r>
        <w:rPr>
          <w:color w:val="231F20"/>
          <w:sz w:val="16"/>
        </w:rPr>
        <w:t>-curacy in the particulars required to be included in a claim notice under s.80 of the 2002 Act).</w:t>
      </w:r>
    </w:p>
    <w:p w14:paraId="78556341" w14:textId="77777777" w:rsidR="00180D28" w:rsidRDefault="002909AC">
      <w:pPr>
        <w:spacing w:before="51"/>
        <w:ind w:left="452"/>
        <w:rPr>
          <w:sz w:val="16"/>
        </w:rPr>
      </w:pPr>
      <w:r>
        <w:rPr>
          <w:rFonts w:ascii="Arial"/>
          <w:b/>
          <w:color w:val="231F20"/>
          <w:sz w:val="16"/>
          <w:vertAlign w:val="superscript"/>
        </w:rPr>
        <w:t>6</w:t>
      </w:r>
      <w:r>
        <w:rPr>
          <w:rFonts w:ascii="Century Schoolbook"/>
          <w:i/>
          <w:color w:val="231F20"/>
          <w:sz w:val="16"/>
        </w:rPr>
        <w:t>Assethold</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2"/>
          <w:sz w:val="16"/>
        </w:rPr>
        <w:t xml:space="preserve"> </w:t>
      </w:r>
      <w:r>
        <w:rPr>
          <w:rFonts w:ascii="Century Schoolbook"/>
          <w:i/>
          <w:color w:val="231F20"/>
          <w:sz w:val="16"/>
        </w:rPr>
        <w:t>15</w:t>
      </w:r>
      <w:r>
        <w:rPr>
          <w:rFonts w:ascii="Century Schoolbook"/>
          <w:i/>
          <w:color w:val="231F20"/>
          <w:spacing w:val="2"/>
          <w:sz w:val="16"/>
        </w:rPr>
        <w:t xml:space="preserve"> </w:t>
      </w:r>
      <w:r>
        <w:rPr>
          <w:rFonts w:ascii="Century Schoolbook"/>
          <w:i/>
          <w:color w:val="231F20"/>
          <w:sz w:val="16"/>
        </w:rPr>
        <w:t>Yonge</w:t>
      </w:r>
      <w:r>
        <w:rPr>
          <w:rFonts w:ascii="Century Schoolbook"/>
          <w:i/>
          <w:color w:val="231F20"/>
          <w:spacing w:val="2"/>
          <w:sz w:val="16"/>
        </w:rPr>
        <w:t xml:space="preserve"> </w:t>
      </w:r>
      <w:r>
        <w:rPr>
          <w:rFonts w:ascii="Century Schoolbook"/>
          <w:i/>
          <w:color w:val="231F20"/>
          <w:sz w:val="16"/>
        </w:rPr>
        <w:t>Park</w:t>
      </w:r>
      <w:r>
        <w:rPr>
          <w:rFonts w:ascii="Century Schoolbook"/>
          <w:i/>
          <w:color w:val="231F20"/>
          <w:spacing w:val="2"/>
          <w:sz w:val="16"/>
        </w:rPr>
        <w:t xml:space="preserve"> </w:t>
      </w:r>
      <w:r>
        <w:rPr>
          <w:rFonts w:ascii="Century Schoolbook"/>
          <w:i/>
          <w:color w:val="231F20"/>
          <w:sz w:val="16"/>
        </w:rPr>
        <w:t>RTM</w:t>
      </w:r>
      <w:r>
        <w:rPr>
          <w:rFonts w:ascii="Century Schoolbook"/>
          <w:i/>
          <w:color w:val="231F20"/>
          <w:spacing w:val="2"/>
          <w:sz w:val="16"/>
        </w:rPr>
        <w:t xml:space="preserve"> </w:t>
      </w:r>
      <w:r>
        <w:rPr>
          <w:rFonts w:ascii="Century Schoolbook"/>
          <w:i/>
          <w:color w:val="231F20"/>
          <w:sz w:val="16"/>
        </w:rPr>
        <w:t>Company</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2"/>
          <w:sz w:val="16"/>
        </w:rPr>
        <w:t xml:space="preserve"> </w:t>
      </w:r>
      <w:r>
        <w:rPr>
          <w:color w:val="231F20"/>
          <w:sz w:val="16"/>
        </w:rPr>
        <w:t>[2011]</w:t>
      </w:r>
      <w:r>
        <w:rPr>
          <w:color w:val="231F20"/>
          <w:spacing w:val="2"/>
          <w:sz w:val="16"/>
        </w:rPr>
        <w:t xml:space="preserve"> </w:t>
      </w:r>
      <w:r>
        <w:rPr>
          <w:color w:val="231F20"/>
          <w:sz w:val="16"/>
        </w:rPr>
        <w:t>UKUT</w:t>
      </w:r>
      <w:r>
        <w:rPr>
          <w:color w:val="231F20"/>
          <w:spacing w:val="2"/>
          <w:sz w:val="16"/>
        </w:rPr>
        <w:t xml:space="preserve"> </w:t>
      </w:r>
      <w:r>
        <w:rPr>
          <w:color w:val="231F20"/>
          <w:sz w:val="16"/>
        </w:rPr>
        <w:t>379</w:t>
      </w:r>
      <w:r>
        <w:rPr>
          <w:color w:val="231F20"/>
          <w:spacing w:val="2"/>
          <w:sz w:val="16"/>
        </w:rPr>
        <w:t xml:space="preserve"> </w:t>
      </w:r>
      <w:r>
        <w:rPr>
          <w:color w:val="231F20"/>
          <w:spacing w:val="-2"/>
          <w:sz w:val="16"/>
        </w:rPr>
        <w:t>(LC).</w:t>
      </w:r>
    </w:p>
    <w:p w14:paraId="78556342" w14:textId="77777777" w:rsidR="00180D28" w:rsidRDefault="002909AC">
      <w:pPr>
        <w:spacing w:before="47"/>
        <w:ind w:left="452"/>
        <w:rPr>
          <w:sz w:val="16"/>
        </w:rPr>
      </w:pPr>
      <w:r>
        <w:rPr>
          <w:rFonts w:ascii="Arial"/>
          <w:b/>
          <w:color w:val="231F20"/>
          <w:sz w:val="16"/>
          <w:vertAlign w:val="superscript"/>
        </w:rPr>
        <w:t>7</w:t>
      </w:r>
      <w:r>
        <w:rPr>
          <w:rFonts w:ascii="Century Schoolbook"/>
          <w:i/>
          <w:color w:val="231F20"/>
          <w:sz w:val="16"/>
        </w:rPr>
        <w:t>Triplerose</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Mill</w:t>
      </w:r>
      <w:r>
        <w:rPr>
          <w:rFonts w:ascii="Century Schoolbook"/>
          <w:i/>
          <w:color w:val="231F20"/>
          <w:spacing w:val="3"/>
          <w:sz w:val="16"/>
        </w:rPr>
        <w:t xml:space="preserve"> </w:t>
      </w:r>
      <w:r>
        <w:rPr>
          <w:rFonts w:ascii="Century Schoolbook"/>
          <w:i/>
          <w:color w:val="231F20"/>
          <w:sz w:val="16"/>
        </w:rPr>
        <w:t>House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[2016]</w:t>
      </w:r>
      <w:r>
        <w:rPr>
          <w:color w:val="231F20"/>
          <w:spacing w:val="3"/>
          <w:sz w:val="16"/>
        </w:rPr>
        <w:t xml:space="preserve"> </w:t>
      </w:r>
      <w:r>
        <w:rPr>
          <w:color w:val="231F20"/>
          <w:sz w:val="16"/>
        </w:rPr>
        <w:t>UKUT</w:t>
      </w:r>
      <w:r>
        <w:rPr>
          <w:color w:val="231F20"/>
          <w:spacing w:val="4"/>
          <w:sz w:val="16"/>
        </w:rPr>
        <w:t xml:space="preserve"> </w:t>
      </w:r>
      <w:r>
        <w:rPr>
          <w:color w:val="231F20"/>
          <w:sz w:val="16"/>
        </w:rPr>
        <w:t>80</w:t>
      </w:r>
      <w:r>
        <w:rPr>
          <w:color w:val="231F20"/>
          <w:spacing w:val="3"/>
          <w:sz w:val="16"/>
        </w:rPr>
        <w:t xml:space="preserve"> </w:t>
      </w:r>
      <w:r>
        <w:rPr>
          <w:color w:val="231F20"/>
          <w:spacing w:val="-2"/>
          <w:sz w:val="16"/>
        </w:rPr>
        <w:t>(LC).</w:t>
      </w:r>
    </w:p>
    <w:p w14:paraId="78556343" w14:textId="77777777" w:rsidR="00180D28" w:rsidRDefault="002909AC">
      <w:pPr>
        <w:spacing w:before="58" w:line="223" w:lineRule="auto"/>
        <w:ind w:left="39" w:right="933" w:firstLine="412"/>
        <w:jc w:val="both"/>
        <w:rPr>
          <w:sz w:val="16"/>
        </w:rPr>
      </w:pPr>
      <w:r>
        <w:rPr>
          <w:rFonts w:ascii="Arial"/>
          <w:b/>
          <w:color w:val="231F20"/>
          <w:sz w:val="16"/>
          <w:vertAlign w:val="superscript"/>
        </w:rPr>
        <w:t>8</w:t>
      </w:r>
      <w:r>
        <w:rPr>
          <w:rFonts w:ascii="Century Schoolbook"/>
          <w:i/>
          <w:color w:val="231F20"/>
          <w:sz w:val="16"/>
        </w:rPr>
        <w:t xml:space="preserve">Assethold v 14 Stansfield Road RTM Company Ltd </w:t>
      </w:r>
      <w:r>
        <w:rPr>
          <w:color w:val="231F20"/>
          <w:sz w:val="16"/>
        </w:rPr>
        <w:t>[2012] UKUT 262 (LC), the inaccuracy was very limited and amounted to a reference to the 2003 Regulation, rather than the 2010 Regulations (which were in substantially the same form) and to the Companies Act 1985, rather than 2006.</w:t>
      </w:r>
    </w:p>
    <w:p w14:paraId="78556344" w14:textId="77777777" w:rsidR="00180D28" w:rsidRDefault="002909AC">
      <w:pPr>
        <w:spacing w:before="62" w:line="223" w:lineRule="auto"/>
        <w:ind w:left="39" w:right="933" w:firstLine="412"/>
        <w:jc w:val="both"/>
        <w:rPr>
          <w:sz w:val="16"/>
        </w:rPr>
      </w:pPr>
      <w:r>
        <w:rPr>
          <w:rFonts w:ascii="Arial"/>
          <w:b/>
          <w:color w:val="231F20"/>
          <w:sz w:val="16"/>
          <w:vertAlign w:val="superscript"/>
        </w:rPr>
        <w:t>9</w:t>
      </w:r>
      <w:r>
        <w:rPr>
          <w:rFonts w:ascii="Century Schoolbook"/>
          <w:i/>
          <w:color w:val="231F20"/>
          <w:sz w:val="16"/>
        </w:rPr>
        <w:t xml:space="preserve">Elim Court RTM Co Ltd v Avon Freeholds Ltd </w:t>
      </w:r>
      <w:r>
        <w:rPr>
          <w:color w:val="231F20"/>
          <w:sz w:val="16"/>
        </w:rPr>
        <w:t>[2017] EWCA</w:t>
      </w:r>
      <w:r>
        <w:rPr>
          <w:color w:val="231F20"/>
          <w:spacing w:val="-8"/>
          <w:sz w:val="16"/>
        </w:rPr>
        <w:t xml:space="preserve"> </w:t>
      </w:r>
      <w:r>
        <w:rPr>
          <w:color w:val="231F20"/>
          <w:sz w:val="16"/>
        </w:rPr>
        <w:t xml:space="preserve">Civ 89, reversing the decision of the Upper Tribunal, </w:t>
      </w:r>
      <w:r>
        <w:rPr>
          <w:rFonts w:ascii="Century Schoolbook"/>
          <w:i/>
          <w:color w:val="231F20"/>
          <w:sz w:val="16"/>
        </w:rPr>
        <w:t xml:space="preserve">Elim Court RTM Co Ltd v Avon Freeholds Ltd </w:t>
      </w:r>
      <w:r>
        <w:rPr>
          <w:color w:val="231F20"/>
          <w:sz w:val="16"/>
        </w:rPr>
        <w:t>[2014] UKUT 397 (LC), on this point.</w:t>
      </w:r>
    </w:p>
    <w:p w14:paraId="78556345" w14:textId="77777777" w:rsidR="00180D28" w:rsidRDefault="002909AC">
      <w:pPr>
        <w:spacing w:before="70"/>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31:33]</w:t>
      </w:r>
    </w:p>
    <w:p w14:paraId="78556346" w14:textId="77777777" w:rsidR="00180D28" w:rsidRDefault="002909AC">
      <w:pPr>
        <w:spacing w:before="78" w:line="223" w:lineRule="auto"/>
        <w:ind w:left="39" w:right="932" w:firstLine="412"/>
        <w:jc w:val="both"/>
        <w:rPr>
          <w:sz w:val="16"/>
        </w:rPr>
      </w:pPr>
      <w:r>
        <w:rPr>
          <w:rFonts w:ascii="Arial" w:hAnsi="Arial"/>
          <w:b/>
          <w:color w:val="231F20"/>
          <w:sz w:val="16"/>
          <w:vertAlign w:val="superscript"/>
        </w:rPr>
        <w:t>1</w:t>
      </w:r>
      <w:r>
        <w:rPr>
          <w:color w:val="231F20"/>
          <w:sz w:val="16"/>
        </w:rPr>
        <w:t xml:space="preserve">Section 79(2) of the 2002 Act: </w:t>
      </w:r>
      <w:r>
        <w:rPr>
          <w:rFonts w:ascii="Century Schoolbook" w:hAnsi="Century Schoolbook"/>
          <w:i/>
          <w:color w:val="231F20"/>
          <w:sz w:val="16"/>
        </w:rPr>
        <w:t xml:space="preserve">A1 Properties (Sunderland) Ltd v Tudor Studios RTM Co Ltd </w:t>
      </w:r>
      <w:r>
        <w:rPr>
          <w:color w:val="231F20"/>
          <w:sz w:val="16"/>
        </w:rPr>
        <w:t xml:space="preserve">[2024] UKSC 27. But in </w:t>
      </w:r>
      <w:r>
        <w:rPr>
          <w:rFonts w:ascii="Century Schoolbook" w:hAnsi="Century Schoolbook"/>
          <w:i/>
          <w:color w:val="231F20"/>
          <w:sz w:val="16"/>
        </w:rPr>
        <w:t xml:space="preserve">Avon Freeholds Ltd v Cresta Court E RTM Co Ltd </w:t>
      </w:r>
      <w:r>
        <w:rPr>
          <w:color w:val="231F20"/>
          <w:sz w:val="16"/>
        </w:rPr>
        <w:t xml:space="preserve">[2024] UKUT 335 (LC) the Upper Tribunal held that a claim notice was not wholly invalid but was voidable at the election of the qualifying tenant who had not been served with a notice of invitation to participate; as that qualifying tenant supported the claim, there was no reason to treat the claim as void. In </w:t>
      </w:r>
      <w:r>
        <w:rPr>
          <w:rFonts w:ascii="Century Schoolbook" w:hAnsi="Century Schoolbook"/>
          <w:i/>
          <w:color w:val="231F20"/>
          <w:sz w:val="16"/>
        </w:rPr>
        <w:t xml:space="preserve">Sinclair Investments (Kensington) Ltd v Oak Investments RTM Company Ltd </w:t>
      </w:r>
      <w:r>
        <w:rPr>
          <w:color w:val="231F20"/>
          <w:sz w:val="16"/>
        </w:rPr>
        <w:t>LRX/52/2004 the Lands Tribunal had held</w:t>
      </w:r>
      <w:r>
        <w:rPr>
          <w:color w:val="231F20"/>
          <w:spacing w:val="80"/>
          <w:sz w:val="16"/>
        </w:rPr>
        <w:t xml:space="preserve"> </w:t>
      </w:r>
      <w:r>
        <w:rPr>
          <w:color w:val="231F20"/>
          <w:sz w:val="16"/>
        </w:rPr>
        <w:t xml:space="preserve">that a failure to serve a notice of invitation to participate </w:t>
      </w:r>
      <w:proofErr w:type="gramStart"/>
      <w:r>
        <w:rPr>
          <w:color w:val="231F20"/>
          <w:sz w:val="16"/>
        </w:rPr>
        <w:t>on</w:t>
      </w:r>
      <w:proofErr w:type="gramEnd"/>
      <w:r>
        <w:rPr>
          <w:color w:val="231F20"/>
          <w:sz w:val="16"/>
        </w:rPr>
        <w:t xml:space="preserve"> one of two joint tenants (the other already being a member of the RTM company) did not prevent the service of a valid claim notice. In </w:t>
      </w:r>
      <w:r>
        <w:rPr>
          <w:rFonts w:ascii="Century Schoolbook" w:hAnsi="Century Schoolbook"/>
          <w:i/>
          <w:color w:val="231F20"/>
          <w:sz w:val="16"/>
        </w:rPr>
        <w:t xml:space="preserve">Avon Freeholds Ltd v Regent Court RTM Company Ltd </w:t>
      </w:r>
      <w:r>
        <w:rPr>
          <w:color w:val="231F20"/>
          <w:sz w:val="16"/>
        </w:rPr>
        <w:t xml:space="preserve">[2013] UKUT 213 (LC) the Upper Tribunal had held that the right to manage had been acquired although the RTM company had served notice of invitation to participate at an address other than the address of the flat and there was no evidence that service had been effective. In </w:t>
      </w:r>
      <w:r>
        <w:rPr>
          <w:rFonts w:ascii="Century Schoolbook" w:hAnsi="Century Schoolbook"/>
          <w:i/>
          <w:color w:val="231F20"/>
          <w:sz w:val="16"/>
        </w:rPr>
        <w:t xml:space="preserve">A1 Properties (Sunderland) Ltd v Tudor Studios RTM Co Ltd </w:t>
      </w:r>
      <w:r>
        <w:rPr>
          <w:color w:val="231F20"/>
          <w:sz w:val="16"/>
        </w:rPr>
        <w:t xml:space="preserve">[2023] UKUT 27 (LC) the Supreme Court did not suggest that either of these latter two cases had been wrongly decided and in </w:t>
      </w:r>
      <w:r>
        <w:rPr>
          <w:rFonts w:ascii="Century Schoolbook" w:hAnsi="Century Schoolbook"/>
          <w:i/>
          <w:color w:val="231F20"/>
          <w:sz w:val="16"/>
        </w:rPr>
        <w:t xml:space="preserve">Avon Freeholds Ltd v Cresta Court E RTM Co Ltd </w:t>
      </w:r>
      <w:r>
        <w:rPr>
          <w:color w:val="231F20"/>
          <w:sz w:val="16"/>
        </w:rPr>
        <w:t>[2024] UKUT 335 (LC) the Upper Tribunal suggested that the logic of the Supreme Court’s decision was that they had been correct.</w:t>
      </w:r>
    </w:p>
    <w:p w14:paraId="78556347" w14:textId="77777777" w:rsidR="00180D28" w:rsidRDefault="00180D28">
      <w:pPr>
        <w:spacing w:line="223" w:lineRule="auto"/>
        <w:jc w:val="both"/>
        <w:rPr>
          <w:sz w:val="16"/>
        </w:rPr>
        <w:sectPr w:rsidR="00180D28">
          <w:headerReference w:type="even" r:id="rId48"/>
          <w:headerReference w:type="default" r:id="rId49"/>
          <w:footerReference w:type="even" r:id="rId50"/>
          <w:footerReference w:type="default" r:id="rId51"/>
          <w:pgSz w:w="12240" w:h="15840"/>
          <w:pgMar w:top="2080" w:right="1800" w:bottom="2080" w:left="1800" w:header="1889" w:footer="1895" w:gutter="0"/>
          <w:pgNumType w:start="22"/>
          <w:cols w:space="720"/>
        </w:sectPr>
      </w:pPr>
    </w:p>
    <w:p w14:paraId="78556348" w14:textId="77777777" w:rsidR="00180D28" w:rsidRDefault="002909AC">
      <w:pPr>
        <w:pStyle w:val="Heading1"/>
        <w:spacing w:before="199"/>
        <w:ind w:left="890"/>
      </w:pPr>
      <w:r>
        <w:rPr>
          <w:color w:val="231F20"/>
        </w:rPr>
        <w:lastRenderedPageBreak/>
        <w:t>§</w:t>
      </w:r>
      <w:r>
        <w:rPr>
          <w:color w:val="231F20"/>
          <w:spacing w:val="-4"/>
        </w:rPr>
        <w:t xml:space="preserve"> </w:t>
      </w:r>
      <w:proofErr w:type="gramStart"/>
      <w:r>
        <w:rPr>
          <w:color w:val="231F20"/>
        </w:rPr>
        <w:t>31:34</w:t>
      </w:r>
      <w:r>
        <w:rPr>
          <w:color w:val="231F20"/>
          <w:spacing w:val="38"/>
        </w:rPr>
        <w:t xml:space="preserve">  </w:t>
      </w:r>
      <w:r>
        <w:rPr>
          <w:color w:val="231F20"/>
        </w:rPr>
        <w:t>The</w:t>
      </w:r>
      <w:proofErr w:type="gramEnd"/>
      <w:r>
        <w:rPr>
          <w:color w:val="231F20"/>
          <w:spacing w:val="8"/>
        </w:rPr>
        <w:t xml:space="preserve"> </w:t>
      </w:r>
      <w:r>
        <w:rPr>
          <w:color w:val="231F20"/>
          <w:spacing w:val="-2"/>
        </w:rPr>
        <w:t>claim</w:t>
      </w:r>
    </w:p>
    <w:p w14:paraId="78556349" w14:textId="77777777" w:rsidR="00180D28" w:rsidRDefault="002909AC">
      <w:pPr>
        <w:pStyle w:val="BodyText"/>
        <w:spacing w:before="97" w:line="218" w:lineRule="auto"/>
        <w:ind w:left="890" w:right="83" w:firstLine="199"/>
        <w:jc w:val="both"/>
        <w:rPr>
          <w:rFonts w:ascii="Arial"/>
          <w:b/>
        </w:rPr>
      </w:pPr>
      <w:r>
        <w:rPr>
          <w:color w:val="231F20"/>
        </w:rPr>
        <w:t>A claim to acquire the right to manage is made by giving notice of the claim by service of a document referred to in the 2002 Act as a claim notice.</w:t>
      </w:r>
      <w:r>
        <w:rPr>
          <w:rFonts w:ascii="Arial"/>
          <w:b/>
          <w:color w:val="231F20"/>
          <w:vertAlign w:val="superscript"/>
        </w:rPr>
        <w:t>1</w:t>
      </w:r>
      <w:r>
        <w:rPr>
          <w:rFonts w:ascii="Arial"/>
          <w:b/>
          <w:color w:val="231F20"/>
        </w:rPr>
        <w:t xml:space="preserve"> </w:t>
      </w:r>
      <w:r>
        <w:rPr>
          <w:color w:val="231F20"/>
        </w:rPr>
        <w:t>A claim notice may not be given until at least 14 days after each person required to be given a participation notice has been given one.</w:t>
      </w:r>
      <w:r>
        <w:rPr>
          <w:rFonts w:ascii="Arial"/>
          <w:b/>
          <w:color w:val="231F20"/>
          <w:vertAlign w:val="superscript"/>
        </w:rPr>
        <w:t>2</w:t>
      </w:r>
    </w:p>
    <w:p w14:paraId="7855634A" w14:textId="77777777" w:rsidR="00180D28" w:rsidRDefault="002909AC">
      <w:pPr>
        <w:pStyle w:val="BodyText"/>
        <w:spacing w:before="33" w:line="218" w:lineRule="auto"/>
        <w:ind w:left="890" w:right="83" w:firstLine="199"/>
        <w:jc w:val="both"/>
        <w:rPr>
          <w:rFonts w:ascii="Arial" w:hAnsi="Arial"/>
          <w:b/>
        </w:rPr>
      </w:pPr>
      <w:r>
        <w:rPr>
          <w:color w:val="231F20"/>
        </w:rPr>
        <w:t>The date on which the claim notice is given is referred to as the “relevant date”.</w:t>
      </w:r>
      <w:r>
        <w:rPr>
          <w:rFonts w:ascii="Arial" w:hAnsi="Arial"/>
          <w:b/>
          <w:color w:val="231F20"/>
          <w:vertAlign w:val="superscript"/>
        </w:rPr>
        <w:t>3</w:t>
      </w:r>
      <w:r>
        <w:rPr>
          <w:rFonts w:ascii="Arial" w:hAnsi="Arial"/>
          <w:b/>
          <w:color w:val="231F20"/>
        </w:rPr>
        <w:t xml:space="preserve"> </w:t>
      </w:r>
      <w:r>
        <w:rPr>
          <w:color w:val="231F20"/>
        </w:rPr>
        <w:t xml:space="preserve">On the relevant date one of two conditions must be met in relation to the </w:t>
      </w:r>
      <w:proofErr w:type="gramStart"/>
      <w:r>
        <w:rPr>
          <w:color w:val="231F20"/>
        </w:rPr>
        <w:t>member-ship</w:t>
      </w:r>
      <w:proofErr w:type="gramEnd"/>
      <w:r>
        <w:rPr>
          <w:color w:val="231F20"/>
        </w:rPr>
        <w:t xml:space="preserve"> of the RTM company. If on that date there are only two qualifying tenants of flats in the premises both must be members of the RTM company; in any other case the membership of the RTM company must include a number of qualifying tenants which is not less than half of the total number of flats in the premises.</w:t>
      </w:r>
      <w:r>
        <w:rPr>
          <w:rFonts w:ascii="Arial" w:hAnsi="Arial"/>
          <w:b/>
          <w:color w:val="231F20"/>
          <w:vertAlign w:val="superscript"/>
        </w:rPr>
        <w:t>4</w:t>
      </w:r>
      <w:r>
        <w:rPr>
          <w:rFonts w:ascii="Arial" w:hAnsi="Arial"/>
          <w:b/>
          <w:color w:val="231F20"/>
          <w:spacing w:val="40"/>
        </w:rPr>
        <w:t xml:space="preserve"> </w:t>
      </w:r>
      <w:r>
        <w:rPr>
          <w:color w:val="231F20"/>
        </w:rPr>
        <w:t>For these conditions to be satisfied the RTM company must have a register of members and the names of those who have agreed to become members must have been entered in it by the relevant date.</w:t>
      </w:r>
      <w:r>
        <w:rPr>
          <w:rFonts w:ascii="Arial" w:hAnsi="Arial"/>
          <w:b/>
          <w:color w:val="231F20"/>
          <w:vertAlign w:val="superscript"/>
        </w:rPr>
        <w:t>5</w:t>
      </w:r>
    </w:p>
    <w:p w14:paraId="7855634B" w14:textId="77777777" w:rsidR="00180D28" w:rsidRDefault="002909AC">
      <w:pPr>
        <w:pStyle w:val="BodyText"/>
        <w:spacing w:before="36" w:line="218" w:lineRule="auto"/>
        <w:ind w:left="890" w:right="83" w:firstLine="199"/>
        <w:jc w:val="both"/>
        <w:rPr>
          <w:rFonts w:ascii="Arial"/>
          <w:b/>
        </w:rPr>
      </w:pPr>
      <w:r>
        <w:rPr>
          <w:color w:val="231F20"/>
        </w:rPr>
        <w:t>The claim notice must be given to each person who on the relevant day is landlord under a lease of the whole or any part of the premises, or party to such a lease otherwise as landlord or tenant, or a manager of the premises (or any premises containing or contained in the premises) appointed by a court or tribunal under Pt 2 of the Landlord and Tenant Act 1987.</w:t>
      </w:r>
      <w:r>
        <w:rPr>
          <w:rFonts w:ascii="Arial"/>
          <w:b/>
          <w:color w:val="231F20"/>
          <w:vertAlign w:val="superscript"/>
        </w:rPr>
        <w:t>6</w:t>
      </w:r>
      <w:r>
        <w:rPr>
          <w:rFonts w:ascii="Arial"/>
          <w:b/>
          <w:color w:val="231F20"/>
        </w:rPr>
        <w:t xml:space="preserve"> </w:t>
      </w:r>
      <w:r>
        <w:rPr>
          <w:color w:val="231F20"/>
        </w:rPr>
        <w:t>If any such person cannot be found, or if their identity cannot be ascertained, it is not necessary that a claim form be served on them but if none of those on whom a claim form is required to</w:t>
      </w:r>
      <w:r>
        <w:rPr>
          <w:color w:val="231F20"/>
          <w:spacing w:val="80"/>
        </w:rPr>
        <w:t xml:space="preserve"> </w:t>
      </w:r>
      <w:r>
        <w:rPr>
          <w:color w:val="231F20"/>
        </w:rPr>
        <w:t>be served can be identified or found an application is required to be made to the appropriate tribunal for an order that the RTM company is to acquire the right to manage.</w:t>
      </w:r>
      <w:r>
        <w:rPr>
          <w:rFonts w:ascii="Arial"/>
          <w:b/>
          <w:color w:val="231F20"/>
          <w:vertAlign w:val="superscript"/>
        </w:rPr>
        <w:t>7</w:t>
      </w:r>
      <w:r>
        <w:rPr>
          <w:rFonts w:ascii="Arial"/>
          <w:b/>
          <w:color w:val="231F20"/>
        </w:rPr>
        <w:t xml:space="preserve"> </w:t>
      </w:r>
      <w:r>
        <w:rPr>
          <w:color w:val="231F20"/>
        </w:rPr>
        <w:t xml:space="preserve">Whether a person cannot be found is an objective one which does not depend on whether the RTM company actually knew of the existence, identity or whereabouts of a stakeholder </w:t>
      </w:r>
      <w:r>
        <w:rPr>
          <w:rFonts w:ascii="Century Schoolbook"/>
          <w:i/>
          <w:color w:val="231F20"/>
        </w:rPr>
        <w:t xml:space="preserve">prima facie </w:t>
      </w:r>
      <w:r>
        <w:rPr>
          <w:color w:val="231F20"/>
        </w:rPr>
        <w:t>entitled to be given a claim notice, but</w:t>
      </w:r>
      <w:r>
        <w:rPr>
          <w:color w:val="231F20"/>
          <w:spacing w:val="40"/>
        </w:rPr>
        <w:t xml:space="preserve"> </w:t>
      </w:r>
      <w:r>
        <w:rPr>
          <w:color w:val="231F20"/>
        </w:rPr>
        <w:t>on whether they could or could not have been identified.</w:t>
      </w:r>
      <w:r>
        <w:rPr>
          <w:rFonts w:ascii="Arial"/>
          <w:b/>
          <w:color w:val="231F20"/>
          <w:vertAlign w:val="superscript"/>
        </w:rPr>
        <w:t>8</w:t>
      </w:r>
    </w:p>
    <w:p w14:paraId="7855634C" w14:textId="77777777" w:rsidR="00180D28" w:rsidRDefault="002909AC">
      <w:pPr>
        <w:pStyle w:val="BodyText"/>
        <w:spacing w:before="40" w:line="218" w:lineRule="auto"/>
        <w:ind w:left="890" w:right="85" w:firstLine="199"/>
        <w:jc w:val="both"/>
      </w:pPr>
      <w:r>
        <w:rPr>
          <w:color w:val="231F20"/>
        </w:rPr>
        <w:t>The consequence of a failure by an RTM company to give a claim notice to a landlord</w:t>
      </w:r>
      <w:r>
        <w:rPr>
          <w:color w:val="231F20"/>
          <w:spacing w:val="23"/>
        </w:rPr>
        <w:t xml:space="preserve"> </w:t>
      </w:r>
      <w:r>
        <w:rPr>
          <w:color w:val="231F20"/>
        </w:rPr>
        <w:t>or</w:t>
      </w:r>
      <w:r>
        <w:rPr>
          <w:color w:val="231F20"/>
          <w:spacing w:val="23"/>
        </w:rPr>
        <w:t xml:space="preserve"> </w:t>
      </w:r>
      <w:r>
        <w:rPr>
          <w:color w:val="231F20"/>
        </w:rPr>
        <w:t>other</w:t>
      </w:r>
      <w:r>
        <w:rPr>
          <w:color w:val="231F20"/>
          <w:spacing w:val="23"/>
        </w:rPr>
        <w:t xml:space="preserve"> </w:t>
      </w:r>
      <w:r>
        <w:rPr>
          <w:color w:val="231F20"/>
        </w:rPr>
        <w:t>person</w:t>
      </w:r>
      <w:r>
        <w:rPr>
          <w:color w:val="231F20"/>
          <w:spacing w:val="23"/>
        </w:rPr>
        <w:t xml:space="preserve"> </w:t>
      </w:r>
      <w:r>
        <w:rPr>
          <w:color w:val="231F20"/>
        </w:rPr>
        <w:t>whose</w:t>
      </w:r>
      <w:r>
        <w:rPr>
          <w:color w:val="231F20"/>
          <w:spacing w:val="23"/>
        </w:rPr>
        <w:t xml:space="preserve"> </w:t>
      </w:r>
      <w:r>
        <w:rPr>
          <w:color w:val="231F20"/>
        </w:rPr>
        <w:t>identity</w:t>
      </w:r>
      <w:r>
        <w:rPr>
          <w:color w:val="231F20"/>
          <w:spacing w:val="23"/>
        </w:rPr>
        <w:t xml:space="preserve"> </w:t>
      </w:r>
      <w:r>
        <w:rPr>
          <w:color w:val="231F20"/>
        </w:rPr>
        <w:t>or</w:t>
      </w:r>
      <w:r>
        <w:rPr>
          <w:color w:val="231F20"/>
          <w:spacing w:val="23"/>
        </w:rPr>
        <w:t xml:space="preserve"> </w:t>
      </w:r>
      <w:r>
        <w:rPr>
          <w:color w:val="231F20"/>
        </w:rPr>
        <w:t>whereabouts</w:t>
      </w:r>
      <w:r>
        <w:rPr>
          <w:color w:val="231F20"/>
          <w:spacing w:val="23"/>
        </w:rPr>
        <w:t xml:space="preserve"> </w:t>
      </w:r>
      <w:r>
        <w:rPr>
          <w:color w:val="231F20"/>
        </w:rPr>
        <w:t>were</w:t>
      </w:r>
      <w:r>
        <w:rPr>
          <w:color w:val="231F20"/>
          <w:spacing w:val="23"/>
        </w:rPr>
        <w:t xml:space="preserve"> </w:t>
      </w:r>
      <w:r>
        <w:rPr>
          <w:color w:val="231F20"/>
        </w:rPr>
        <w:t>not</w:t>
      </w:r>
      <w:r>
        <w:rPr>
          <w:color w:val="231F20"/>
          <w:spacing w:val="23"/>
        </w:rPr>
        <w:t xml:space="preserve"> </w:t>
      </w:r>
      <w:r>
        <w:rPr>
          <w:color w:val="231F20"/>
        </w:rPr>
        <w:t>unknown,</w:t>
      </w:r>
      <w:r>
        <w:rPr>
          <w:color w:val="231F20"/>
          <w:spacing w:val="23"/>
        </w:rPr>
        <w:t xml:space="preserve"> </w:t>
      </w:r>
      <w:r>
        <w:rPr>
          <w:color w:val="231F20"/>
        </w:rPr>
        <w:t>and</w:t>
      </w:r>
    </w:p>
    <w:p w14:paraId="7855634D" w14:textId="77777777" w:rsidR="00180D28" w:rsidRDefault="002909AC">
      <w:pPr>
        <w:pStyle w:val="BodyText"/>
        <w:spacing w:before="7"/>
        <w:rPr>
          <w:sz w:val="17"/>
        </w:rPr>
      </w:pPr>
      <w:r>
        <w:rPr>
          <w:noProof/>
          <w:sz w:val="17"/>
        </w:rPr>
        <mc:AlternateContent>
          <mc:Choice Requires="wps">
            <w:drawing>
              <wp:anchor distT="0" distB="0" distL="0" distR="0" simplePos="0" relativeHeight="487598592" behindDoc="1" locked="0" layoutInCell="1" allowOverlap="1" wp14:anchorId="785564FF" wp14:editId="78556500">
                <wp:simplePos x="0" y="0"/>
                <wp:positionH relativeFrom="page">
                  <wp:posOffset>1708205</wp:posOffset>
                </wp:positionH>
                <wp:positionV relativeFrom="paragraph">
                  <wp:posOffset>149681</wp:posOffset>
                </wp:positionV>
                <wp:extent cx="912494"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F641BC0" id="Graphic 95" o:spid="_x0000_s1026" style="position:absolute;margin-left:134.5pt;margin-top:11.8pt;width:71.8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" path="m,l912373,e" filled="f" strokecolor="#231f20" strokeweight=".17597mm">
                <v:path arrowok="t"/>
                <w10:wrap type="topAndBottom" anchorx="page"/>
              </v:shape>
            </w:pict>
          </mc:Fallback>
        </mc:AlternateContent>
      </w:r>
    </w:p>
    <w:p w14:paraId="7855634E"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31:34]</w:t>
      </w:r>
    </w:p>
    <w:p w14:paraId="7855634F" w14:textId="77777777" w:rsidR="00180D28" w:rsidRDefault="002909AC">
      <w:pPr>
        <w:spacing w:before="78" w:line="223" w:lineRule="auto"/>
        <w:ind w:left="890" w:right="83" w:firstLine="412"/>
        <w:jc w:val="both"/>
        <w:rPr>
          <w:sz w:val="16"/>
        </w:rPr>
      </w:pPr>
      <w:r>
        <w:rPr>
          <w:rFonts w:ascii="Arial" w:hAnsi="Arial"/>
          <w:b/>
          <w:color w:val="231F20"/>
          <w:sz w:val="16"/>
          <w:vertAlign w:val="superscript"/>
        </w:rPr>
        <w:t>1</w:t>
      </w:r>
      <w:r>
        <w:rPr>
          <w:color w:val="231F20"/>
          <w:sz w:val="16"/>
        </w:rPr>
        <w:t>Section 79(1) of the 2002</w:t>
      </w:r>
      <w:r>
        <w:rPr>
          <w:color w:val="231F20"/>
          <w:spacing w:val="-2"/>
          <w:sz w:val="16"/>
        </w:rPr>
        <w:t xml:space="preserve"> </w:t>
      </w:r>
      <w:r>
        <w:rPr>
          <w:color w:val="231F20"/>
          <w:sz w:val="16"/>
        </w:rPr>
        <w:t xml:space="preserve">Act. Service of a valid claim notice is the operative step in the </w:t>
      </w:r>
      <w:proofErr w:type="spellStart"/>
      <w:proofErr w:type="gramStart"/>
      <w:r>
        <w:rPr>
          <w:color w:val="231F20"/>
          <w:sz w:val="16"/>
        </w:rPr>
        <w:t>acquisi-tion</w:t>
      </w:r>
      <w:proofErr w:type="spellEnd"/>
      <w:proofErr w:type="gramEnd"/>
      <w:r>
        <w:rPr>
          <w:color w:val="231F20"/>
          <w:sz w:val="16"/>
        </w:rPr>
        <w:t xml:space="preserve"> of the right to manage, with the purpose of any subsequent proceedings being </w:t>
      </w:r>
      <w:proofErr w:type="gramStart"/>
      <w:r>
        <w:rPr>
          <w:color w:val="231F20"/>
          <w:sz w:val="16"/>
        </w:rPr>
        <w:t>to determine</w:t>
      </w:r>
      <w:proofErr w:type="gramEnd"/>
      <w:r>
        <w:rPr>
          <w:color w:val="231F20"/>
          <w:sz w:val="16"/>
        </w:rPr>
        <w:t xml:space="preserve"> whether that step was effective. Provision is made for the giving of notices by s.111 of the 2002 Act, which is considered at § 31:44 below.</w:t>
      </w:r>
    </w:p>
    <w:p w14:paraId="78556350" w14:textId="77777777" w:rsidR="00180D28" w:rsidRDefault="002909AC">
      <w:pPr>
        <w:spacing w:before="52"/>
        <w:ind w:left="1302"/>
        <w:rPr>
          <w:sz w:val="16"/>
        </w:rPr>
      </w:pPr>
      <w:proofErr w:type="gramStart"/>
      <w:r>
        <w:rPr>
          <w:rFonts w:ascii="Arial"/>
          <w:b/>
          <w:color w:val="231F20"/>
          <w:sz w:val="16"/>
          <w:vertAlign w:val="superscript"/>
        </w:rPr>
        <w:t>2</w:t>
      </w:r>
      <w:r>
        <w:rPr>
          <w:color w:val="231F20"/>
          <w:sz w:val="16"/>
        </w:rPr>
        <w:t>Section</w:t>
      </w:r>
      <w:proofErr w:type="gramEnd"/>
      <w:r>
        <w:rPr>
          <w:color w:val="231F20"/>
          <w:spacing w:val="6"/>
          <w:sz w:val="16"/>
        </w:rPr>
        <w:t xml:space="preserve"> </w:t>
      </w:r>
      <w:r>
        <w:rPr>
          <w:color w:val="231F20"/>
          <w:sz w:val="16"/>
        </w:rPr>
        <w:t>79(2)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51" w14:textId="77777777" w:rsidR="00180D28" w:rsidRDefault="002909AC">
      <w:pPr>
        <w:spacing w:before="47"/>
        <w:ind w:left="130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79(1)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52" w14:textId="77777777" w:rsidR="00180D28" w:rsidRDefault="002909AC">
      <w:pPr>
        <w:spacing w:before="47"/>
        <w:ind w:left="1302"/>
        <w:rPr>
          <w:sz w:val="16"/>
        </w:rPr>
      </w:pPr>
      <w:r>
        <w:rPr>
          <w:rFonts w:ascii="Arial" w:hAnsi="Arial"/>
          <w:b/>
          <w:color w:val="231F20"/>
          <w:sz w:val="16"/>
          <w:vertAlign w:val="superscript"/>
        </w:rPr>
        <w:t>4</w:t>
      </w:r>
      <w:r>
        <w:rPr>
          <w:color w:val="231F20"/>
          <w:sz w:val="16"/>
        </w:rPr>
        <w:t>Section</w:t>
      </w:r>
      <w:r>
        <w:rPr>
          <w:color w:val="231F20"/>
          <w:spacing w:val="5"/>
          <w:sz w:val="16"/>
        </w:rPr>
        <w:t xml:space="preserve"> </w:t>
      </w:r>
      <w:r>
        <w:rPr>
          <w:color w:val="231F20"/>
          <w:sz w:val="16"/>
        </w:rPr>
        <w:t>79(3)</w:t>
      </w:r>
      <w:proofErr w:type="gramStart"/>
      <w:r>
        <w:rPr>
          <w:color w:val="231F20"/>
          <w:sz w:val="16"/>
        </w:rPr>
        <w:t>–(</w:t>
      </w:r>
      <w:proofErr w:type="gramEnd"/>
      <w:r>
        <w:rPr>
          <w:color w:val="231F20"/>
          <w:sz w:val="16"/>
        </w:rPr>
        <w:t>5)</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353" w14:textId="77777777" w:rsidR="00180D28" w:rsidRDefault="002909AC">
      <w:pPr>
        <w:spacing w:before="58" w:line="223" w:lineRule="auto"/>
        <w:ind w:left="890" w:right="85" w:firstLine="412"/>
        <w:jc w:val="both"/>
        <w:rPr>
          <w:sz w:val="16"/>
        </w:rPr>
      </w:pPr>
      <w:r>
        <w:rPr>
          <w:rFonts w:ascii="Arial"/>
          <w:b/>
          <w:color w:val="231F20"/>
          <w:sz w:val="16"/>
          <w:vertAlign w:val="superscript"/>
        </w:rPr>
        <w:t>5</w:t>
      </w:r>
      <w:r>
        <w:rPr>
          <w:rFonts w:ascii="Century Schoolbook"/>
          <w:i/>
          <w:color w:val="231F20"/>
          <w:sz w:val="16"/>
        </w:rPr>
        <w:t xml:space="preserve">Southall Court Residents Ltd v Buy Your Freehold Ltd </w:t>
      </w:r>
      <w:r>
        <w:rPr>
          <w:color w:val="231F20"/>
          <w:sz w:val="16"/>
        </w:rPr>
        <w:t xml:space="preserve">LRX/124/2007 (Lands Tribunal) </w:t>
      </w:r>
      <w:r>
        <w:rPr>
          <w:color w:val="231F20"/>
          <w:spacing w:val="-2"/>
          <w:sz w:val="16"/>
        </w:rPr>
        <w:t>(unreported).</w:t>
      </w:r>
    </w:p>
    <w:p w14:paraId="78556354" w14:textId="77777777" w:rsidR="00180D28" w:rsidRDefault="002909AC">
      <w:pPr>
        <w:spacing w:before="62" w:line="223" w:lineRule="auto"/>
        <w:ind w:left="890" w:right="83" w:firstLine="412"/>
        <w:jc w:val="both"/>
        <w:rPr>
          <w:sz w:val="16"/>
        </w:rPr>
      </w:pPr>
      <w:r>
        <w:rPr>
          <w:rFonts w:ascii="Arial"/>
          <w:b/>
          <w:color w:val="231F20"/>
          <w:sz w:val="16"/>
          <w:vertAlign w:val="superscript"/>
        </w:rPr>
        <w:t>6</w:t>
      </w:r>
      <w:r>
        <w:rPr>
          <w:color w:val="231F20"/>
          <w:sz w:val="16"/>
        </w:rPr>
        <w:t>Section 79(6) of the 2002 Act. The landlord for this purpose means the registered proprietor of</w:t>
      </w:r>
      <w:r>
        <w:rPr>
          <w:color w:val="231F20"/>
          <w:spacing w:val="40"/>
          <w:sz w:val="16"/>
        </w:rPr>
        <w:t xml:space="preserve"> </w:t>
      </w:r>
      <w:r>
        <w:rPr>
          <w:color w:val="231F20"/>
          <w:sz w:val="16"/>
        </w:rPr>
        <w:t xml:space="preserve">the interest in reversion to the lease, and a purchaser of that interest who already owns the equitable interest in the reversion but whose title has not yet been registered is not the landlord who must be served: </w:t>
      </w:r>
      <w:r>
        <w:rPr>
          <w:rFonts w:ascii="Century Schoolbook"/>
          <w:i/>
          <w:color w:val="231F20"/>
          <w:sz w:val="16"/>
        </w:rPr>
        <w:t xml:space="preserve">159-167 Prince of Wales Road RTM Co Ltd v </w:t>
      </w:r>
      <w:proofErr w:type="spellStart"/>
      <w:r>
        <w:rPr>
          <w:rFonts w:ascii="Century Schoolbook"/>
          <w:i/>
          <w:color w:val="231F20"/>
          <w:sz w:val="16"/>
        </w:rPr>
        <w:t>Assethold</w:t>
      </w:r>
      <w:proofErr w:type="spellEnd"/>
      <w:r>
        <w:rPr>
          <w:rFonts w:ascii="Century Schoolbook"/>
          <w:i/>
          <w:color w:val="231F20"/>
          <w:sz w:val="16"/>
        </w:rPr>
        <w:t xml:space="preserve"> Ltd </w:t>
      </w:r>
      <w:r>
        <w:rPr>
          <w:color w:val="231F20"/>
          <w:sz w:val="16"/>
        </w:rPr>
        <w:t>[2024] EWCA</w:t>
      </w:r>
      <w:r>
        <w:rPr>
          <w:color w:val="231F20"/>
          <w:spacing w:val="-4"/>
          <w:sz w:val="16"/>
        </w:rPr>
        <w:t xml:space="preserve"> </w:t>
      </w:r>
      <w:r>
        <w:rPr>
          <w:color w:val="231F20"/>
          <w:sz w:val="16"/>
        </w:rPr>
        <w:t xml:space="preserve">Civ 1544. In </w:t>
      </w:r>
      <w:proofErr w:type="spellStart"/>
      <w:r>
        <w:rPr>
          <w:rFonts w:ascii="Century Schoolbook"/>
          <w:i/>
          <w:color w:val="231F20"/>
          <w:sz w:val="16"/>
        </w:rPr>
        <w:t>Lexham</w:t>
      </w:r>
      <w:proofErr w:type="spellEnd"/>
      <w:r>
        <w:rPr>
          <w:rFonts w:ascii="Century Schoolbook"/>
          <w:i/>
          <w:color w:val="231F20"/>
          <w:sz w:val="16"/>
        </w:rPr>
        <w:t xml:space="preserve"> House RTM Co Ltd v European Investments &amp; Development (Properties) Ltd </w:t>
      </w:r>
      <w:r>
        <w:rPr>
          <w:color w:val="231F20"/>
          <w:sz w:val="16"/>
        </w:rPr>
        <w:t xml:space="preserve">[2019] UKUT 390 (LC) a company which held only the reversion to easements granted to the lessees of flats in the building was found to be a landlord within the meaning of s.79(6), applying </w:t>
      </w:r>
      <w:r>
        <w:rPr>
          <w:rFonts w:ascii="Century Schoolbook"/>
          <w:i/>
          <w:color w:val="231F20"/>
          <w:sz w:val="16"/>
        </w:rPr>
        <w:t xml:space="preserve">Nevill Long &amp; Co (Boards) Ltd v Firmenich &amp; Co </w:t>
      </w:r>
      <w:r>
        <w:rPr>
          <w:color w:val="231F20"/>
          <w:sz w:val="16"/>
        </w:rPr>
        <w:t>[1983] 2 E.G.L.R. 76 (CA), a decision of the Court of Appeal under the Landlord and Tenant Act 1954.</w:t>
      </w:r>
    </w:p>
    <w:p w14:paraId="78556355" w14:textId="77777777" w:rsidR="00180D28" w:rsidRDefault="002909AC">
      <w:pPr>
        <w:spacing w:before="55"/>
        <w:ind w:left="1302"/>
        <w:rPr>
          <w:sz w:val="16"/>
        </w:rPr>
      </w:pPr>
      <w:proofErr w:type="gramStart"/>
      <w:r>
        <w:rPr>
          <w:rFonts w:ascii="Arial"/>
          <w:b/>
          <w:color w:val="231F20"/>
          <w:sz w:val="16"/>
          <w:vertAlign w:val="superscript"/>
        </w:rPr>
        <w:t>7</w:t>
      </w:r>
      <w:r>
        <w:rPr>
          <w:color w:val="231F20"/>
          <w:sz w:val="16"/>
        </w:rPr>
        <w:t>Section</w:t>
      </w:r>
      <w:proofErr w:type="gramEnd"/>
      <w:r>
        <w:rPr>
          <w:color w:val="231F20"/>
          <w:spacing w:val="5"/>
          <w:sz w:val="16"/>
        </w:rPr>
        <w:t xml:space="preserve"> </w:t>
      </w:r>
      <w:r>
        <w:rPr>
          <w:color w:val="231F20"/>
          <w:sz w:val="16"/>
        </w:rPr>
        <w:t>79(7)</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2002</w:t>
      </w:r>
      <w:r>
        <w:rPr>
          <w:color w:val="231F20"/>
          <w:spacing w:val="-4"/>
          <w:sz w:val="16"/>
        </w:rPr>
        <w:t xml:space="preserve"> </w:t>
      </w:r>
      <w:r>
        <w:rPr>
          <w:color w:val="231F20"/>
          <w:sz w:val="16"/>
        </w:rPr>
        <w:t>Act,</w:t>
      </w:r>
      <w:r>
        <w:rPr>
          <w:color w:val="231F20"/>
          <w:spacing w:val="5"/>
          <w:sz w:val="16"/>
        </w:rPr>
        <w:t xml:space="preserve"> </w:t>
      </w:r>
      <w:r>
        <w:rPr>
          <w:color w:val="231F20"/>
          <w:sz w:val="16"/>
        </w:rPr>
        <w:t>the</w:t>
      </w:r>
      <w:r>
        <w:rPr>
          <w:color w:val="231F20"/>
          <w:spacing w:val="6"/>
          <w:sz w:val="16"/>
        </w:rPr>
        <w:t xml:space="preserve"> </w:t>
      </w:r>
      <w:r>
        <w:rPr>
          <w:color w:val="231F20"/>
          <w:sz w:val="16"/>
        </w:rPr>
        <w:t>necessary</w:t>
      </w:r>
      <w:r>
        <w:rPr>
          <w:color w:val="231F20"/>
          <w:spacing w:val="5"/>
          <w:sz w:val="16"/>
        </w:rPr>
        <w:t xml:space="preserve"> </w:t>
      </w:r>
      <w:r>
        <w:rPr>
          <w:color w:val="231F20"/>
          <w:sz w:val="16"/>
        </w:rPr>
        <w:t>application</w:t>
      </w:r>
      <w:r>
        <w:rPr>
          <w:color w:val="231F20"/>
          <w:spacing w:val="5"/>
          <w:sz w:val="16"/>
        </w:rPr>
        <w:t xml:space="preserve"> </w:t>
      </w:r>
      <w:r>
        <w:rPr>
          <w:color w:val="231F20"/>
          <w:sz w:val="16"/>
        </w:rPr>
        <w:t>in</w:t>
      </w:r>
      <w:r>
        <w:rPr>
          <w:color w:val="231F20"/>
          <w:spacing w:val="5"/>
          <w:sz w:val="16"/>
        </w:rPr>
        <w:t xml:space="preserve"> </w:t>
      </w:r>
      <w:r>
        <w:rPr>
          <w:color w:val="231F20"/>
          <w:sz w:val="16"/>
        </w:rPr>
        <w:t>such</w:t>
      </w:r>
      <w:r>
        <w:rPr>
          <w:color w:val="231F20"/>
          <w:spacing w:val="5"/>
          <w:sz w:val="16"/>
        </w:rPr>
        <w:t xml:space="preserve"> </w:t>
      </w:r>
      <w:r>
        <w:rPr>
          <w:color w:val="231F20"/>
          <w:sz w:val="16"/>
        </w:rPr>
        <w:t>a</w:t>
      </w:r>
      <w:r>
        <w:rPr>
          <w:color w:val="231F20"/>
          <w:spacing w:val="5"/>
          <w:sz w:val="16"/>
        </w:rPr>
        <w:t xml:space="preserve"> </w:t>
      </w:r>
      <w:r>
        <w:rPr>
          <w:color w:val="231F20"/>
          <w:sz w:val="16"/>
        </w:rPr>
        <w:t>case</w:t>
      </w:r>
      <w:r>
        <w:rPr>
          <w:color w:val="231F20"/>
          <w:spacing w:val="5"/>
          <w:sz w:val="16"/>
        </w:rPr>
        <w:t xml:space="preserve"> </w:t>
      </w:r>
      <w:r>
        <w:rPr>
          <w:color w:val="231F20"/>
          <w:sz w:val="16"/>
        </w:rPr>
        <w:t>is</w:t>
      </w:r>
      <w:r>
        <w:rPr>
          <w:color w:val="231F20"/>
          <w:spacing w:val="5"/>
          <w:sz w:val="16"/>
        </w:rPr>
        <w:t xml:space="preserve"> </w:t>
      </w:r>
      <w:r>
        <w:rPr>
          <w:color w:val="231F20"/>
          <w:sz w:val="16"/>
        </w:rPr>
        <w:t>made</w:t>
      </w:r>
      <w:r>
        <w:rPr>
          <w:color w:val="231F20"/>
          <w:spacing w:val="5"/>
          <w:sz w:val="16"/>
        </w:rPr>
        <w:t xml:space="preserve"> </w:t>
      </w:r>
      <w:r>
        <w:rPr>
          <w:color w:val="231F20"/>
          <w:sz w:val="16"/>
        </w:rPr>
        <w:t>under</w:t>
      </w:r>
      <w:r>
        <w:rPr>
          <w:color w:val="231F20"/>
          <w:spacing w:val="5"/>
          <w:sz w:val="16"/>
        </w:rPr>
        <w:t xml:space="preserve"> </w:t>
      </w:r>
      <w:r>
        <w:rPr>
          <w:color w:val="231F20"/>
          <w:spacing w:val="-2"/>
          <w:sz w:val="16"/>
        </w:rPr>
        <w:t>s.85.</w:t>
      </w:r>
    </w:p>
    <w:p w14:paraId="78556356" w14:textId="77777777" w:rsidR="00180D28" w:rsidRDefault="002909AC">
      <w:pPr>
        <w:spacing w:before="47"/>
        <w:ind w:left="1302"/>
        <w:rPr>
          <w:sz w:val="16"/>
        </w:rPr>
      </w:pPr>
      <w:r>
        <w:rPr>
          <w:rFonts w:ascii="Arial"/>
          <w:b/>
          <w:color w:val="231F20"/>
          <w:sz w:val="16"/>
          <w:vertAlign w:val="superscript"/>
        </w:rPr>
        <w:t>8</w:t>
      </w:r>
      <w:r>
        <w:rPr>
          <w:rFonts w:ascii="Century Schoolbook"/>
          <w:i/>
          <w:color w:val="231F20"/>
          <w:sz w:val="16"/>
        </w:rPr>
        <w:t>A1</w:t>
      </w:r>
      <w:r>
        <w:rPr>
          <w:rFonts w:ascii="Century Schoolbook"/>
          <w:i/>
          <w:color w:val="231F20"/>
          <w:spacing w:val="3"/>
          <w:sz w:val="16"/>
        </w:rPr>
        <w:t xml:space="preserve"> </w:t>
      </w:r>
      <w:r>
        <w:rPr>
          <w:rFonts w:ascii="Century Schoolbook"/>
          <w:i/>
          <w:color w:val="231F20"/>
          <w:sz w:val="16"/>
        </w:rPr>
        <w:t>Properties</w:t>
      </w:r>
      <w:r>
        <w:rPr>
          <w:rFonts w:ascii="Century Schoolbook"/>
          <w:i/>
          <w:color w:val="231F20"/>
          <w:spacing w:val="2"/>
          <w:sz w:val="16"/>
        </w:rPr>
        <w:t xml:space="preserve"> </w:t>
      </w:r>
      <w:r>
        <w:rPr>
          <w:rFonts w:ascii="Century Schoolbook"/>
          <w:i/>
          <w:color w:val="231F20"/>
          <w:sz w:val="16"/>
        </w:rPr>
        <w:t>(Sunderland)</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Tudor</w:t>
      </w:r>
      <w:r>
        <w:rPr>
          <w:rFonts w:ascii="Century Schoolbook"/>
          <w:i/>
          <w:color w:val="231F20"/>
          <w:spacing w:val="3"/>
          <w:sz w:val="16"/>
        </w:rPr>
        <w:t xml:space="preserve"> </w:t>
      </w:r>
      <w:r>
        <w:rPr>
          <w:rFonts w:ascii="Century Schoolbook"/>
          <w:i/>
          <w:color w:val="231F20"/>
          <w:sz w:val="16"/>
        </w:rPr>
        <w:t>Studios</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[2024]</w:t>
      </w:r>
      <w:r>
        <w:rPr>
          <w:color w:val="231F20"/>
          <w:spacing w:val="3"/>
          <w:sz w:val="16"/>
        </w:rPr>
        <w:t xml:space="preserve"> </w:t>
      </w:r>
      <w:r>
        <w:rPr>
          <w:color w:val="231F20"/>
          <w:sz w:val="16"/>
        </w:rPr>
        <w:t>UKSC</w:t>
      </w:r>
      <w:r>
        <w:rPr>
          <w:color w:val="231F20"/>
          <w:spacing w:val="3"/>
          <w:sz w:val="16"/>
        </w:rPr>
        <w:t xml:space="preserve"> </w:t>
      </w:r>
      <w:r>
        <w:rPr>
          <w:color w:val="231F20"/>
          <w:spacing w:val="-5"/>
          <w:sz w:val="16"/>
        </w:rPr>
        <w:t>27.</w:t>
      </w:r>
    </w:p>
    <w:p w14:paraId="78556357" w14:textId="77777777" w:rsidR="00180D28" w:rsidRDefault="00180D28">
      <w:pPr>
        <w:rPr>
          <w:sz w:val="16"/>
        </w:rPr>
        <w:sectPr w:rsidR="00180D28">
          <w:pgSz w:w="12240" w:h="15840"/>
          <w:pgMar w:top="2080" w:right="1800" w:bottom="2100" w:left="1800" w:header="1889" w:footer="1911" w:gutter="0"/>
          <w:cols w:space="720"/>
        </w:sectPr>
      </w:pPr>
    </w:p>
    <w:p w14:paraId="78556358" w14:textId="77777777" w:rsidR="00180D28" w:rsidRDefault="002909AC">
      <w:pPr>
        <w:pStyle w:val="BodyText"/>
        <w:spacing w:before="217" w:line="218" w:lineRule="auto"/>
        <w:ind w:left="39" w:right="933"/>
        <w:jc w:val="both"/>
        <w:rPr>
          <w:rFonts w:ascii="Arial"/>
          <w:b/>
        </w:rPr>
      </w:pPr>
      <w:r>
        <w:rPr>
          <w:color w:val="231F20"/>
        </w:rPr>
        <w:lastRenderedPageBreak/>
        <w:t>who was entitled to receive one, is that the failure renders the transfer of the</w:t>
      </w:r>
      <w:r>
        <w:rPr>
          <w:color w:val="231F20"/>
          <w:spacing w:val="80"/>
        </w:rPr>
        <w:t xml:space="preserve"> </w:t>
      </w:r>
      <w:r>
        <w:rPr>
          <w:color w:val="231F20"/>
        </w:rPr>
        <w:t xml:space="preserve">right to manage voidable, at the instance of that person. That possibility remains unless, or until, the appropriate tribunal resolves the dispute over entitlement raised by a person who was given a claim notice and approves the transfer of the right to manage. The person entitled to seek avoidance can disclaim or abandon the right do so, but if they choose to insist on it the appropriate tribunal has no jurisdiction to resolve any resulting dispute. If the right to manage was </w:t>
      </w:r>
      <w:proofErr w:type="gramStart"/>
      <w:r>
        <w:rPr>
          <w:color w:val="231F20"/>
        </w:rPr>
        <w:t>purport-</w:t>
      </w:r>
      <w:proofErr w:type="spellStart"/>
      <w:r>
        <w:rPr>
          <w:color w:val="231F20"/>
        </w:rPr>
        <w:t>edly</w:t>
      </w:r>
      <w:proofErr w:type="spellEnd"/>
      <w:proofErr w:type="gramEnd"/>
      <w:r>
        <w:rPr>
          <w:color w:val="231F20"/>
        </w:rPr>
        <w:t xml:space="preserve"> acquired following service of a claim notice to which no counter-notice was given, it would be necessary for proceedings to be brought in the High Court for a declaration that the right to manage had not in fact been acquired. If a party to whom a claim notice was given gave a counter-notice but the right to manage was confirmed by the tribunal, its decision would be subject to judicial review on the application of a person who should have been given a claim notice but who was </w:t>
      </w:r>
      <w:r>
        <w:rPr>
          <w:color w:val="231F20"/>
          <w:spacing w:val="-2"/>
        </w:rPr>
        <w:t>not.</w:t>
      </w:r>
      <w:r>
        <w:rPr>
          <w:rFonts w:ascii="Arial"/>
          <w:b/>
          <w:color w:val="231F20"/>
          <w:spacing w:val="-2"/>
          <w:vertAlign w:val="superscript"/>
        </w:rPr>
        <w:t>9</w:t>
      </w:r>
    </w:p>
    <w:p w14:paraId="78556359" w14:textId="77777777" w:rsidR="00180D28" w:rsidRDefault="002909AC">
      <w:pPr>
        <w:pStyle w:val="BodyText"/>
        <w:spacing w:before="50" w:line="218" w:lineRule="auto"/>
        <w:ind w:left="39" w:right="933" w:firstLine="199"/>
        <w:jc w:val="both"/>
        <w:rPr>
          <w:rFonts w:ascii="Arial"/>
          <w:b/>
        </w:rPr>
      </w:pPr>
      <w:r>
        <w:rPr>
          <w:color w:val="231F20"/>
        </w:rPr>
        <w:t>A copy of the claim notice must be given to each person who on the relevant</w:t>
      </w:r>
      <w:r>
        <w:rPr>
          <w:color w:val="231F20"/>
          <w:spacing w:val="80"/>
        </w:rPr>
        <w:t xml:space="preserve"> </w:t>
      </w:r>
      <w:r>
        <w:rPr>
          <w:color w:val="231F20"/>
        </w:rPr>
        <w:t>date is the qualifying tenant of a flat contained in the premises.</w:t>
      </w:r>
      <w:r>
        <w:rPr>
          <w:rFonts w:ascii="Arial"/>
          <w:b/>
          <w:color w:val="231F20"/>
          <w:vertAlign w:val="superscript"/>
        </w:rPr>
        <w:t>10</w:t>
      </w:r>
      <w:r>
        <w:rPr>
          <w:rFonts w:ascii="Arial"/>
          <w:b/>
          <w:color w:val="231F20"/>
        </w:rPr>
        <w:t xml:space="preserve"> </w:t>
      </w:r>
      <w:r>
        <w:rPr>
          <w:color w:val="231F20"/>
        </w:rPr>
        <w:t>Where a manager has been appointed in relation to the premises under the Landlord and Tenant Act 1987 a copy of the claim notice must also be given to the court or tribunal by which the manager was appointed.</w:t>
      </w:r>
      <w:r>
        <w:rPr>
          <w:rFonts w:ascii="Arial"/>
          <w:b/>
          <w:color w:val="231F20"/>
          <w:vertAlign w:val="superscript"/>
        </w:rPr>
        <w:t>11</w:t>
      </w:r>
    </w:p>
    <w:p w14:paraId="7855635A" w14:textId="77777777" w:rsidR="00180D28" w:rsidRDefault="002909AC">
      <w:pPr>
        <w:pStyle w:val="Heading1"/>
        <w:spacing w:before="225"/>
        <w:ind w:left="39"/>
        <w:jc w:val="both"/>
      </w:pPr>
      <w:r>
        <w:rPr>
          <w:color w:val="231F20"/>
        </w:rPr>
        <w:t>§</w:t>
      </w:r>
      <w:r>
        <w:rPr>
          <w:color w:val="231F20"/>
          <w:spacing w:val="-5"/>
        </w:rPr>
        <w:t xml:space="preserve"> </w:t>
      </w:r>
      <w:proofErr w:type="gramStart"/>
      <w:r>
        <w:rPr>
          <w:color w:val="231F20"/>
        </w:rPr>
        <w:t>31:35</w:t>
      </w:r>
      <w:r>
        <w:rPr>
          <w:color w:val="231F20"/>
          <w:spacing w:val="36"/>
        </w:rPr>
        <w:t xml:space="preserve">  </w:t>
      </w:r>
      <w:r>
        <w:rPr>
          <w:color w:val="231F20"/>
        </w:rPr>
        <w:t>Contents</w:t>
      </w:r>
      <w:proofErr w:type="gramEnd"/>
      <w:r>
        <w:rPr>
          <w:color w:val="231F20"/>
          <w:spacing w:val="7"/>
        </w:rPr>
        <w:t xml:space="preserve"> </w:t>
      </w:r>
      <w:r>
        <w:rPr>
          <w:color w:val="231F20"/>
        </w:rPr>
        <w:t>of</w:t>
      </w:r>
      <w:r>
        <w:rPr>
          <w:color w:val="231F20"/>
          <w:spacing w:val="5"/>
        </w:rPr>
        <w:t xml:space="preserve"> </w:t>
      </w:r>
      <w:r>
        <w:rPr>
          <w:color w:val="231F20"/>
        </w:rPr>
        <w:t>claim</w:t>
      </w:r>
      <w:r>
        <w:rPr>
          <w:color w:val="231F20"/>
          <w:spacing w:val="6"/>
        </w:rPr>
        <w:t xml:space="preserve"> </w:t>
      </w:r>
      <w:r>
        <w:rPr>
          <w:color w:val="231F20"/>
          <w:spacing w:val="-2"/>
        </w:rPr>
        <w:t>notice</w:t>
      </w:r>
    </w:p>
    <w:p w14:paraId="7855635B" w14:textId="77777777" w:rsidR="00180D28" w:rsidRDefault="002909AC">
      <w:pPr>
        <w:pStyle w:val="BodyText"/>
        <w:spacing w:before="107" w:line="218" w:lineRule="auto"/>
        <w:ind w:left="39" w:right="933" w:firstLine="199"/>
        <w:jc w:val="both"/>
      </w:pPr>
      <w:r>
        <w:rPr>
          <w:color w:val="231F20"/>
        </w:rPr>
        <w:t xml:space="preserve">A claim notice must satisfy </w:t>
      </w:r>
      <w:proofErr w:type="gramStart"/>
      <w:r>
        <w:rPr>
          <w:color w:val="231F20"/>
        </w:rPr>
        <w:t>a number of</w:t>
      </w:r>
      <w:proofErr w:type="gramEnd"/>
      <w:r>
        <w:rPr>
          <w:color w:val="231F20"/>
        </w:rPr>
        <w:t xml:space="preserve"> formal requirements identified in s.80</w:t>
      </w:r>
      <w:r>
        <w:rPr>
          <w:color w:val="231F20"/>
          <w:spacing w:val="80"/>
        </w:rPr>
        <w:t xml:space="preserve"> </w:t>
      </w:r>
      <w:r>
        <w:rPr>
          <w:color w:val="231F20"/>
        </w:rPr>
        <w:t xml:space="preserve">of the 2002 Act and in regulations. </w:t>
      </w:r>
      <w:proofErr w:type="gramStart"/>
      <w:r>
        <w:rPr>
          <w:color w:val="231F20"/>
        </w:rPr>
        <w:t>In particular it</w:t>
      </w:r>
      <w:proofErr w:type="gramEnd"/>
      <w:r>
        <w:rPr>
          <w:color w:val="231F20"/>
        </w:rPr>
        <w:t xml:space="preserve"> must:</w:t>
      </w:r>
    </w:p>
    <w:p w14:paraId="7855635C" w14:textId="77777777" w:rsidR="00180D28" w:rsidRDefault="002909AC">
      <w:pPr>
        <w:pStyle w:val="ListParagraph"/>
        <w:numPr>
          <w:ilvl w:val="0"/>
          <w:numId w:val="2"/>
        </w:numPr>
        <w:tabs>
          <w:tab w:val="left" w:pos="701"/>
        </w:tabs>
        <w:spacing w:before="61" w:line="218" w:lineRule="auto"/>
        <w:ind w:right="934"/>
        <w:jc w:val="both"/>
        <w:rPr>
          <w:rFonts w:ascii="Arial"/>
          <w:b/>
          <w:sz w:val="20"/>
        </w:rPr>
      </w:pPr>
      <w:r>
        <w:rPr>
          <w:color w:val="231F20"/>
          <w:sz w:val="20"/>
        </w:rPr>
        <w:t>specify the premises and contain a statement of the grounds on which it is claimed that they are premises to which Ch.1 of Pt 2 of the 2002 Act ap-</w:t>
      </w:r>
      <w:proofErr w:type="gramStart"/>
      <w:r>
        <w:rPr>
          <w:color w:val="231F20"/>
          <w:spacing w:val="-2"/>
          <w:sz w:val="20"/>
        </w:rPr>
        <w:t>plies;</w:t>
      </w:r>
      <w:proofErr w:type="gramEnd"/>
      <w:r>
        <w:rPr>
          <w:rFonts w:ascii="Arial"/>
          <w:b/>
          <w:color w:val="231F20"/>
          <w:spacing w:val="-2"/>
          <w:sz w:val="20"/>
          <w:vertAlign w:val="superscript"/>
        </w:rPr>
        <w:t>1</w:t>
      </w:r>
    </w:p>
    <w:p w14:paraId="7855635D" w14:textId="77777777" w:rsidR="00180D28" w:rsidRDefault="002909AC">
      <w:pPr>
        <w:pStyle w:val="ListParagraph"/>
        <w:numPr>
          <w:ilvl w:val="0"/>
          <w:numId w:val="2"/>
        </w:numPr>
        <w:tabs>
          <w:tab w:val="left" w:pos="701"/>
        </w:tabs>
        <w:spacing w:before="23" w:line="218" w:lineRule="auto"/>
        <w:ind w:right="934"/>
        <w:jc w:val="both"/>
        <w:rPr>
          <w:sz w:val="20"/>
        </w:rPr>
      </w:pPr>
      <w:proofErr w:type="gramStart"/>
      <w:r>
        <w:rPr>
          <w:color w:val="231F20"/>
          <w:sz w:val="20"/>
        </w:rPr>
        <w:t>state</w:t>
      </w:r>
      <w:proofErr w:type="gramEnd"/>
      <w:r>
        <w:rPr>
          <w:color w:val="231F20"/>
          <w:sz w:val="20"/>
        </w:rPr>
        <w:t xml:space="preserve"> the full name of each person who is both the qualifying tenant of a</w:t>
      </w:r>
      <w:r>
        <w:rPr>
          <w:color w:val="231F20"/>
          <w:spacing w:val="40"/>
          <w:sz w:val="20"/>
        </w:rPr>
        <w:t xml:space="preserve"> </w:t>
      </w:r>
      <w:r>
        <w:rPr>
          <w:color w:val="231F20"/>
          <w:sz w:val="20"/>
        </w:rPr>
        <w:t xml:space="preserve">flat </w:t>
      </w:r>
      <w:proofErr w:type="gramStart"/>
      <w:r>
        <w:rPr>
          <w:color w:val="231F20"/>
          <w:sz w:val="20"/>
        </w:rPr>
        <w:t>in</w:t>
      </w:r>
      <w:proofErr w:type="gramEnd"/>
      <w:r>
        <w:rPr>
          <w:color w:val="231F20"/>
          <w:sz w:val="20"/>
        </w:rPr>
        <w:t xml:space="preserve"> the premises, and a member of the RTM company, the address of their flat and particulars of their lease sufficient to identify it, including</w:t>
      </w:r>
      <w:r>
        <w:rPr>
          <w:color w:val="231F20"/>
          <w:spacing w:val="40"/>
          <w:sz w:val="20"/>
        </w:rPr>
        <w:t xml:space="preserve"> </w:t>
      </w:r>
      <w:r>
        <w:rPr>
          <w:color w:val="231F20"/>
          <w:sz w:val="20"/>
        </w:rPr>
        <w:t>the</w:t>
      </w:r>
      <w:r>
        <w:rPr>
          <w:color w:val="231F20"/>
          <w:spacing w:val="17"/>
          <w:sz w:val="20"/>
        </w:rPr>
        <w:t xml:space="preserve"> </w:t>
      </w:r>
      <w:r>
        <w:rPr>
          <w:color w:val="231F20"/>
          <w:sz w:val="20"/>
        </w:rPr>
        <w:t>date</w:t>
      </w:r>
      <w:r>
        <w:rPr>
          <w:color w:val="231F20"/>
          <w:spacing w:val="18"/>
          <w:sz w:val="20"/>
        </w:rPr>
        <w:t xml:space="preserve"> </w:t>
      </w:r>
      <w:r>
        <w:rPr>
          <w:color w:val="231F20"/>
          <w:sz w:val="20"/>
        </w:rPr>
        <w:t>on</w:t>
      </w:r>
      <w:r>
        <w:rPr>
          <w:color w:val="231F20"/>
          <w:spacing w:val="18"/>
          <w:sz w:val="20"/>
        </w:rPr>
        <w:t xml:space="preserve"> </w:t>
      </w:r>
      <w:r>
        <w:rPr>
          <w:color w:val="231F20"/>
          <w:sz w:val="20"/>
        </w:rPr>
        <w:t>which</w:t>
      </w:r>
      <w:r>
        <w:rPr>
          <w:color w:val="231F20"/>
          <w:spacing w:val="18"/>
          <w:sz w:val="20"/>
        </w:rPr>
        <w:t xml:space="preserve"> </w:t>
      </w:r>
      <w:r>
        <w:rPr>
          <w:color w:val="231F20"/>
          <w:sz w:val="20"/>
        </w:rPr>
        <w:t>it</w:t>
      </w:r>
      <w:r>
        <w:rPr>
          <w:color w:val="231F20"/>
          <w:spacing w:val="17"/>
          <w:sz w:val="20"/>
        </w:rPr>
        <w:t xml:space="preserve"> </w:t>
      </w:r>
      <w:r>
        <w:rPr>
          <w:color w:val="231F20"/>
          <w:sz w:val="20"/>
        </w:rPr>
        <w:t>was</w:t>
      </w:r>
      <w:r>
        <w:rPr>
          <w:color w:val="231F20"/>
          <w:spacing w:val="17"/>
          <w:sz w:val="20"/>
        </w:rPr>
        <w:t xml:space="preserve"> </w:t>
      </w:r>
      <w:proofErr w:type="gramStart"/>
      <w:r>
        <w:rPr>
          <w:color w:val="231F20"/>
          <w:sz w:val="20"/>
        </w:rPr>
        <w:t>entered</w:t>
      </w:r>
      <w:r>
        <w:rPr>
          <w:color w:val="231F20"/>
          <w:spacing w:val="18"/>
          <w:sz w:val="20"/>
        </w:rPr>
        <w:t xml:space="preserve"> </w:t>
      </w:r>
      <w:r>
        <w:rPr>
          <w:color w:val="231F20"/>
          <w:sz w:val="20"/>
        </w:rPr>
        <w:t>into</w:t>
      </w:r>
      <w:proofErr w:type="gramEnd"/>
      <w:r>
        <w:rPr>
          <w:color w:val="231F20"/>
          <w:sz w:val="20"/>
        </w:rPr>
        <w:t>,</w:t>
      </w:r>
      <w:r>
        <w:rPr>
          <w:color w:val="231F20"/>
          <w:spacing w:val="18"/>
          <w:sz w:val="20"/>
        </w:rPr>
        <w:t xml:space="preserve"> </w:t>
      </w:r>
      <w:r>
        <w:rPr>
          <w:color w:val="231F20"/>
          <w:sz w:val="20"/>
        </w:rPr>
        <w:t>the</w:t>
      </w:r>
      <w:r>
        <w:rPr>
          <w:color w:val="231F20"/>
          <w:spacing w:val="17"/>
          <w:sz w:val="20"/>
        </w:rPr>
        <w:t xml:space="preserve"> </w:t>
      </w:r>
      <w:r>
        <w:rPr>
          <w:color w:val="231F20"/>
          <w:sz w:val="20"/>
        </w:rPr>
        <w:t>term</w:t>
      </w:r>
      <w:r>
        <w:rPr>
          <w:color w:val="231F20"/>
          <w:spacing w:val="18"/>
          <w:sz w:val="20"/>
        </w:rPr>
        <w:t xml:space="preserve"> </w:t>
      </w:r>
      <w:r>
        <w:rPr>
          <w:color w:val="231F20"/>
          <w:sz w:val="20"/>
        </w:rPr>
        <w:t>for</w:t>
      </w:r>
      <w:r>
        <w:rPr>
          <w:color w:val="231F20"/>
          <w:spacing w:val="17"/>
          <w:sz w:val="20"/>
        </w:rPr>
        <w:t xml:space="preserve"> </w:t>
      </w:r>
      <w:r>
        <w:rPr>
          <w:color w:val="231F20"/>
          <w:sz w:val="20"/>
        </w:rPr>
        <w:t>which</w:t>
      </w:r>
      <w:r>
        <w:rPr>
          <w:color w:val="231F20"/>
          <w:spacing w:val="18"/>
          <w:sz w:val="20"/>
        </w:rPr>
        <w:t xml:space="preserve"> </w:t>
      </w:r>
      <w:r>
        <w:rPr>
          <w:color w:val="231F20"/>
          <w:sz w:val="20"/>
        </w:rPr>
        <w:t>it</w:t>
      </w:r>
      <w:r>
        <w:rPr>
          <w:color w:val="231F20"/>
          <w:spacing w:val="17"/>
          <w:sz w:val="20"/>
        </w:rPr>
        <w:t xml:space="preserve"> </w:t>
      </w:r>
      <w:r>
        <w:rPr>
          <w:color w:val="231F20"/>
          <w:sz w:val="20"/>
        </w:rPr>
        <w:t>was</w:t>
      </w:r>
      <w:r>
        <w:rPr>
          <w:color w:val="231F20"/>
          <w:spacing w:val="17"/>
          <w:sz w:val="20"/>
        </w:rPr>
        <w:t xml:space="preserve"> </w:t>
      </w:r>
      <w:r>
        <w:rPr>
          <w:color w:val="231F20"/>
          <w:sz w:val="20"/>
        </w:rPr>
        <w:t>granted,</w:t>
      </w:r>
    </w:p>
    <w:p w14:paraId="7855635E" w14:textId="77777777" w:rsidR="00180D28" w:rsidRDefault="002909AC">
      <w:pPr>
        <w:pStyle w:val="BodyText"/>
        <w:spacing w:before="8"/>
        <w:rPr>
          <w:sz w:val="17"/>
        </w:rPr>
      </w:pPr>
      <w:r>
        <w:rPr>
          <w:noProof/>
          <w:sz w:val="17"/>
        </w:rPr>
        <mc:AlternateContent>
          <mc:Choice Requires="wps">
            <w:drawing>
              <wp:anchor distT="0" distB="0" distL="0" distR="0" simplePos="0" relativeHeight="487599104" behindDoc="1" locked="0" layoutInCell="1" allowOverlap="1" wp14:anchorId="78556501" wp14:editId="78556502">
                <wp:simplePos x="0" y="0"/>
                <wp:positionH relativeFrom="page">
                  <wp:posOffset>1168199</wp:posOffset>
                </wp:positionH>
                <wp:positionV relativeFrom="paragraph">
                  <wp:posOffset>150632</wp:posOffset>
                </wp:positionV>
                <wp:extent cx="912494"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F20A2E" id="Graphic 103" o:spid="_x0000_s1026" style="position:absolute;margin-left:92pt;margin-top:11.85pt;width:71.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35F" w14:textId="77777777" w:rsidR="00180D28" w:rsidRDefault="002909AC">
      <w:pPr>
        <w:spacing w:before="87" w:line="223" w:lineRule="auto"/>
        <w:ind w:left="39" w:right="933" w:firstLine="412"/>
        <w:jc w:val="both"/>
        <w:rPr>
          <w:sz w:val="16"/>
        </w:rPr>
      </w:pPr>
      <w:r>
        <w:rPr>
          <w:rFonts w:ascii="Arial" w:hAnsi="Arial"/>
          <w:b/>
          <w:color w:val="231F20"/>
          <w:sz w:val="16"/>
          <w:vertAlign w:val="superscript"/>
        </w:rPr>
        <w:t>9</w:t>
      </w:r>
      <w:r>
        <w:rPr>
          <w:rFonts w:ascii="Century Schoolbook" w:hAnsi="Century Schoolbook"/>
          <w:i/>
          <w:color w:val="231F20"/>
          <w:sz w:val="16"/>
        </w:rPr>
        <w:t xml:space="preserve">A1 Properties (Sunderland) Ltd v Tudor Studios RTM Co Ltd </w:t>
      </w:r>
      <w:r>
        <w:rPr>
          <w:color w:val="231F20"/>
          <w:sz w:val="16"/>
        </w:rPr>
        <w:t>[2024] UKSC 27. Formerly, in</w:t>
      </w:r>
      <w:r>
        <w:rPr>
          <w:color w:val="231F20"/>
          <w:spacing w:val="80"/>
          <w:sz w:val="16"/>
        </w:rPr>
        <w:t xml:space="preserve"> </w:t>
      </w:r>
      <w:r>
        <w:rPr>
          <w:rFonts w:ascii="Century Schoolbook" w:hAnsi="Century Schoolbook"/>
          <w:i/>
          <w:color w:val="231F20"/>
          <w:sz w:val="16"/>
        </w:rPr>
        <w:t xml:space="preserve">Elim Court RTM Co Ltd v Avon Freeholds Ltd </w:t>
      </w:r>
      <w:r>
        <w:rPr>
          <w:color w:val="231F20"/>
          <w:sz w:val="16"/>
        </w:rPr>
        <w:t xml:space="preserve">[2017] EWCA Civ 89 the Court of Appeal had been </w:t>
      </w:r>
      <w:proofErr w:type="spellStart"/>
      <w:r>
        <w:rPr>
          <w:color w:val="231F20"/>
          <w:sz w:val="16"/>
        </w:rPr>
        <w:t>pepared</w:t>
      </w:r>
      <w:proofErr w:type="spellEnd"/>
      <w:r>
        <w:rPr>
          <w:color w:val="231F20"/>
          <w:sz w:val="16"/>
        </w:rPr>
        <w:t xml:space="preserve"> to ignore a failure to serve a claim notice on an intermediate landlord which had no manage-</w:t>
      </w:r>
      <w:proofErr w:type="spellStart"/>
      <w:r>
        <w:rPr>
          <w:color w:val="231F20"/>
          <w:sz w:val="16"/>
        </w:rPr>
        <w:t>ment</w:t>
      </w:r>
      <w:proofErr w:type="spellEnd"/>
      <w:r>
        <w:rPr>
          <w:color w:val="231F20"/>
          <w:sz w:val="16"/>
        </w:rPr>
        <w:t xml:space="preserve"> responsibilities (</w:t>
      </w:r>
      <w:r>
        <w:rPr>
          <w:rFonts w:ascii="Century Schoolbook" w:hAnsi="Century Schoolbook"/>
          <w:i/>
          <w:color w:val="231F20"/>
          <w:sz w:val="16"/>
        </w:rPr>
        <w:t xml:space="preserve">followed by the Upper Tribunal in </w:t>
      </w:r>
      <w:proofErr w:type="spellStart"/>
      <w:r>
        <w:rPr>
          <w:rFonts w:ascii="Century Schoolbook" w:hAnsi="Century Schoolbook"/>
          <w:i/>
          <w:color w:val="231F20"/>
          <w:sz w:val="16"/>
        </w:rPr>
        <w:t>Lexham</w:t>
      </w:r>
      <w:proofErr w:type="spellEnd"/>
      <w:r>
        <w:rPr>
          <w:rFonts w:ascii="Century Schoolbook" w:hAnsi="Century Schoolbook"/>
          <w:i/>
          <w:color w:val="231F20"/>
          <w:sz w:val="16"/>
        </w:rPr>
        <w:t xml:space="preserve"> House RTM Co Ltd v European Investments &amp; Development (Properties) Ltd </w:t>
      </w:r>
      <w:r>
        <w:rPr>
          <w:color w:val="231F20"/>
          <w:sz w:val="16"/>
        </w:rPr>
        <w:t xml:space="preserve">[2019] UKUT 390 (LC)). In </w:t>
      </w:r>
      <w:r>
        <w:rPr>
          <w:rFonts w:ascii="Century Schoolbook" w:hAnsi="Century Schoolbook"/>
          <w:i/>
          <w:color w:val="231F20"/>
          <w:sz w:val="16"/>
        </w:rPr>
        <w:t>A1 Properties (Sunderland)</w:t>
      </w:r>
      <w:r>
        <w:rPr>
          <w:rFonts w:ascii="Century Schoolbook" w:hAnsi="Century Schoolbook"/>
          <w:i/>
          <w:color w:val="231F20"/>
          <w:spacing w:val="80"/>
          <w:sz w:val="16"/>
        </w:rPr>
        <w:t xml:space="preserve"> </w:t>
      </w:r>
      <w:r>
        <w:rPr>
          <w:rFonts w:ascii="Century Schoolbook" w:hAnsi="Century Schoolbook"/>
          <w:i/>
          <w:color w:val="231F20"/>
          <w:sz w:val="16"/>
        </w:rPr>
        <w:t xml:space="preserve">Ltd v Tudor Studios RTM Co Ltd </w:t>
      </w:r>
      <w:r>
        <w:rPr>
          <w:color w:val="231F20"/>
          <w:sz w:val="16"/>
        </w:rPr>
        <w:t>[2024] UKSC 27 the Supreme Court declined to endorse that ap-</w:t>
      </w:r>
      <w:proofErr w:type="spellStart"/>
      <w:r>
        <w:rPr>
          <w:color w:val="231F20"/>
          <w:sz w:val="16"/>
        </w:rPr>
        <w:t>proach</w:t>
      </w:r>
      <w:proofErr w:type="spellEnd"/>
      <w:r>
        <w:rPr>
          <w:color w:val="231F20"/>
          <w:sz w:val="16"/>
        </w:rPr>
        <w:t xml:space="preserve"> in full, see § 31:38.</w:t>
      </w:r>
    </w:p>
    <w:p w14:paraId="78556360" w14:textId="77777777" w:rsidR="00180D28" w:rsidRDefault="002909AC">
      <w:pPr>
        <w:spacing w:before="65" w:line="223" w:lineRule="auto"/>
        <w:ind w:left="39" w:right="933" w:firstLine="345"/>
        <w:jc w:val="both"/>
        <w:rPr>
          <w:sz w:val="16"/>
        </w:rPr>
      </w:pPr>
      <w:r>
        <w:rPr>
          <w:rFonts w:ascii="Arial"/>
          <w:b/>
          <w:color w:val="231F20"/>
          <w:sz w:val="16"/>
          <w:vertAlign w:val="superscript"/>
        </w:rPr>
        <w:t>10</w:t>
      </w:r>
      <w:r>
        <w:rPr>
          <w:color w:val="231F20"/>
          <w:sz w:val="16"/>
        </w:rPr>
        <w:t>Section 79(8) of the 2002 Act. A copy of the claim notice may be given by email, rather than a hard</w:t>
      </w:r>
      <w:r>
        <w:rPr>
          <w:color w:val="231F20"/>
          <w:spacing w:val="-9"/>
          <w:sz w:val="16"/>
        </w:rPr>
        <w:t xml:space="preserve"> </w:t>
      </w:r>
      <w:r>
        <w:rPr>
          <w:color w:val="231F20"/>
          <w:sz w:val="16"/>
        </w:rPr>
        <w:t>copy:</w:t>
      </w:r>
      <w:r>
        <w:rPr>
          <w:color w:val="231F20"/>
          <w:spacing w:val="-9"/>
          <w:sz w:val="16"/>
        </w:rPr>
        <w:t xml:space="preserve"> </w:t>
      </w:r>
      <w:proofErr w:type="spellStart"/>
      <w:r>
        <w:rPr>
          <w:rFonts w:ascii="Century Schoolbook"/>
          <w:i/>
          <w:color w:val="231F20"/>
          <w:sz w:val="16"/>
        </w:rPr>
        <w:t>Assethold</w:t>
      </w:r>
      <w:proofErr w:type="spellEnd"/>
      <w:r>
        <w:rPr>
          <w:rFonts w:ascii="Century Schoolbook"/>
          <w:i/>
          <w:color w:val="231F20"/>
          <w:spacing w:val="-9"/>
          <w:sz w:val="16"/>
        </w:rPr>
        <w:t xml:space="preserve"> </w:t>
      </w:r>
      <w:r>
        <w:rPr>
          <w:rFonts w:ascii="Century Schoolbook"/>
          <w:i/>
          <w:color w:val="231F20"/>
          <w:sz w:val="16"/>
        </w:rPr>
        <w:t>Ltd</w:t>
      </w:r>
      <w:r>
        <w:rPr>
          <w:rFonts w:ascii="Century Schoolbook"/>
          <w:i/>
          <w:color w:val="231F20"/>
          <w:spacing w:val="-9"/>
          <w:sz w:val="16"/>
        </w:rPr>
        <w:t xml:space="preserve"> </w:t>
      </w:r>
      <w:r>
        <w:rPr>
          <w:rFonts w:ascii="Century Schoolbook"/>
          <w:i/>
          <w:color w:val="231F20"/>
          <w:sz w:val="16"/>
        </w:rPr>
        <w:t>v</w:t>
      </w:r>
      <w:r>
        <w:rPr>
          <w:rFonts w:ascii="Century Schoolbook"/>
          <w:i/>
          <w:color w:val="231F20"/>
          <w:spacing w:val="-9"/>
          <w:sz w:val="16"/>
        </w:rPr>
        <w:t xml:space="preserve"> </w:t>
      </w:r>
      <w:r>
        <w:rPr>
          <w:rFonts w:ascii="Century Schoolbook"/>
          <w:i/>
          <w:color w:val="231F20"/>
          <w:sz w:val="16"/>
        </w:rPr>
        <w:t>110</w:t>
      </w:r>
      <w:r>
        <w:rPr>
          <w:rFonts w:ascii="Century Schoolbook"/>
          <w:i/>
          <w:color w:val="231F20"/>
          <w:spacing w:val="-9"/>
          <w:sz w:val="16"/>
        </w:rPr>
        <w:t xml:space="preserve"> </w:t>
      </w:r>
      <w:r>
        <w:rPr>
          <w:rFonts w:ascii="Century Schoolbook"/>
          <w:i/>
          <w:color w:val="231F20"/>
          <w:sz w:val="16"/>
        </w:rPr>
        <w:t>Boulevard</w:t>
      </w:r>
      <w:r>
        <w:rPr>
          <w:rFonts w:ascii="Century Schoolbook"/>
          <w:i/>
          <w:color w:val="231F20"/>
          <w:spacing w:val="-9"/>
          <w:sz w:val="16"/>
        </w:rPr>
        <w:t xml:space="preserve"> </w:t>
      </w:r>
      <w:r>
        <w:rPr>
          <w:rFonts w:ascii="Century Schoolbook"/>
          <w:i/>
          <w:color w:val="231F20"/>
          <w:sz w:val="16"/>
        </w:rPr>
        <w:t>RTM</w:t>
      </w:r>
      <w:r>
        <w:rPr>
          <w:rFonts w:ascii="Century Schoolbook"/>
          <w:i/>
          <w:color w:val="231F20"/>
          <w:spacing w:val="-9"/>
          <w:sz w:val="16"/>
        </w:rPr>
        <w:t xml:space="preserve"> </w:t>
      </w:r>
      <w:r>
        <w:rPr>
          <w:rFonts w:ascii="Century Schoolbook"/>
          <w:i/>
          <w:color w:val="231F20"/>
          <w:sz w:val="16"/>
        </w:rPr>
        <w:t>Co</w:t>
      </w:r>
      <w:r>
        <w:rPr>
          <w:rFonts w:ascii="Century Schoolbook"/>
          <w:i/>
          <w:color w:val="231F20"/>
          <w:spacing w:val="-9"/>
          <w:sz w:val="16"/>
        </w:rPr>
        <w:t xml:space="preserve"> </w:t>
      </w:r>
      <w:r>
        <w:rPr>
          <w:rFonts w:ascii="Century Schoolbook"/>
          <w:i/>
          <w:color w:val="231F20"/>
          <w:sz w:val="16"/>
        </w:rPr>
        <w:t>Ltd</w:t>
      </w:r>
      <w:r>
        <w:rPr>
          <w:rFonts w:ascii="Century Schoolbook"/>
          <w:i/>
          <w:color w:val="231F20"/>
          <w:spacing w:val="-9"/>
          <w:sz w:val="16"/>
        </w:rPr>
        <w:t xml:space="preserve"> </w:t>
      </w:r>
      <w:r>
        <w:rPr>
          <w:color w:val="231F20"/>
          <w:sz w:val="16"/>
        </w:rPr>
        <w:t>[2017]</w:t>
      </w:r>
      <w:r>
        <w:rPr>
          <w:color w:val="231F20"/>
          <w:spacing w:val="-9"/>
          <w:sz w:val="16"/>
        </w:rPr>
        <w:t xml:space="preserve"> </w:t>
      </w:r>
      <w:r>
        <w:rPr>
          <w:color w:val="231F20"/>
          <w:sz w:val="16"/>
        </w:rPr>
        <w:t>UKUT</w:t>
      </w:r>
      <w:r>
        <w:rPr>
          <w:color w:val="231F20"/>
          <w:spacing w:val="-9"/>
          <w:sz w:val="16"/>
        </w:rPr>
        <w:t xml:space="preserve"> </w:t>
      </w:r>
      <w:r>
        <w:rPr>
          <w:color w:val="231F20"/>
          <w:sz w:val="16"/>
        </w:rPr>
        <w:t>316</w:t>
      </w:r>
      <w:r>
        <w:rPr>
          <w:color w:val="231F20"/>
          <w:spacing w:val="-9"/>
          <w:sz w:val="16"/>
        </w:rPr>
        <w:t xml:space="preserve"> </w:t>
      </w:r>
      <w:r>
        <w:rPr>
          <w:color w:val="231F20"/>
          <w:sz w:val="16"/>
        </w:rPr>
        <w:t>(LC),</w:t>
      </w:r>
      <w:r>
        <w:rPr>
          <w:color w:val="231F20"/>
          <w:spacing w:val="-9"/>
          <w:sz w:val="16"/>
        </w:rPr>
        <w:t xml:space="preserve"> </w:t>
      </w:r>
      <w:r>
        <w:rPr>
          <w:color w:val="231F20"/>
          <w:sz w:val="16"/>
        </w:rPr>
        <w:t>distinguishing</w:t>
      </w:r>
      <w:r>
        <w:rPr>
          <w:color w:val="231F20"/>
          <w:spacing w:val="-9"/>
          <w:sz w:val="16"/>
        </w:rPr>
        <w:t xml:space="preserve"> </w:t>
      </w:r>
      <w:proofErr w:type="spellStart"/>
      <w:r>
        <w:rPr>
          <w:rFonts w:ascii="Century Schoolbook"/>
          <w:i/>
          <w:color w:val="231F20"/>
          <w:sz w:val="16"/>
        </w:rPr>
        <w:t>Cowthorpe</w:t>
      </w:r>
      <w:proofErr w:type="spellEnd"/>
      <w:r>
        <w:rPr>
          <w:rFonts w:ascii="Century Schoolbook"/>
          <w:i/>
          <w:color w:val="231F20"/>
          <w:sz w:val="16"/>
        </w:rPr>
        <w:t xml:space="preserve"> Road 1-1A Freehold Ltd v </w:t>
      </w:r>
      <w:proofErr w:type="spellStart"/>
      <w:r>
        <w:rPr>
          <w:rFonts w:ascii="Century Schoolbook"/>
          <w:i/>
          <w:color w:val="231F20"/>
          <w:sz w:val="16"/>
        </w:rPr>
        <w:t>Wahedally</w:t>
      </w:r>
      <w:proofErr w:type="spellEnd"/>
      <w:r>
        <w:rPr>
          <w:rFonts w:ascii="Century Schoolbook"/>
          <w:i/>
          <w:color w:val="231F20"/>
          <w:sz w:val="16"/>
        </w:rPr>
        <w:t xml:space="preserve"> </w:t>
      </w:r>
      <w:r>
        <w:rPr>
          <w:color w:val="231F20"/>
          <w:sz w:val="16"/>
        </w:rPr>
        <w:t>[2017] L. &amp; T.R. 4.</w:t>
      </w:r>
    </w:p>
    <w:p w14:paraId="78556361" w14:textId="77777777" w:rsidR="00180D28" w:rsidRDefault="002909AC">
      <w:pPr>
        <w:spacing w:before="51"/>
        <w:ind w:left="392"/>
        <w:rPr>
          <w:sz w:val="16"/>
        </w:rPr>
      </w:pPr>
      <w:r>
        <w:rPr>
          <w:rFonts w:ascii="Arial"/>
          <w:b/>
          <w:color w:val="231F20"/>
          <w:sz w:val="16"/>
          <w:vertAlign w:val="superscript"/>
        </w:rPr>
        <w:t>11</w:t>
      </w:r>
      <w:r>
        <w:rPr>
          <w:color w:val="231F20"/>
          <w:sz w:val="16"/>
        </w:rPr>
        <w:t>Section</w:t>
      </w:r>
      <w:r>
        <w:rPr>
          <w:color w:val="231F20"/>
          <w:spacing w:val="7"/>
          <w:sz w:val="16"/>
        </w:rPr>
        <w:t xml:space="preserve"> </w:t>
      </w:r>
      <w:r>
        <w:rPr>
          <w:color w:val="231F20"/>
          <w:sz w:val="16"/>
        </w:rPr>
        <w:t>79(9)</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8"/>
          <w:sz w:val="16"/>
        </w:rPr>
        <w:t xml:space="preserve"> </w:t>
      </w:r>
      <w:r>
        <w:rPr>
          <w:color w:val="231F20"/>
          <w:sz w:val="16"/>
        </w:rPr>
        <w:t>2002</w:t>
      </w:r>
      <w:r>
        <w:rPr>
          <w:color w:val="231F20"/>
          <w:spacing w:val="-2"/>
          <w:sz w:val="16"/>
        </w:rPr>
        <w:t xml:space="preserve"> </w:t>
      </w:r>
      <w:r>
        <w:rPr>
          <w:color w:val="231F20"/>
          <w:spacing w:val="-4"/>
          <w:sz w:val="16"/>
        </w:rPr>
        <w:t>Act.</w:t>
      </w:r>
    </w:p>
    <w:p w14:paraId="78556362"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31:35]</w:t>
      </w:r>
    </w:p>
    <w:p w14:paraId="78556363" w14:textId="77777777" w:rsidR="00180D28" w:rsidRDefault="002909AC">
      <w:pPr>
        <w:spacing w:before="78" w:line="223" w:lineRule="auto"/>
        <w:ind w:left="39" w:right="932" w:firstLine="412"/>
        <w:jc w:val="both"/>
        <w:rPr>
          <w:sz w:val="16"/>
        </w:rPr>
      </w:pPr>
      <w:r>
        <w:rPr>
          <w:rFonts w:ascii="Arial"/>
          <w:b/>
          <w:color w:val="231F20"/>
          <w:sz w:val="16"/>
          <w:vertAlign w:val="superscript"/>
        </w:rPr>
        <w:t>1</w:t>
      </w:r>
      <w:r>
        <w:rPr>
          <w:color w:val="231F20"/>
          <w:sz w:val="16"/>
        </w:rPr>
        <w:t>Section 80(2) of the 2002 Act; the relevant statement need do no more than recite that the requirements of s.72(1) are met i.e. that the premises are a self-contained building or part of a build-</w:t>
      </w:r>
      <w:proofErr w:type="spellStart"/>
      <w:r>
        <w:rPr>
          <w:color w:val="231F20"/>
          <w:sz w:val="16"/>
        </w:rPr>
        <w:t>ing</w:t>
      </w:r>
      <w:proofErr w:type="spellEnd"/>
      <w:r>
        <w:rPr>
          <w:color w:val="231F20"/>
          <w:sz w:val="16"/>
        </w:rPr>
        <w:t>,</w:t>
      </w:r>
      <w:r>
        <w:rPr>
          <w:color w:val="231F20"/>
          <w:spacing w:val="-2"/>
          <w:sz w:val="16"/>
        </w:rPr>
        <w:t xml:space="preserve"> </w:t>
      </w:r>
      <w:r>
        <w:rPr>
          <w:color w:val="231F20"/>
          <w:sz w:val="16"/>
        </w:rPr>
        <w:t>with</w:t>
      </w:r>
      <w:r>
        <w:rPr>
          <w:color w:val="231F20"/>
          <w:spacing w:val="-2"/>
          <w:sz w:val="16"/>
        </w:rPr>
        <w:t xml:space="preserve"> </w:t>
      </w:r>
      <w:r>
        <w:rPr>
          <w:color w:val="231F20"/>
          <w:sz w:val="16"/>
        </w:rPr>
        <w:t>or</w:t>
      </w:r>
      <w:r>
        <w:rPr>
          <w:color w:val="231F20"/>
          <w:spacing w:val="-2"/>
          <w:sz w:val="16"/>
        </w:rPr>
        <w:t xml:space="preserve"> </w:t>
      </w:r>
      <w:r>
        <w:rPr>
          <w:color w:val="231F20"/>
          <w:sz w:val="16"/>
        </w:rPr>
        <w:t>without</w:t>
      </w:r>
      <w:r>
        <w:rPr>
          <w:color w:val="231F20"/>
          <w:spacing w:val="-2"/>
          <w:sz w:val="16"/>
        </w:rPr>
        <w:t xml:space="preserve"> </w:t>
      </w:r>
      <w:r>
        <w:rPr>
          <w:color w:val="231F20"/>
          <w:sz w:val="16"/>
        </w:rPr>
        <w:t>appurtenant</w:t>
      </w:r>
      <w:r>
        <w:rPr>
          <w:color w:val="231F20"/>
          <w:spacing w:val="-2"/>
          <w:sz w:val="16"/>
        </w:rPr>
        <w:t xml:space="preserve"> </w:t>
      </w:r>
      <w:r>
        <w:rPr>
          <w:color w:val="231F20"/>
          <w:sz w:val="16"/>
        </w:rPr>
        <w:t>property,</w:t>
      </w:r>
      <w:r>
        <w:rPr>
          <w:color w:val="231F20"/>
          <w:spacing w:val="-2"/>
          <w:sz w:val="16"/>
        </w:rPr>
        <w:t xml:space="preserve"> </w:t>
      </w:r>
      <w:r>
        <w:rPr>
          <w:color w:val="231F20"/>
          <w:sz w:val="16"/>
        </w:rPr>
        <w:t>which</w:t>
      </w:r>
      <w:r>
        <w:rPr>
          <w:color w:val="231F20"/>
          <w:spacing w:val="-2"/>
          <w:sz w:val="16"/>
        </w:rPr>
        <w:t xml:space="preserve"> </w:t>
      </w:r>
      <w:r>
        <w:rPr>
          <w:color w:val="231F20"/>
          <w:sz w:val="16"/>
        </w:rPr>
        <w:t>contains</w:t>
      </w:r>
      <w:r>
        <w:rPr>
          <w:color w:val="231F20"/>
          <w:spacing w:val="-2"/>
          <w:sz w:val="16"/>
        </w:rPr>
        <w:t xml:space="preserve"> </w:t>
      </w:r>
      <w:r>
        <w:rPr>
          <w:color w:val="231F20"/>
          <w:sz w:val="16"/>
        </w:rPr>
        <w:t>two</w:t>
      </w:r>
      <w:r>
        <w:rPr>
          <w:color w:val="231F20"/>
          <w:spacing w:val="-2"/>
          <w:sz w:val="16"/>
        </w:rPr>
        <w:t xml:space="preserve"> </w:t>
      </w:r>
      <w:r>
        <w:rPr>
          <w:color w:val="231F20"/>
          <w:sz w:val="16"/>
        </w:rPr>
        <w:t>or</w:t>
      </w:r>
      <w:r>
        <w:rPr>
          <w:color w:val="231F20"/>
          <w:spacing w:val="-2"/>
          <w:sz w:val="16"/>
        </w:rPr>
        <w:t xml:space="preserve"> </w:t>
      </w:r>
      <w:r>
        <w:rPr>
          <w:color w:val="231F20"/>
          <w:sz w:val="16"/>
        </w:rPr>
        <w:t>more</w:t>
      </w:r>
      <w:r>
        <w:rPr>
          <w:color w:val="231F20"/>
          <w:spacing w:val="-2"/>
          <w:sz w:val="16"/>
        </w:rPr>
        <w:t xml:space="preserve"> </w:t>
      </w:r>
      <w:r>
        <w:rPr>
          <w:color w:val="231F20"/>
          <w:sz w:val="16"/>
        </w:rPr>
        <w:t>flats</w:t>
      </w:r>
      <w:r>
        <w:rPr>
          <w:color w:val="231F20"/>
          <w:spacing w:val="-2"/>
          <w:sz w:val="16"/>
        </w:rPr>
        <w:t xml:space="preserve"> </w:t>
      </w:r>
      <w:r>
        <w:rPr>
          <w:color w:val="231F20"/>
          <w:sz w:val="16"/>
        </w:rPr>
        <w:t>held</w:t>
      </w:r>
      <w:r>
        <w:rPr>
          <w:color w:val="231F20"/>
          <w:spacing w:val="-2"/>
          <w:sz w:val="16"/>
        </w:rPr>
        <w:t xml:space="preserve"> </w:t>
      </w:r>
      <w:r>
        <w:rPr>
          <w:color w:val="231F20"/>
          <w:sz w:val="16"/>
        </w:rPr>
        <w:t>by</w:t>
      </w:r>
      <w:r>
        <w:rPr>
          <w:color w:val="231F20"/>
          <w:spacing w:val="-2"/>
          <w:sz w:val="16"/>
        </w:rPr>
        <w:t xml:space="preserve"> </w:t>
      </w:r>
      <w:r>
        <w:rPr>
          <w:color w:val="231F20"/>
          <w:sz w:val="16"/>
        </w:rPr>
        <w:t>qualifying</w:t>
      </w:r>
      <w:r>
        <w:rPr>
          <w:color w:val="231F20"/>
          <w:spacing w:val="-2"/>
          <w:sz w:val="16"/>
        </w:rPr>
        <w:t xml:space="preserve"> </w:t>
      </w:r>
      <w:r>
        <w:rPr>
          <w:color w:val="231F20"/>
          <w:sz w:val="16"/>
        </w:rPr>
        <w:t>tenants, and that the total number of such flats held by qualifying tenants is not less than two-thirds of the</w:t>
      </w:r>
      <w:r>
        <w:rPr>
          <w:color w:val="231F20"/>
          <w:spacing w:val="40"/>
          <w:sz w:val="16"/>
        </w:rPr>
        <w:t xml:space="preserve"> </w:t>
      </w:r>
      <w:r>
        <w:rPr>
          <w:color w:val="231F20"/>
          <w:sz w:val="16"/>
        </w:rPr>
        <w:t>total number of flats in the premises. It has been held by the Upper Tribunal that it is not necessary to state whether the building is a self-contained building, as opposed to part of a building, to state</w:t>
      </w:r>
      <w:r>
        <w:rPr>
          <w:color w:val="231F20"/>
          <w:spacing w:val="40"/>
          <w:sz w:val="16"/>
        </w:rPr>
        <w:t xml:space="preserve"> </w:t>
      </w:r>
      <w:r>
        <w:rPr>
          <w:color w:val="231F20"/>
          <w:sz w:val="16"/>
        </w:rPr>
        <w:t xml:space="preserve">whether there is or is not any appurtenant property or to identify it, nor to specify how many flats are occupied by qualifying tenants: </w:t>
      </w:r>
      <w:r>
        <w:rPr>
          <w:rFonts w:ascii="Century Schoolbook"/>
          <w:i/>
          <w:color w:val="231F20"/>
          <w:sz w:val="16"/>
        </w:rPr>
        <w:t xml:space="preserve">Pineview Ltd v 83 Crampton Street RTM Company Ltd </w:t>
      </w:r>
      <w:r>
        <w:rPr>
          <w:color w:val="231F20"/>
          <w:sz w:val="16"/>
        </w:rPr>
        <w:t>[2013] UKUT 598 (LC).</w:t>
      </w:r>
    </w:p>
    <w:p w14:paraId="78556364" w14:textId="77777777" w:rsidR="00180D28" w:rsidRDefault="00180D28">
      <w:pPr>
        <w:spacing w:line="223" w:lineRule="auto"/>
        <w:jc w:val="both"/>
        <w:rPr>
          <w:sz w:val="16"/>
        </w:rPr>
        <w:sectPr w:rsidR="00180D28">
          <w:headerReference w:type="even" r:id="rId52"/>
          <w:headerReference w:type="default" r:id="rId53"/>
          <w:footerReference w:type="even" r:id="rId54"/>
          <w:footerReference w:type="default" r:id="rId55"/>
          <w:pgSz w:w="12240" w:h="15840"/>
          <w:pgMar w:top="2080" w:right="1800" w:bottom="2080" w:left="1800" w:header="1889" w:footer="1895" w:gutter="0"/>
          <w:pgNumType w:start="24"/>
          <w:cols w:space="720"/>
        </w:sectPr>
      </w:pPr>
    </w:p>
    <w:p w14:paraId="78556365" w14:textId="77777777" w:rsidR="00180D28" w:rsidRDefault="002909AC">
      <w:pPr>
        <w:pStyle w:val="BodyText"/>
        <w:spacing w:before="209" w:line="228" w:lineRule="auto"/>
        <w:ind w:left="1551" w:right="83"/>
        <w:jc w:val="both"/>
        <w:rPr>
          <w:rFonts w:ascii="Arial"/>
          <w:b/>
        </w:rPr>
      </w:pPr>
      <w:r>
        <w:rPr>
          <w:color w:val="231F20"/>
        </w:rPr>
        <w:lastRenderedPageBreak/>
        <w:t>and the date of commencement of the term.</w:t>
      </w:r>
      <w:r>
        <w:rPr>
          <w:rFonts w:ascii="Arial"/>
          <w:b/>
          <w:color w:val="231F20"/>
          <w:vertAlign w:val="superscript"/>
        </w:rPr>
        <w:t>2</w:t>
      </w:r>
      <w:r>
        <w:rPr>
          <w:rFonts w:ascii="Arial"/>
          <w:b/>
          <w:color w:val="231F20"/>
        </w:rPr>
        <w:t xml:space="preserve"> </w:t>
      </w:r>
      <w:r>
        <w:rPr>
          <w:color w:val="231F20"/>
        </w:rPr>
        <w:t>Where any of the members of the RTM company named in the claim notice was not a qualifying tenant</w:t>
      </w:r>
      <w:r>
        <w:rPr>
          <w:color w:val="231F20"/>
          <w:spacing w:val="40"/>
        </w:rPr>
        <w:t xml:space="preserve"> </w:t>
      </w:r>
      <w:r>
        <w:rPr>
          <w:color w:val="231F20"/>
        </w:rPr>
        <w:t>on the relevant day, the claim notice is not invalidated on that account so long as the number of qualifying tenants who were members of the company on the relevant date was not less than half of the total number of flats in the premises on that date;</w:t>
      </w:r>
      <w:r>
        <w:rPr>
          <w:rFonts w:ascii="Arial"/>
          <w:b/>
          <w:color w:val="231F20"/>
          <w:vertAlign w:val="superscript"/>
        </w:rPr>
        <w:t>3</w:t>
      </w:r>
    </w:p>
    <w:p w14:paraId="78556366" w14:textId="77777777" w:rsidR="00180D28" w:rsidRDefault="002909AC">
      <w:pPr>
        <w:pStyle w:val="ListParagraph"/>
        <w:numPr>
          <w:ilvl w:val="0"/>
          <w:numId w:val="2"/>
        </w:numPr>
        <w:tabs>
          <w:tab w:val="left" w:pos="1550"/>
        </w:tabs>
        <w:spacing w:before="17"/>
        <w:ind w:left="1550" w:hanging="461"/>
        <w:jc w:val="both"/>
        <w:rPr>
          <w:rFonts w:ascii="Arial"/>
          <w:b/>
          <w:sz w:val="20"/>
        </w:rPr>
      </w:pPr>
      <w:r>
        <w:rPr>
          <w:color w:val="231F20"/>
          <w:sz w:val="20"/>
        </w:rPr>
        <w:t>state</w:t>
      </w:r>
      <w:r>
        <w:rPr>
          <w:color w:val="231F20"/>
          <w:spacing w:val="5"/>
          <w:sz w:val="20"/>
        </w:rPr>
        <w:t xml:space="preserve"> </w:t>
      </w:r>
      <w:r>
        <w:rPr>
          <w:color w:val="231F20"/>
          <w:sz w:val="20"/>
        </w:rPr>
        <w:t>the</w:t>
      </w:r>
      <w:r>
        <w:rPr>
          <w:color w:val="231F20"/>
          <w:spacing w:val="5"/>
          <w:sz w:val="20"/>
        </w:rPr>
        <w:t xml:space="preserve"> </w:t>
      </w:r>
      <w:r>
        <w:rPr>
          <w:color w:val="231F20"/>
          <w:sz w:val="20"/>
        </w:rPr>
        <w:t>name</w:t>
      </w:r>
      <w:r>
        <w:rPr>
          <w:color w:val="231F20"/>
          <w:spacing w:val="5"/>
          <w:sz w:val="20"/>
        </w:rPr>
        <w:t xml:space="preserve"> </w:t>
      </w:r>
      <w:r>
        <w:rPr>
          <w:color w:val="231F20"/>
          <w:sz w:val="20"/>
        </w:rPr>
        <w:t>and</w:t>
      </w:r>
      <w:r>
        <w:rPr>
          <w:color w:val="231F20"/>
          <w:spacing w:val="5"/>
          <w:sz w:val="20"/>
        </w:rPr>
        <w:t xml:space="preserve"> </w:t>
      </w:r>
      <w:r>
        <w:rPr>
          <w:color w:val="231F20"/>
          <w:sz w:val="20"/>
        </w:rPr>
        <w:t>registered</w:t>
      </w:r>
      <w:r>
        <w:rPr>
          <w:color w:val="231F20"/>
          <w:spacing w:val="5"/>
          <w:sz w:val="20"/>
        </w:rPr>
        <w:t xml:space="preserve"> </w:t>
      </w:r>
      <w:r>
        <w:rPr>
          <w:color w:val="231F20"/>
          <w:sz w:val="20"/>
        </w:rPr>
        <w:t>office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RTM</w:t>
      </w:r>
      <w:r>
        <w:rPr>
          <w:color w:val="231F20"/>
          <w:spacing w:val="5"/>
          <w:sz w:val="20"/>
        </w:rPr>
        <w:t xml:space="preserve"> </w:t>
      </w:r>
      <w:proofErr w:type="gramStart"/>
      <w:r>
        <w:rPr>
          <w:color w:val="231F20"/>
          <w:spacing w:val="-2"/>
          <w:sz w:val="20"/>
        </w:rPr>
        <w:t>company;</w:t>
      </w:r>
      <w:proofErr w:type="gramEnd"/>
      <w:r>
        <w:rPr>
          <w:rFonts w:ascii="Arial"/>
          <w:b/>
          <w:color w:val="231F20"/>
          <w:spacing w:val="-2"/>
          <w:sz w:val="20"/>
          <w:vertAlign w:val="superscript"/>
        </w:rPr>
        <w:t>4</w:t>
      </w:r>
    </w:p>
    <w:p w14:paraId="78556367" w14:textId="77777777" w:rsidR="00180D28" w:rsidRDefault="002909AC">
      <w:pPr>
        <w:pStyle w:val="ListParagraph"/>
        <w:numPr>
          <w:ilvl w:val="0"/>
          <w:numId w:val="2"/>
        </w:numPr>
        <w:tabs>
          <w:tab w:val="left" w:pos="1551"/>
        </w:tabs>
        <w:spacing w:before="19" w:line="228" w:lineRule="auto"/>
        <w:ind w:left="1551" w:right="83"/>
        <w:jc w:val="both"/>
        <w:rPr>
          <w:sz w:val="20"/>
        </w:rPr>
      </w:pPr>
      <w:r>
        <w:rPr>
          <w:color w:val="231F20"/>
          <w:sz w:val="20"/>
        </w:rPr>
        <w:t>specify a date, not earlier than one month after the relevant date, by which each person to whom the claim notice was given may give a counter-notice either admitting or disputing the right of the RTM company to acquire the right to manage the premises;</w:t>
      </w:r>
      <w:r>
        <w:rPr>
          <w:rFonts w:ascii="Arial"/>
          <w:b/>
          <w:color w:val="231F20"/>
          <w:sz w:val="20"/>
          <w:vertAlign w:val="superscript"/>
        </w:rPr>
        <w:t>5</w:t>
      </w:r>
      <w:r>
        <w:rPr>
          <w:rFonts w:ascii="Arial"/>
          <w:b/>
          <w:color w:val="231F20"/>
          <w:sz w:val="20"/>
        </w:rPr>
        <w:t xml:space="preserve"> </w:t>
      </w:r>
      <w:r>
        <w:rPr>
          <w:color w:val="231F20"/>
          <w:sz w:val="20"/>
        </w:rPr>
        <w:t>and</w:t>
      </w:r>
    </w:p>
    <w:p w14:paraId="78556368" w14:textId="77777777" w:rsidR="00180D28" w:rsidRDefault="002909AC">
      <w:pPr>
        <w:pStyle w:val="ListParagraph"/>
        <w:numPr>
          <w:ilvl w:val="0"/>
          <w:numId w:val="2"/>
        </w:numPr>
        <w:tabs>
          <w:tab w:val="left" w:pos="1549"/>
          <w:tab w:val="left" w:pos="1551"/>
        </w:tabs>
        <w:spacing w:before="24" w:line="228" w:lineRule="auto"/>
        <w:ind w:left="1551" w:right="83"/>
        <w:jc w:val="both"/>
        <w:rPr>
          <w:rFonts w:ascii="Arial"/>
          <w:b/>
          <w:sz w:val="20"/>
        </w:rPr>
      </w:pPr>
      <w:r>
        <w:rPr>
          <w:color w:val="231F20"/>
          <w:sz w:val="20"/>
        </w:rPr>
        <w:t>specify a date, at least three months after the date specified for the giving</w:t>
      </w:r>
      <w:r>
        <w:rPr>
          <w:color w:val="231F20"/>
          <w:spacing w:val="40"/>
          <w:sz w:val="20"/>
        </w:rPr>
        <w:t xml:space="preserve"> </w:t>
      </w:r>
      <w:r>
        <w:rPr>
          <w:color w:val="231F20"/>
          <w:sz w:val="20"/>
        </w:rPr>
        <w:t>of counter-notices, on which the RTM company intends to acquire the right to manage the premises.</w:t>
      </w:r>
      <w:r>
        <w:rPr>
          <w:rFonts w:ascii="Arial"/>
          <w:b/>
          <w:color w:val="231F20"/>
          <w:sz w:val="20"/>
          <w:vertAlign w:val="superscript"/>
        </w:rPr>
        <w:t>6</w:t>
      </w:r>
    </w:p>
    <w:p w14:paraId="78556369" w14:textId="77777777" w:rsidR="00180D28" w:rsidRDefault="002909AC">
      <w:pPr>
        <w:pStyle w:val="BodyText"/>
        <w:spacing w:before="153" w:line="228" w:lineRule="auto"/>
        <w:ind w:left="890" w:right="83" w:firstLine="199"/>
        <w:jc w:val="both"/>
        <w:rPr>
          <w:rFonts w:ascii="Arial"/>
          <w:b/>
        </w:rPr>
      </w:pPr>
      <w:r>
        <w:rPr>
          <w:color w:val="231F20"/>
        </w:rPr>
        <w:t xml:space="preserve">The claim notice must also contain such other particulars and comply with such requirements regarding form (if any) as may be required or prescribed by </w:t>
      </w:r>
      <w:proofErr w:type="spellStart"/>
      <w:r>
        <w:rPr>
          <w:color w:val="231F20"/>
        </w:rPr>
        <w:t>regula-tions</w:t>
      </w:r>
      <w:proofErr w:type="spellEnd"/>
      <w:r>
        <w:rPr>
          <w:color w:val="231F20"/>
        </w:rPr>
        <w:t xml:space="preserve"> made by the appropriate national authority.</w:t>
      </w:r>
      <w:r>
        <w:rPr>
          <w:rFonts w:ascii="Arial"/>
          <w:b/>
          <w:color w:val="231F20"/>
          <w:vertAlign w:val="superscript"/>
        </w:rPr>
        <w:t>7</w:t>
      </w:r>
      <w:r>
        <w:rPr>
          <w:rFonts w:ascii="Arial"/>
          <w:b/>
          <w:color w:val="231F20"/>
        </w:rPr>
        <w:t xml:space="preserve"> </w:t>
      </w:r>
      <w:r>
        <w:rPr>
          <w:color w:val="231F20"/>
        </w:rPr>
        <w:t>Regulations applicable to premises in England have been made by the Secretary of State and for premises</w:t>
      </w:r>
      <w:r>
        <w:rPr>
          <w:color w:val="231F20"/>
          <w:spacing w:val="80"/>
        </w:rPr>
        <w:t xml:space="preserve"> </w:t>
      </w:r>
      <w:r>
        <w:rPr>
          <w:color w:val="231F20"/>
        </w:rPr>
        <w:t>in</w:t>
      </w:r>
      <w:r>
        <w:rPr>
          <w:color w:val="231F20"/>
          <w:spacing w:val="-6"/>
        </w:rPr>
        <w:t xml:space="preserve"> </w:t>
      </w:r>
      <w:r>
        <w:rPr>
          <w:color w:val="231F20"/>
        </w:rPr>
        <w:t>Wales</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Welsh</w:t>
      </w:r>
      <w:r>
        <w:rPr>
          <w:color w:val="231F20"/>
          <w:spacing w:val="-6"/>
        </w:rPr>
        <w:t xml:space="preserve"> </w:t>
      </w:r>
      <w:r>
        <w:rPr>
          <w:color w:val="231F20"/>
        </w:rPr>
        <w:t>Ministers.</w:t>
      </w:r>
      <w:r>
        <w:rPr>
          <w:rFonts w:ascii="Arial"/>
          <w:b/>
          <w:color w:val="231F20"/>
          <w:vertAlign w:val="superscript"/>
        </w:rPr>
        <w:t>8</w:t>
      </w:r>
      <w:r>
        <w:rPr>
          <w:rFonts w:ascii="Arial"/>
          <w:b/>
          <w:color w:val="231F20"/>
          <w:spacing w:val="-6"/>
        </w:rPr>
        <w:t xml:space="preserve"> </w:t>
      </w:r>
      <w:r>
        <w:rPr>
          <w:color w:val="231F20"/>
        </w:rPr>
        <w:t>In</w:t>
      </w:r>
      <w:r>
        <w:rPr>
          <w:color w:val="231F20"/>
          <w:spacing w:val="-6"/>
        </w:rPr>
        <w:t xml:space="preserve"> </w:t>
      </w:r>
      <w:r>
        <w:rPr>
          <w:color w:val="231F20"/>
        </w:rPr>
        <w:t>each</w:t>
      </w:r>
      <w:r>
        <w:rPr>
          <w:color w:val="231F20"/>
          <w:spacing w:val="-6"/>
        </w:rPr>
        <w:t xml:space="preserve"> </w:t>
      </w:r>
      <w:r>
        <w:rPr>
          <w:color w:val="231F20"/>
        </w:rPr>
        <w:t>case</w:t>
      </w:r>
      <w:r>
        <w:rPr>
          <w:color w:val="231F20"/>
          <w:spacing w:val="-6"/>
        </w:rPr>
        <w:t xml:space="preserve"> </w:t>
      </w:r>
      <w:r>
        <w:rPr>
          <w:color w:val="231F20"/>
        </w:rPr>
        <w:t>the</w:t>
      </w:r>
      <w:r>
        <w:rPr>
          <w:color w:val="231F20"/>
          <w:spacing w:val="-6"/>
        </w:rPr>
        <w:t xml:space="preserve"> </w:t>
      </w:r>
      <w:r>
        <w:rPr>
          <w:color w:val="231F20"/>
        </w:rPr>
        <w:t>regulations</w:t>
      </w:r>
      <w:r>
        <w:rPr>
          <w:color w:val="231F20"/>
          <w:spacing w:val="-6"/>
        </w:rPr>
        <w:t xml:space="preserve"> </w:t>
      </w:r>
      <w:r>
        <w:rPr>
          <w:color w:val="231F20"/>
        </w:rPr>
        <w:t>include</w:t>
      </w:r>
      <w:r>
        <w:rPr>
          <w:color w:val="231F20"/>
          <w:spacing w:val="-6"/>
        </w:rPr>
        <w:t xml:space="preserve"> </w:t>
      </w:r>
      <w:r>
        <w:rPr>
          <w:color w:val="231F20"/>
        </w:rPr>
        <w:t>a</w:t>
      </w:r>
      <w:r>
        <w:rPr>
          <w:color w:val="231F20"/>
          <w:spacing w:val="-6"/>
        </w:rPr>
        <w:t xml:space="preserve"> </w:t>
      </w:r>
      <w:r>
        <w:rPr>
          <w:color w:val="231F20"/>
        </w:rPr>
        <w:t>prescribed form of claim notice and require that the notice contain certain particulars.</w:t>
      </w:r>
      <w:r>
        <w:rPr>
          <w:rFonts w:ascii="Arial"/>
          <w:b/>
          <w:color w:val="231F20"/>
          <w:vertAlign w:val="superscript"/>
        </w:rPr>
        <w:t>9</w:t>
      </w:r>
    </w:p>
    <w:p w14:paraId="7855636A" w14:textId="77777777" w:rsidR="00180D28" w:rsidRDefault="00180D28">
      <w:pPr>
        <w:pStyle w:val="BodyText"/>
        <w:spacing w:before="6"/>
        <w:rPr>
          <w:rFonts w:ascii="Arial"/>
          <w:b/>
        </w:rPr>
      </w:pPr>
    </w:p>
    <w:p w14:paraId="7855636B" w14:textId="77777777" w:rsidR="00180D28" w:rsidRDefault="002909AC">
      <w:pPr>
        <w:pStyle w:val="Heading1"/>
        <w:ind w:left="890"/>
      </w:pPr>
      <w:r>
        <w:rPr>
          <w:color w:val="231F20"/>
        </w:rPr>
        <w:t>§</w:t>
      </w:r>
      <w:r>
        <w:rPr>
          <w:color w:val="231F20"/>
          <w:spacing w:val="-7"/>
        </w:rPr>
        <w:t xml:space="preserve"> </w:t>
      </w:r>
      <w:proofErr w:type="gramStart"/>
      <w:r>
        <w:rPr>
          <w:color w:val="231F20"/>
        </w:rPr>
        <w:t>31:36</w:t>
      </w:r>
      <w:r>
        <w:rPr>
          <w:color w:val="231F20"/>
          <w:spacing w:val="35"/>
        </w:rPr>
        <w:t xml:space="preserve">  </w:t>
      </w:r>
      <w:r>
        <w:rPr>
          <w:color w:val="231F20"/>
        </w:rPr>
        <w:t>Right</w:t>
      </w:r>
      <w:proofErr w:type="gramEnd"/>
      <w:r>
        <w:rPr>
          <w:color w:val="231F20"/>
          <w:spacing w:val="4"/>
        </w:rPr>
        <w:t xml:space="preserve"> </w:t>
      </w:r>
      <w:r>
        <w:rPr>
          <w:color w:val="231F20"/>
        </w:rPr>
        <w:t>to</w:t>
      </w:r>
      <w:r>
        <w:rPr>
          <w:color w:val="231F20"/>
          <w:spacing w:val="4"/>
        </w:rPr>
        <w:t xml:space="preserve"> </w:t>
      </w:r>
      <w:r>
        <w:rPr>
          <w:color w:val="231F20"/>
        </w:rPr>
        <w:t>obtain</w:t>
      </w:r>
      <w:r>
        <w:rPr>
          <w:color w:val="231F20"/>
          <w:spacing w:val="4"/>
        </w:rPr>
        <w:t xml:space="preserve"> </w:t>
      </w:r>
      <w:r>
        <w:rPr>
          <w:color w:val="231F20"/>
        </w:rPr>
        <w:t>information</w:t>
      </w:r>
      <w:r>
        <w:rPr>
          <w:color w:val="231F20"/>
          <w:spacing w:val="4"/>
        </w:rPr>
        <w:t xml:space="preserve"> </w:t>
      </w:r>
      <w:r>
        <w:rPr>
          <w:color w:val="231F20"/>
        </w:rPr>
        <w:t>in</w:t>
      </w:r>
      <w:r>
        <w:rPr>
          <w:color w:val="231F20"/>
          <w:spacing w:val="4"/>
        </w:rPr>
        <w:t xml:space="preserve"> </w:t>
      </w:r>
      <w:r>
        <w:rPr>
          <w:color w:val="231F20"/>
        </w:rPr>
        <w:t>connection</w:t>
      </w:r>
      <w:r>
        <w:rPr>
          <w:color w:val="231F20"/>
          <w:spacing w:val="4"/>
        </w:rPr>
        <w:t xml:space="preserve"> </w:t>
      </w:r>
      <w:r>
        <w:rPr>
          <w:color w:val="231F20"/>
        </w:rPr>
        <w:t>with</w:t>
      </w:r>
      <w:r>
        <w:rPr>
          <w:color w:val="231F20"/>
          <w:spacing w:val="5"/>
        </w:rPr>
        <w:t xml:space="preserve"> </w:t>
      </w:r>
      <w:r>
        <w:rPr>
          <w:color w:val="231F20"/>
        </w:rPr>
        <w:t>claim</w:t>
      </w:r>
      <w:r>
        <w:rPr>
          <w:color w:val="231F20"/>
          <w:spacing w:val="4"/>
        </w:rPr>
        <w:t xml:space="preserve"> </w:t>
      </w:r>
      <w:r>
        <w:rPr>
          <w:color w:val="231F20"/>
          <w:spacing w:val="-2"/>
        </w:rPr>
        <w:t>notice</w:t>
      </w:r>
    </w:p>
    <w:p w14:paraId="7855636C" w14:textId="77777777" w:rsidR="00180D28" w:rsidRDefault="002909AC">
      <w:pPr>
        <w:pStyle w:val="BodyText"/>
        <w:spacing w:before="149" w:line="228" w:lineRule="auto"/>
        <w:ind w:left="890" w:right="83" w:firstLine="199"/>
        <w:jc w:val="both"/>
      </w:pPr>
      <w:r>
        <w:rPr>
          <w:color w:val="231F20"/>
        </w:rPr>
        <w:t xml:space="preserve">An RTM company has a right to give a notice requiring that any person </w:t>
      </w:r>
      <w:proofErr w:type="gramStart"/>
      <w:r>
        <w:rPr>
          <w:color w:val="231F20"/>
        </w:rPr>
        <w:t>provide</w:t>
      </w:r>
      <w:proofErr w:type="gramEnd"/>
      <w:r>
        <w:rPr>
          <w:color w:val="231F20"/>
        </w:rPr>
        <w:t xml:space="preserve"> information</w:t>
      </w:r>
      <w:r>
        <w:rPr>
          <w:color w:val="231F20"/>
          <w:spacing w:val="7"/>
        </w:rPr>
        <w:t xml:space="preserve"> </w:t>
      </w:r>
      <w:r>
        <w:rPr>
          <w:color w:val="231F20"/>
        </w:rPr>
        <w:t>in</w:t>
      </w:r>
      <w:r>
        <w:rPr>
          <w:color w:val="231F20"/>
          <w:spacing w:val="8"/>
        </w:rPr>
        <w:t xml:space="preserve"> </w:t>
      </w:r>
      <w:r>
        <w:rPr>
          <w:color w:val="231F20"/>
        </w:rPr>
        <w:t>their</w:t>
      </w:r>
      <w:r>
        <w:rPr>
          <w:color w:val="231F20"/>
          <w:spacing w:val="8"/>
        </w:rPr>
        <w:t xml:space="preserve"> </w:t>
      </w:r>
      <w:r>
        <w:rPr>
          <w:color w:val="231F20"/>
        </w:rPr>
        <w:t>possession</w:t>
      </w:r>
      <w:r>
        <w:rPr>
          <w:color w:val="231F20"/>
          <w:spacing w:val="8"/>
        </w:rPr>
        <w:t xml:space="preserve"> </w:t>
      </w:r>
      <w:r>
        <w:rPr>
          <w:color w:val="231F20"/>
        </w:rPr>
        <w:t>or</w:t>
      </w:r>
      <w:r>
        <w:rPr>
          <w:color w:val="231F20"/>
          <w:spacing w:val="7"/>
        </w:rPr>
        <w:t xml:space="preserve"> </w:t>
      </w:r>
      <w:r>
        <w:rPr>
          <w:color w:val="231F20"/>
        </w:rPr>
        <w:t>control</w:t>
      </w:r>
      <w:r>
        <w:rPr>
          <w:color w:val="231F20"/>
          <w:spacing w:val="8"/>
        </w:rPr>
        <w:t xml:space="preserve"> </w:t>
      </w:r>
      <w:r>
        <w:rPr>
          <w:color w:val="231F20"/>
        </w:rPr>
        <w:t>which</w:t>
      </w:r>
      <w:r>
        <w:rPr>
          <w:color w:val="231F20"/>
          <w:spacing w:val="8"/>
        </w:rPr>
        <w:t xml:space="preserve"> </w:t>
      </w:r>
      <w:r>
        <w:rPr>
          <w:color w:val="231F20"/>
        </w:rPr>
        <w:t>the</w:t>
      </w:r>
      <w:r>
        <w:rPr>
          <w:color w:val="231F20"/>
          <w:spacing w:val="8"/>
        </w:rPr>
        <w:t xml:space="preserve"> </w:t>
      </w:r>
      <w:r>
        <w:rPr>
          <w:color w:val="231F20"/>
        </w:rPr>
        <w:t>company</w:t>
      </w:r>
      <w:r>
        <w:rPr>
          <w:color w:val="231F20"/>
          <w:spacing w:val="8"/>
        </w:rPr>
        <w:t xml:space="preserve"> </w:t>
      </w:r>
      <w:r>
        <w:rPr>
          <w:color w:val="231F20"/>
        </w:rPr>
        <w:t>reasonably</w:t>
      </w:r>
      <w:r>
        <w:rPr>
          <w:color w:val="231F20"/>
          <w:spacing w:val="7"/>
        </w:rPr>
        <w:t xml:space="preserve"> </w:t>
      </w:r>
      <w:r>
        <w:rPr>
          <w:color w:val="231F20"/>
          <w:spacing w:val="-2"/>
        </w:rPr>
        <w:t>requires</w:t>
      </w:r>
    </w:p>
    <w:p w14:paraId="7855636D" w14:textId="77777777" w:rsidR="00180D28" w:rsidRDefault="002909AC">
      <w:pPr>
        <w:pStyle w:val="BodyText"/>
        <w:spacing w:before="6"/>
        <w:rPr>
          <w:sz w:val="17"/>
        </w:rPr>
      </w:pPr>
      <w:r>
        <w:rPr>
          <w:noProof/>
          <w:sz w:val="17"/>
        </w:rPr>
        <mc:AlternateContent>
          <mc:Choice Requires="wps">
            <w:drawing>
              <wp:anchor distT="0" distB="0" distL="0" distR="0" simplePos="0" relativeHeight="487599616" behindDoc="1" locked="0" layoutInCell="1" allowOverlap="1" wp14:anchorId="78556503" wp14:editId="78556504">
                <wp:simplePos x="0" y="0"/>
                <wp:positionH relativeFrom="page">
                  <wp:posOffset>1708205</wp:posOffset>
                </wp:positionH>
                <wp:positionV relativeFrom="paragraph">
                  <wp:posOffset>148876</wp:posOffset>
                </wp:positionV>
                <wp:extent cx="912494"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4A1B02" id="Graphic 104" o:spid="_x0000_s1026" style="position:absolute;margin-left:134.5pt;margin-top:11.7pt;width:71.8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" path="m,l912373,e" filled="f" strokecolor="#231f20" strokeweight=".17597mm">
                <v:path arrowok="t"/>
                <w10:wrap type="topAndBottom" anchorx="page"/>
              </v:shape>
            </w:pict>
          </mc:Fallback>
        </mc:AlternateContent>
      </w:r>
    </w:p>
    <w:p w14:paraId="7855636E" w14:textId="77777777" w:rsidR="00180D28" w:rsidRDefault="002909AC">
      <w:pPr>
        <w:spacing w:before="76"/>
        <w:ind w:left="1302"/>
        <w:rPr>
          <w:sz w:val="16"/>
        </w:rPr>
      </w:pPr>
      <w:r>
        <w:rPr>
          <w:rFonts w:ascii="Arial" w:hAnsi="Arial"/>
          <w:b/>
          <w:color w:val="231F20"/>
          <w:sz w:val="16"/>
          <w:vertAlign w:val="superscript"/>
        </w:rPr>
        <w:t>2</w:t>
      </w:r>
      <w:r>
        <w:rPr>
          <w:color w:val="231F20"/>
          <w:sz w:val="16"/>
        </w:rPr>
        <w:t>Section</w:t>
      </w:r>
      <w:r>
        <w:rPr>
          <w:color w:val="231F20"/>
          <w:spacing w:val="5"/>
          <w:sz w:val="16"/>
        </w:rPr>
        <w:t xml:space="preserve"> </w:t>
      </w:r>
      <w:r>
        <w:rPr>
          <w:color w:val="231F20"/>
          <w:sz w:val="16"/>
        </w:rPr>
        <w:t>80(3)</w:t>
      </w:r>
      <w:proofErr w:type="gramStart"/>
      <w:r>
        <w:rPr>
          <w:color w:val="231F20"/>
          <w:sz w:val="16"/>
        </w:rPr>
        <w:t>–(</w:t>
      </w:r>
      <w:proofErr w:type="gramEnd"/>
      <w:r>
        <w:rPr>
          <w:color w:val="231F20"/>
          <w:sz w:val="16"/>
        </w:rPr>
        <w:t>4)</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36F" w14:textId="77777777" w:rsidR="00180D28" w:rsidRDefault="002909AC">
      <w:pPr>
        <w:spacing w:before="47"/>
        <w:ind w:left="130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81(2)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70" w14:textId="77777777" w:rsidR="00180D28" w:rsidRDefault="002909AC">
      <w:pPr>
        <w:spacing w:before="59" w:line="223" w:lineRule="auto"/>
        <w:ind w:left="890" w:right="82" w:firstLine="412"/>
        <w:jc w:val="both"/>
        <w:rPr>
          <w:sz w:val="16"/>
        </w:rPr>
      </w:pPr>
      <w:r>
        <w:rPr>
          <w:rFonts w:ascii="Arial"/>
          <w:b/>
          <w:color w:val="231F20"/>
          <w:sz w:val="16"/>
          <w:vertAlign w:val="superscript"/>
        </w:rPr>
        <w:t>4</w:t>
      </w:r>
      <w:r>
        <w:rPr>
          <w:color w:val="231F20"/>
          <w:sz w:val="16"/>
        </w:rPr>
        <w:t xml:space="preserve">Section 80(5) of the 2002 Act. A failure to provide the correct address of the RTM company has been held to invalidate a claim notice: </w:t>
      </w:r>
      <w:proofErr w:type="spellStart"/>
      <w:r>
        <w:rPr>
          <w:rFonts w:ascii="Century Schoolbook"/>
          <w:i/>
          <w:color w:val="231F20"/>
          <w:sz w:val="16"/>
        </w:rPr>
        <w:t>Assethold</w:t>
      </w:r>
      <w:proofErr w:type="spellEnd"/>
      <w:r>
        <w:rPr>
          <w:rFonts w:ascii="Century Schoolbook"/>
          <w:i/>
          <w:color w:val="231F20"/>
          <w:sz w:val="16"/>
        </w:rPr>
        <w:t xml:space="preserve"> Ltd v 15 Yonge Park RTM Company Ltd </w:t>
      </w:r>
      <w:r>
        <w:rPr>
          <w:color w:val="231F20"/>
          <w:sz w:val="16"/>
        </w:rPr>
        <w:t xml:space="preserve">[2011] UKUT 379 (LC); although the registered office must be identified it has been held that it is not necessary that the claim notice require that any counter-notice be served at that address: </w:t>
      </w:r>
      <w:r>
        <w:rPr>
          <w:rFonts w:ascii="Century Schoolbook"/>
          <w:i/>
          <w:color w:val="231F20"/>
          <w:sz w:val="16"/>
        </w:rPr>
        <w:t xml:space="preserve">Triplerose Ltd v Mill House RTM Company Ltd </w:t>
      </w:r>
      <w:r>
        <w:rPr>
          <w:color w:val="231F20"/>
          <w:sz w:val="16"/>
        </w:rPr>
        <w:t>[2016] UKUT 80 (LC).</w:t>
      </w:r>
    </w:p>
    <w:p w14:paraId="78556371" w14:textId="77777777" w:rsidR="00180D28" w:rsidRDefault="002909AC">
      <w:pPr>
        <w:spacing w:before="63" w:line="223" w:lineRule="auto"/>
        <w:ind w:left="890" w:right="83" w:firstLine="412"/>
        <w:jc w:val="both"/>
        <w:rPr>
          <w:sz w:val="16"/>
        </w:rPr>
      </w:pPr>
      <w:proofErr w:type="gramStart"/>
      <w:r>
        <w:rPr>
          <w:rFonts w:ascii="Arial" w:hAnsi="Arial"/>
          <w:b/>
          <w:color w:val="231F20"/>
          <w:sz w:val="16"/>
          <w:vertAlign w:val="superscript"/>
        </w:rPr>
        <w:t>5</w:t>
      </w:r>
      <w:r>
        <w:rPr>
          <w:color w:val="231F20"/>
          <w:sz w:val="16"/>
        </w:rPr>
        <w:t>Section</w:t>
      </w:r>
      <w:proofErr w:type="gramEnd"/>
      <w:r>
        <w:rPr>
          <w:color w:val="231F20"/>
          <w:sz w:val="16"/>
        </w:rPr>
        <w:t xml:space="preserve"> 80(6) of the 2002 Act. In </w:t>
      </w:r>
      <w:r>
        <w:rPr>
          <w:rFonts w:ascii="Century Schoolbook" w:hAnsi="Century Schoolbook"/>
          <w:i/>
          <w:color w:val="231F20"/>
          <w:sz w:val="16"/>
        </w:rPr>
        <w:t xml:space="preserve">Moskovitz v 75 Worple Road RTM Company Ltd </w:t>
      </w:r>
      <w:r>
        <w:rPr>
          <w:color w:val="231F20"/>
          <w:sz w:val="16"/>
        </w:rPr>
        <w:t xml:space="preserve">[2010] UKUT 393 (LC) the Upper Tribunal held that a claim notice was invalid where it specified a date which was earlier than one month after the relevant date; the reasoning was subsequently retracted in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14 Stansfield Road RTM Company Ltd </w:t>
      </w:r>
      <w:r>
        <w:rPr>
          <w:color w:val="231F20"/>
          <w:sz w:val="16"/>
        </w:rPr>
        <w:t>[2012] UKUT 262 (LC), but the conclusion seems clearly correct. As to counter-notices see s.84 and § 31:42.</w:t>
      </w:r>
    </w:p>
    <w:p w14:paraId="78556372" w14:textId="77777777" w:rsidR="00180D28" w:rsidRDefault="002909AC">
      <w:pPr>
        <w:spacing w:before="52"/>
        <w:ind w:left="1302"/>
        <w:rPr>
          <w:sz w:val="16"/>
        </w:rPr>
      </w:pPr>
      <w:r>
        <w:rPr>
          <w:rFonts w:ascii="Arial" w:hAnsi="Arial"/>
          <w:b/>
          <w:color w:val="231F20"/>
          <w:sz w:val="16"/>
          <w:vertAlign w:val="superscript"/>
        </w:rPr>
        <w:t>6</w:t>
      </w:r>
      <w:r>
        <w:rPr>
          <w:color w:val="231F20"/>
          <w:sz w:val="16"/>
        </w:rPr>
        <w:t>Section</w:t>
      </w:r>
      <w:r>
        <w:rPr>
          <w:color w:val="231F20"/>
          <w:spacing w:val="5"/>
          <w:sz w:val="16"/>
        </w:rPr>
        <w:t xml:space="preserve"> </w:t>
      </w:r>
      <w:r>
        <w:rPr>
          <w:color w:val="231F20"/>
          <w:sz w:val="16"/>
        </w:rPr>
        <w:t>80(1)</w:t>
      </w:r>
      <w:proofErr w:type="gramStart"/>
      <w:r>
        <w:rPr>
          <w:color w:val="231F20"/>
          <w:sz w:val="16"/>
        </w:rPr>
        <w:t>–(</w:t>
      </w:r>
      <w:proofErr w:type="gramEnd"/>
      <w:r>
        <w:rPr>
          <w:color w:val="231F20"/>
          <w:sz w:val="16"/>
        </w:rPr>
        <w:t>7)</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373" w14:textId="77777777" w:rsidR="00180D28" w:rsidRDefault="002909AC">
      <w:pPr>
        <w:spacing w:before="58" w:line="223" w:lineRule="auto"/>
        <w:ind w:left="890" w:right="84" w:firstLine="412"/>
        <w:jc w:val="both"/>
        <w:rPr>
          <w:sz w:val="16"/>
        </w:rPr>
      </w:pPr>
      <w:proofErr w:type="gramStart"/>
      <w:r>
        <w:rPr>
          <w:rFonts w:ascii="Arial"/>
          <w:b/>
          <w:color w:val="231F20"/>
          <w:sz w:val="16"/>
          <w:vertAlign w:val="superscript"/>
        </w:rPr>
        <w:t>7</w:t>
      </w:r>
      <w:r>
        <w:rPr>
          <w:color w:val="231F20"/>
          <w:sz w:val="16"/>
        </w:rPr>
        <w:t>Sections</w:t>
      </w:r>
      <w:proofErr w:type="gramEnd"/>
      <w:r>
        <w:rPr>
          <w:color w:val="231F20"/>
          <w:sz w:val="16"/>
        </w:rPr>
        <w:t xml:space="preserve"> 80(8) and 80(9) of the 2002 Act. The power to make regulations prescribing the procedure for giving effect to the claim notice is conferred on the national authority by s.110(1) of the 2002 Act. The appropriate national authority for England is the Secretary of State, while the Welsh Ministers perform the same function for Wales: s.179(1) of the 2002 Act and para.30, Sch.11 of the Government of Wales Act 2006.</w:t>
      </w:r>
    </w:p>
    <w:p w14:paraId="78556374" w14:textId="77777777" w:rsidR="00180D28" w:rsidRDefault="002909AC">
      <w:pPr>
        <w:spacing w:before="64" w:line="223" w:lineRule="auto"/>
        <w:ind w:left="890" w:right="82" w:firstLine="412"/>
        <w:jc w:val="both"/>
        <w:rPr>
          <w:sz w:val="16"/>
        </w:rPr>
      </w:pPr>
      <w:r>
        <w:rPr>
          <w:rFonts w:ascii="Arial" w:hAnsi="Arial"/>
          <w:b/>
          <w:color w:val="231F20"/>
          <w:sz w:val="16"/>
          <w:vertAlign w:val="superscript"/>
        </w:rPr>
        <w:t>8</w:t>
      </w:r>
      <w:r>
        <w:rPr>
          <w:color w:val="231F20"/>
          <w:sz w:val="16"/>
        </w:rPr>
        <w:t xml:space="preserve">The Right to Manage (Prescribed Particulars and Forms) (England) Regulations 2010 (SI 2010/ 85) and the Right to Manage (Prescribed Particulars and Forms) (Wales) Regulations 2011 (SI 2011/ 2684) respectively. The requirements of the Welsh Regulations are somewhat less prescriptive than those of their English counterpart in that a form of claim notice “to the like effect” to the prescribed form is specifically permitted, </w:t>
      </w:r>
      <w:proofErr w:type="gramStart"/>
      <w:r>
        <w:rPr>
          <w:color w:val="231F20"/>
          <w:sz w:val="16"/>
        </w:rPr>
        <w:t>provided that</w:t>
      </w:r>
      <w:proofErr w:type="gramEnd"/>
      <w:r>
        <w:rPr>
          <w:color w:val="231F20"/>
          <w:sz w:val="16"/>
        </w:rPr>
        <w:t xml:space="preserve"> all of the prescribed particulars are included: reg.8(2) of</w:t>
      </w:r>
      <w:r>
        <w:rPr>
          <w:color w:val="231F20"/>
          <w:spacing w:val="40"/>
          <w:sz w:val="16"/>
        </w:rPr>
        <w:t xml:space="preserve"> </w:t>
      </w:r>
      <w:r>
        <w:rPr>
          <w:color w:val="231F20"/>
          <w:sz w:val="16"/>
        </w:rPr>
        <w:t>the Right to Manage (Prescribed Particulars and Forms) (Wales) Regulations 2011.</w:t>
      </w:r>
    </w:p>
    <w:p w14:paraId="78556375" w14:textId="77777777" w:rsidR="00180D28" w:rsidRDefault="002909AC">
      <w:pPr>
        <w:spacing w:before="53"/>
        <w:ind w:left="1302"/>
        <w:rPr>
          <w:sz w:val="16"/>
        </w:rPr>
      </w:pPr>
      <w:r>
        <w:rPr>
          <w:rFonts w:ascii="Arial"/>
          <w:b/>
          <w:color w:val="231F20"/>
          <w:sz w:val="16"/>
          <w:vertAlign w:val="superscript"/>
        </w:rPr>
        <w:t>9</w:t>
      </w:r>
      <w:r>
        <w:rPr>
          <w:color w:val="231F20"/>
          <w:sz w:val="16"/>
        </w:rPr>
        <w:t>Right</w:t>
      </w:r>
      <w:r>
        <w:rPr>
          <w:color w:val="231F20"/>
          <w:spacing w:val="3"/>
          <w:sz w:val="16"/>
        </w:rPr>
        <w:t xml:space="preserve"> </w:t>
      </w:r>
      <w:r>
        <w:rPr>
          <w:color w:val="231F20"/>
          <w:sz w:val="16"/>
        </w:rPr>
        <w:t>to</w:t>
      </w:r>
      <w:r>
        <w:rPr>
          <w:color w:val="231F20"/>
          <w:spacing w:val="3"/>
          <w:sz w:val="16"/>
        </w:rPr>
        <w:t xml:space="preserve"> </w:t>
      </w:r>
      <w:r>
        <w:rPr>
          <w:color w:val="231F20"/>
          <w:sz w:val="16"/>
        </w:rPr>
        <w:t>Manage</w:t>
      </w:r>
      <w:r>
        <w:rPr>
          <w:color w:val="231F20"/>
          <w:spacing w:val="3"/>
          <w:sz w:val="16"/>
        </w:rPr>
        <w:t xml:space="preserve"> </w:t>
      </w:r>
      <w:r>
        <w:rPr>
          <w:color w:val="231F20"/>
          <w:sz w:val="16"/>
        </w:rPr>
        <w:t>(Prescribed</w:t>
      </w:r>
      <w:r>
        <w:rPr>
          <w:color w:val="231F20"/>
          <w:spacing w:val="4"/>
          <w:sz w:val="16"/>
        </w:rPr>
        <w:t xml:space="preserve"> </w:t>
      </w:r>
      <w:r>
        <w:rPr>
          <w:color w:val="231F20"/>
          <w:sz w:val="16"/>
        </w:rPr>
        <w:t>Particulars</w:t>
      </w:r>
      <w:r>
        <w:rPr>
          <w:color w:val="231F20"/>
          <w:spacing w:val="3"/>
          <w:sz w:val="16"/>
        </w:rPr>
        <w:t xml:space="preserve"> </w:t>
      </w:r>
      <w:r>
        <w:rPr>
          <w:color w:val="231F20"/>
          <w:sz w:val="16"/>
        </w:rPr>
        <w:t>and</w:t>
      </w:r>
      <w:r>
        <w:rPr>
          <w:color w:val="231F20"/>
          <w:spacing w:val="3"/>
          <w:sz w:val="16"/>
        </w:rPr>
        <w:t xml:space="preserve"> </w:t>
      </w:r>
      <w:r>
        <w:rPr>
          <w:color w:val="231F20"/>
          <w:sz w:val="16"/>
        </w:rPr>
        <w:t>Forms)</w:t>
      </w:r>
      <w:r>
        <w:rPr>
          <w:color w:val="231F20"/>
          <w:spacing w:val="4"/>
          <w:sz w:val="16"/>
        </w:rPr>
        <w:t xml:space="preserve"> </w:t>
      </w:r>
      <w:r>
        <w:rPr>
          <w:color w:val="231F20"/>
          <w:sz w:val="16"/>
        </w:rPr>
        <w:t>(England)</w:t>
      </w:r>
      <w:r>
        <w:rPr>
          <w:color w:val="231F20"/>
          <w:spacing w:val="3"/>
          <w:sz w:val="16"/>
        </w:rPr>
        <w:t xml:space="preserve"> </w:t>
      </w:r>
      <w:r>
        <w:rPr>
          <w:color w:val="231F20"/>
          <w:sz w:val="16"/>
        </w:rPr>
        <w:t>Regulations</w:t>
      </w:r>
      <w:r>
        <w:rPr>
          <w:color w:val="231F20"/>
          <w:spacing w:val="3"/>
          <w:sz w:val="16"/>
        </w:rPr>
        <w:t xml:space="preserve"> </w:t>
      </w:r>
      <w:r>
        <w:rPr>
          <w:color w:val="231F20"/>
          <w:sz w:val="16"/>
        </w:rPr>
        <w:t>2010,</w:t>
      </w:r>
      <w:r>
        <w:rPr>
          <w:color w:val="231F20"/>
          <w:spacing w:val="4"/>
          <w:sz w:val="16"/>
        </w:rPr>
        <w:t xml:space="preserve"> </w:t>
      </w:r>
      <w:r>
        <w:rPr>
          <w:color w:val="231F20"/>
          <w:spacing w:val="-2"/>
          <w:sz w:val="16"/>
        </w:rPr>
        <w:t>reg.3(1).</w:t>
      </w:r>
    </w:p>
    <w:p w14:paraId="78556376" w14:textId="77777777" w:rsidR="00180D28" w:rsidRDefault="00180D28">
      <w:pPr>
        <w:rPr>
          <w:sz w:val="16"/>
        </w:rPr>
        <w:sectPr w:rsidR="00180D28">
          <w:pgSz w:w="12240" w:h="15840"/>
          <w:pgMar w:top="2080" w:right="1800" w:bottom="2100" w:left="1800" w:header="1889" w:footer="1911" w:gutter="0"/>
          <w:cols w:space="720"/>
        </w:sectPr>
      </w:pPr>
    </w:p>
    <w:p w14:paraId="78556377" w14:textId="77777777" w:rsidR="00180D28" w:rsidRDefault="002909AC">
      <w:pPr>
        <w:pStyle w:val="BodyText"/>
        <w:spacing w:before="217" w:line="218" w:lineRule="auto"/>
        <w:ind w:left="39" w:right="934"/>
        <w:jc w:val="both"/>
        <w:rPr>
          <w:rFonts w:ascii="Arial"/>
          <w:b/>
        </w:rPr>
      </w:pPr>
      <w:r>
        <w:rPr>
          <w:color w:val="231F20"/>
        </w:rPr>
        <w:lastRenderedPageBreak/>
        <w:t>in order to provide the particulars required to be included in a claim notice.</w:t>
      </w:r>
      <w:r>
        <w:rPr>
          <w:rFonts w:ascii="Arial"/>
          <w:b/>
          <w:color w:val="231F20"/>
          <w:vertAlign w:val="superscript"/>
        </w:rPr>
        <w:t>1</w:t>
      </w:r>
      <w:r>
        <w:rPr>
          <w:rFonts w:ascii="Arial"/>
          <w:b/>
          <w:color w:val="231F20"/>
          <w:spacing w:val="40"/>
        </w:rPr>
        <w:t xml:space="preserve"> </w:t>
      </w:r>
      <w:r>
        <w:rPr>
          <w:color w:val="231F20"/>
        </w:rPr>
        <w:t>Where the information is recorded in a document the RTM company may require that a person authorised by it be permitted to inspect the document and may require a copy of the document.</w:t>
      </w:r>
      <w:r>
        <w:rPr>
          <w:rFonts w:ascii="Arial"/>
          <w:b/>
          <w:color w:val="231F20"/>
          <w:vertAlign w:val="superscript"/>
        </w:rPr>
        <w:t>2</w:t>
      </w:r>
      <w:r>
        <w:rPr>
          <w:rFonts w:ascii="Arial"/>
          <w:b/>
          <w:color w:val="231F20"/>
        </w:rPr>
        <w:t xml:space="preserve"> </w:t>
      </w:r>
      <w:r>
        <w:rPr>
          <w:color w:val="231F20"/>
        </w:rPr>
        <w:t>The person to whom such a notice is given must comply with it within 28 days.</w:t>
      </w:r>
      <w:r>
        <w:rPr>
          <w:rFonts w:ascii="Arial"/>
          <w:b/>
          <w:color w:val="231F20"/>
          <w:vertAlign w:val="superscript"/>
        </w:rPr>
        <w:t>3</w:t>
      </w:r>
      <w:r>
        <w:rPr>
          <w:rFonts w:ascii="Arial"/>
          <w:b/>
          <w:color w:val="231F20"/>
        </w:rPr>
        <w:t xml:space="preserve"> </w:t>
      </w:r>
      <w:r>
        <w:rPr>
          <w:color w:val="231F20"/>
        </w:rPr>
        <w:t>The RTM company is liable for the reasonable</w:t>
      </w:r>
      <w:r>
        <w:rPr>
          <w:color w:val="231F20"/>
          <w:spacing w:val="40"/>
        </w:rPr>
        <w:t xml:space="preserve"> </w:t>
      </w:r>
      <w:r>
        <w:rPr>
          <w:color w:val="231F20"/>
        </w:rPr>
        <w:t>costs incurred by a person in complying with a notice to provide information.</w:t>
      </w:r>
      <w:r>
        <w:rPr>
          <w:rFonts w:ascii="Arial"/>
          <w:b/>
          <w:color w:val="231F20"/>
          <w:vertAlign w:val="superscript"/>
        </w:rPr>
        <w:t>4</w:t>
      </w:r>
    </w:p>
    <w:p w14:paraId="78556378" w14:textId="77777777" w:rsidR="00180D28" w:rsidRDefault="00180D28">
      <w:pPr>
        <w:pStyle w:val="BodyText"/>
        <w:spacing w:before="14"/>
        <w:rPr>
          <w:rFonts w:ascii="Arial"/>
          <w:b/>
        </w:rPr>
      </w:pPr>
    </w:p>
    <w:p w14:paraId="78556379" w14:textId="77777777" w:rsidR="00180D28" w:rsidRDefault="002909AC">
      <w:pPr>
        <w:pStyle w:val="Heading1"/>
        <w:spacing w:line="218" w:lineRule="auto"/>
        <w:ind w:left="907" w:right="865" w:hanging="869"/>
      </w:pPr>
      <w:r>
        <w:rPr>
          <w:color w:val="231F20"/>
        </w:rPr>
        <w:t>§</w:t>
      </w:r>
      <w:r>
        <w:rPr>
          <w:color w:val="231F20"/>
          <w:spacing w:val="-6"/>
        </w:rPr>
        <w:t xml:space="preserve"> </w:t>
      </w:r>
      <w:r>
        <w:rPr>
          <w:color w:val="231F20"/>
        </w:rPr>
        <w:t>31:37</w:t>
      </w:r>
      <w:r>
        <w:rPr>
          <w:color w:val="231F20"/>
          <w:spacing w:val="80"/>
        </w:rPr>
        <w:t xml:space="preserve"> </w:t>
      </w:r>
      <w:r>
        <w:rPr>
          <w:color w:val="231F20"/>
        </w:rPr>
        <w:t xml:space="preserve">Service of claim notice where landlord or </w:t>
      </w:r>
      <w:proofErr w:type="gramStart"/>
      <w:r>
        <w:rPr>
          <w:color w:val="231F20"/>
        </w:rPr>
        <w:t>other</w:t>
      </w:r>
      <w:proofErr w:type="gramEnd"/>
      <w:r>
        <w:rPr>
          <w:color w:val="231F20"/>
        </w:rPr>
        <w:t xml:space="preserve"> necessary recipient untraceable</w:t>
      </w:r>
    </w:p>
    <w:p w14:paraId="7855637A" w14:textId="77777777" w:rsidR="00180D28" w:rsidRDefault="002909AC">
      <w:pPr>
        <w:pStyle w:val="BodyText"/>
        <w:spacing w:before="121" w:line="218" w:lineRule="auto"/>
        <w:ind w:left="39" w:right="933" w:firstLine="199"/>
        <w:jc w:val="both"/>
        <w:rPr>
          <w:rFonts w:ascii="Arial"/>
          <w:b/>
        </w:rPr>
      </w:pPr>
      <w:r>
        <w:rPr>
          <w:color w:val="231F20"/>
        </w:rPr>
        <w:t>A claim notice may be required to be given to more than one person.</w:t>
      </w:r>
      <w:r>
        <w:rPr>
          <w:rFonts w:ascii="Arial"/>
          <w:b/>
          <w:color w:val="231F20"/>
          <w:vertAlign w:val="superscript"/>
        </w:rPr>
        <w:t>1</w:t>
      </w:r>
      <w:r>
        <w:rPr>
          <w:rFonts w:ascii="Arial"/>
          <w:b/>
          <w:color w:val="231F20"/>
        </w:rPr>
        <w:t xml:space="preserve"> </w:t>
      </w:r>
      <w:r>
        <w:rPr>
          <w:color w:val="231F20"/>
        </w:rPr>
        <w:t>If one or more of the required recipients cannot be found, or their identity cannot be ascertained,</w:t>
      </w:r>
      <w:r>
        <w:rPr>
          <w:color w:val="231F20"/>
          <w:spacing w:val="-2"/>
        </w:rPr>
        <w:t xml:space="preserve"> </w:t>
      </w:r>
      <w:r>
        <w:rPr>
          <w:color w:val="231F20"/>
        </w:rPr>
        <w:t>no</w:t>
      </w:r>
      <w:r>
        <w:rPr>
          <w:color w:val="231F20"/>
          <w:spacing w:val="-2"/>
        </w:rPr>
        <w:t xml:space="preserve"> </w:t>
      </w:r>
      <w:r>
        <w:rPr>
          <w:color w:val="231F20"/>
        </w:rPr>
        <w:t>claim</w:t>
      </w:r>
      <w:r>
        <w:rPr>
          <w:color w:val="231F20"/>
          <w:spacing w:val="-2"/>
        </w:rPr>
        <w:t xml:space="preserve"> </w:t>
      </w:r>
      <w:r>
        <w:rPr>
          <w:color w:val="231F20"/>
        </w:rPr>
        <w:t>notice</w:t>
      </w:r>
      <w:r>
        <w:rPr>
          <w:color w:val="231F20"/>
          <w:spacing w:val="-2"/>
        </w:rPr>
        <w:t xml:space="preserve"> </w:t>
      </w:r>
      <w:r>
        <w:rPr>
          <w:color w:val="231F20"/>
        </w:rPr>
        <w:t>need</w:t>
      </w:r>
      <w:r>
        <w:rPr>
          <w:color w:val="231F20"/>
          <w:spacing w:val="-2"/>
        </w:rPr>
        <w:t xml:space="preserve"> </w:t>
      </w:r>
      <w:r>
        <w:rPr>
          <w:color w:val="231F20"/>
        </w:rPr>
        <w:t>be</w:t>
      </w:r>
      <w:r>
        <w:rPr>
          <w:color w:val="231F20"/>
          <w:spacing w:val="-2"/>
        </w:rPr>
        <w:t xml:space="preserve"> </w:t>
      </w:r>
      <w:r>
        <w:rPr>
          <w:color w:val="231F20"/>
        </w:rPr>
        <w:t>given</w:t>
      </w:r>
      <w:r>
        <w:rPr>
          <w:color w:val="231F20"/>
          <w:spacing w:val="-2"/>
        </w:rPr>
        <w:t xml:space="preserve"> </w:t>
      </w:r>
      <w:r>
        <w:rPr>
          <w:color w:val="231F20"/>
        </w:rPr>
        <w:t>to</w:t>
      </w:r>
      <w:r>
        <w:rPr>
          <w:color w:val="231F20"/>
          <w:spacing w:val="-2"/>
        </w:rPr>
        <w:t xml:space="preserve"> </w:t>
      </w:r>
      <w:r>
        <w:rPr>
          <w:color w:val="231F20"/>
        </w:rPr>
        <w:t>them.</w:t>
      </w:r>
      <w:r>
        <w:rPr>
          <w:rFonts w:ascii="Arial"/>
          <w:b/>
          <w:color w:val="231F20"/>
          <w:vertAlign w:val="superscript"/>
        </w:rPr>
        <w:t>2</w:t>
      </w:r>
      <w:r>
        <w:rPr>
          <w:rFonts w:ascii="Arial"/>
          <w:b/>
          <w:color w:val="231F20"/>
          <w:spacing w:val="-2"/>
        </w:rPr>
        <w:t xml:space="preserve"> </w:t>
      </w:r>
      <w:r>
        <w:rPr>
          <w:color w:val="231F20"/>
        </w:rPr>
        <w:t>But</w:t>
      </w:r>
      <w:r>
        <w:rPr>
          <w:color w:val="231F20"/>
          <w:spacing w:val="-2"/>
        </w:rPr>
        <w:t xml:space="preserve"> </w:t>
      </w:r>
      <w:r>
        <w:rPr>
          <w:color w:val="231F20"/>
        </w:rPr>
        <w:t>where</w:t>
      </w:r>
      <w:r>
        <w:rPr>
          <w:color w:val="231F20"/>
          <w:spacing w:val="-2"/>
        </w:rPr>
        <w:t xml:space="preserve"> </w:t>
      </w:r>
      <w:r>
        <w:rPr>
          <w:color w:val="231F20"/>
        </w:rPr>
        <w:t>none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persons to whom a claim notice should be given can be found or their identity ascertained, the 2002 Act makes alternative provision for the acquisition of the right to manage.</w:t>
      </w:r>
      <w:r>
        <w:rPr>
          <w:rFonts w:ascii="Arial"/>
          <w:b/>
          <w:color w:val="231F20"/>
          <w:vertAlign w:val="superscript"/>
        </w:rPr>
        <w:t>3</w:t>
      </w:r>
      <w:r>
        <w:rPr>
          <w:rFonts w:ascii="Arial"/>
          <w:b/>
          <w:color w:val="231F20"/>
        </w:rPr>
        <w:t xml:space="preserve"> </w:t>
      </w:r>
      <w:r>
        <w:rPr>
          <w:color w:val="231F20"/>
        </w:rPr>
        <w:t>The alternative route is available only where the membership of the RTM company comprises the requisite number of qualifying tenants,</w:t>
      </w:r>
      <w:r>
        <w:rPr>
          <w:rFonts w:ascii="Arial"/>
          <w:b/>
          <w:color w:val="231F20"/>
          <w:vertAlign w:val="superscript"/>
        </w:rPr>
        <w:t>4</w:t>
      </w:r>
      <w:r>
        <w:rPr>
          <w:rFonts w:ascii="Arial"/>
          <w:b/>
          <w:color w:val="231F20"/>
        </w:rPr>
        <w:t xml:space="preserve"> </w:t>
      </w:r>
      <w:r>
        <w:rPr>
          <w:color w:val="231F20"/>
        </w:rPr>
        <w:t>and there is no other impediment to the giving of a valid claim notice.</w:t>
      </w:r>
      <w:r>
        <w:rPr>
          <w:rFonts w:ascii="Arial"/>
          <w:b/>
          <w:color w:val="231F20"/>
          <w:vertAlign w:val="superscript"/>
        </w:rPr>
        <w:t>5</w:t>
      </w:r>
    </w:p>
    <w:p w14:paraId="7855637B" w14:textId="77777777" w:rsidR="00180D28" w:rsidRDefault="002909AC">
      <w:pPr>
        <w:pStyle w:val="BodyText"/>
        <w:spacing w:before="38" w:line="230" w:lineRule="exact"/>
        <w:ind w:left="239"/>
        <w:jc w:val="both"/>
      </w:pPr>
      <w:r>
        <w:rPr>
          <w:color w:val="231F20"/>
        </w:rPr>
        <w:t>In</w:t>
      </w:r>
      <w:r>
        <w:rPr>
          <w:color w:val="231F20"/>
          <w:spacing w:val="14"/>
        </w:rPr>
        <w:t xml:space="preserve"> </w:t>
      </w:r>
      <w:r>
        <w:rPr>
          <w:color w:val="231F20"/>
        </w:rPr>
        <w:t>such</w:t>
      </w:r>
      <w:r>
        <w:rPr>
          <w:color w:val="231F20"/>
          <w:spacing w:val="14"/>
        </w:rPr>
        <w:t xml:space="preserve"> </w:t>
      </w:r>
      <w:r>
        <w:rPr>
          <w:color w:val="231F20"/>
        </w:rPr>
        <w:t>a</w:t>
      </w:r>
      <w:r>
        <w:rPr>
          <w:color w:val="231F20"/>
          <w:spacing w:val="15"/>
        </w:rPr>
        <w:t xml:space="preserve"> </w:t>
      </w:r>
      <w:r>
        <w:rPr>
          <w:color w:val="231F20"/>
        </w:rPr>
        <w:t>case</w:t>
      </w:r>
      <w:r>
        <w:rPr>
          <w:color w:val="231F20"/>
          <w:spacing w:val="14"/>
        </w:rPr>
        <w:t xml:space="preserve"> </w:t>
      </w:r>
      <w:r>
        <w:rPr>
          <w:color w:val="231F20"/>
        </w:rPr>
        <w:t>the</w:t>
      </w:r>
      <w:r>
        <w:rPr>
          <w:color w:val="231F20"/>
          <w:spacing w:val="15"/>
        </w:rPr>
        <w:t xml:space="preserve"> </w:t>
      </w:r>
      <w:r>
        <w:rPr>
          <w:color w:val="231F20"/>
        </w:rPr>
        <w:t>RTM</w:t>
      </w:r>
      <w:r>
        <w:rPr>
          <w:color w:val="231F20"/>
          <w:spacing w:val="14"/>
        </w:rPr>
        <w:t xml:space="preserve"> </w:t>
      </w:r>
      <w:r>
        <w:rPr>
          <w:color w:val="231F20"/>
        </w:rPr>
        <w:t>company</w:t>
      </w:r>
      <w:r>
        <w:rPr>
          <w:color w:val="231F20"/>
          <w:spacing w:val="14"/>
        </w:rPr>
        <w:t xml:space="preserve"> </w:t>
      </w:r>
      <w:r>
        <w:rPr>
          <w:color w:val="231F20"/>
        </w:rPr>
        <w:t>may</w:t>
      </w:r>
      <w:r>
        <w:rPr>
          <w:color w:val="231F20"/>
          <w:spacing w:val="15"/>
        </w:rPr>
        <w:t xml:space="preserve"> </w:t>
      </w:r>
      <w:r>
        <w:rPr>
          <w:color w:val="231F20"/>
        </w:rPr>
        <w:t>apply</w:t>
      </w:r>
      <w:r>
        <w:rPr>
          <w:color w:val="231F20"/>
          <w:spacing w:val="14"/>
        </w:rPr>
        <w:t xml:space="preserve"> </w:t>
      </w:r>
      <w:r>
        <w:rPr>
          <w:color w:val="231F20"/>
        </w:rPr>
        <w:t>to</w:t>
      </w:r>
      <w:r>
        <w:rPr>
          <w:color w:val="231F20"/>
          <w:spacing w:val="15"/>
        </w:rPr>
        <w:t xml:space="preserve"> </w:t>
      </w:r>
      <w:r>
        <w:rPr>
          <w:color w:val="231F20"/>
        </w:rPr>
        <w:t>the</w:t>
      </w:r>
      <w:r>
        <w:rPr>
          <w:color w:val="231F20"/>
          <w:spacing w:val="14"/>
        </w:rPr>
        <w:t xml:space="preserve"> </w:t>
      </w:r>
      <w:r>
        <w:rPr>
          <w:color w:val="231F20"/>
        </w:rPr>
        <w:t>appropriate</w:t>
      </w:r>
      <w:r>
        <w:rPr>
          <w:color w:val="231F20"/>
          <w:spacing w:val="15"/>
        </w:rPr>
        <w:t xml:space="preserve"> </w:t>
      </w:r>
      <w:r>
        <w:rPr>
          <w:color w:val="231F20"/>
        </w:rPr>
        <w:t>tribunal</w:t>
      </w:r>
      <w:r>
        <w:rPr>
          <w:color w:val="231F20"/>
          <w:spacing w:val="14"/>
        </w:rPr>
        <w:t xml:space="preserve"> </w:t>
      </w:r>
      <w:r>
        <w:rPr>
          <w:color w:val="231F20"/>
          <w:spacing w:val="-2"/>
        </w:rPr>
        <w:t>under</w:t>
      </w:r>
    </w:p>
    <w:p w14:paraId="7855637C" w14:textId="77777777" w:rsidR="00180D28" w:rsidRDefault="002909AC">
      <w:pPr>
        <w:pStyle w:val="BodyText"/>
        <w:spacing w:before="7" w:line="218" w:lineRule="auto"/>
        <w:ind w:left="39" w:right="933"/>
        <w:jc w:val="both"/>
      </w:pPr>
      <w:r>
        <w:rPr>
          <w:color w:val="231F20"/>
        </w:rPr>
        <w:t>s.85 of the 2002 Act for an order that it is to acquire the right to manage.</w:t>
      </w:r>
      <w:r>
        <w:rPr>
          <w:rFonts w:ascii="Arial"/>
          <w:b/>
          <w:color w:val="231F20"/>
          <w:vertAlign w:val="superscript"/>
        </w:rPr>
        <w:t>6</w:t>
      </w:r>
      <w:r>
        <w:rPr>
          <w:rFonts w:ascii="Arial"/>
          <w:b/>
          <w:color w:val="231F20"/>
        </w:rPr>
        <w:t xml:space="preserve"> </w:t>
      </w:r>
      <w:r>
        <w:rPr>
          <w:color w:val="231F20"/>
        </w:rPr>
        <w:t>Notice</w:t>
      </w:r>
      <w:r>
        <w:rPr>
          <w:color w:val="231F20"/>
          <w:spacing w:val="40"/>
        </w:rPr>
        <w:t xml:space="preserve"> </w:t>
      </w:r>
      <w:r>
        <w:rPr>
          <w:color w:val="231F20"/>
        </w:rPr>
        <w:t>of the application must be given to every person who is the qualifying tenant of a flat contained in the premises and no order may be made unless this requirement has been satisfied.</w:t>
      </w:r>
      <w:r>
        <w:rPr>
          <w:rFonts w:ascii="Arial"/>
          <w:b/>
          <w:color w:val="231F20"/>
          <w:vertAlign w:val="superscript"/>
        </w:rPr>
        <w:t>7</w:t>
      </w:r>
      <w:r>
        <w:rPr>
          <w:rFonts w:ascii="Arial"/>
          <w:b/>
          <w:color w:val="231F20"/>
        </w:rPr>
        <w:t xml:space="preserve"> </w:t>
      </w:r>
      <w:r>
        <w:rPr>
          <w:color w:val="231F20"/>
        </w:rPr>
        <w:t>The tribunal may require the company to take steps to trace landlords or other parties to leases of the whole or part of the premises, including advertisement,</w:t>
      </w:r>
      <w:r>
        <w:rPr>
          <w:rFonts w:ascii="Arial"/>
          <w:b/>
          <w:color w:val="231F20"/>
          <w:vertAlign w:val="superscript"/>
        </w:rPr>
        <w:t>8</w:t>
      </w:r>
      <w:r>
        <w:rPr>
          <w:rFonts w:ascii="Arial"/>
          <w:b/>
          <w:color w:val="231F20"/>
        </w:rPr>
        <w:t xml:space="preserve"> </w:t>
      </w:r>
      <w:r>
        <w:rPr>
          <w:color w:val="231F20"/>
        </w:rPr>
        <w:t xml:space="preserve">and if any such person is traced after the making of the </w:t>
      </w:r>
      <w:proofErr w:type="spellStart"/>
      <w:r>
        <w:rPr>
          <w:color w:val="231F20"/>
        </w:rPr>
        <w:t>applica-tion</w:t>
      </w:r>
      <w:proofErr w:type="spellEnd"/>
      <w:r>
        <w:rPr>
          <w:color w:val="231F20"/>
          <w:spacing w:val="30"/>
        </w:rPr>
        <w:t xml:space="preserve"> </w:t>
      </w:r>
      <w:r>
        <w:rPr>
          <w:color w:val="231F20"/>
        </w:rPr>
        <w:t>but</w:t>
      </w:r>
      <w:r>
        <w:rPr>
          <w:color w:val="231F20"/>
          <w:spacing w:val="30"/>
        </w:rPr>
        <w:t xml:space="preserve"> </w:t>
      </w:r>
      <w:r>
        <w:rPr>
          <w:color w:val="231F20"/>
        </w:rPr>
        <w:t>before</w:t>
      </w:r>
      <w:r>
        <w:rPr>
          <w:color w:val="231F20"/>
          <w:spacing w:val="30"/>
        </w:rPr>
        <w:t xml:space="preserve"> </w:t>
      </w:r>
      <w:r>
        <w:rPr>
          <w:color w:val="231F20"/>
        </w:rPr>
        <w:t>an</w:t>
      </w:r>
      <w:r>
        <w:rPr>
          <w:color w:val="231F20"/>
          <w:spacing w:val="30"/>
        </w:rPr>
        <w:t xml:space="preserve"> </w:t>
      </w:r>
      <w:r>
        <w:rPr>
          <w:color w:val="231F20"/>
        </w:rPr>
        <w:t>order</w:t>
      </w:r>
      <w:r>
        <w:rPr>
          <w:color w:val="231F20"/>
          <w:spacing w:val="31"/>
        </w:rPr>
        <w:t xml:space="preserve"> </w:t>
      </w:r>
      <w:r>
        <w:rPr>
          <w:color w:val="231F20"/>
        </w:rPr>
        <w:t>is</w:t>
      </w:r>
      <w:r>
        <w:rPr>
          <w:color w:val="231F20"/>
          <w:spacing w:val="30"/>
        </w:rPr>
        <w:t xml:space="preserve"> </w:t>
      </w:r>
      <w:r>
        <w:rPr>
          <w:color w:val="231F20"/>
        </w:rPr>
        <w:t>made</w:t>
      </w:r>
      <w:r>
        <w:rPr>
          <w:color w:val="231F20"/>
          <w:spacing w:val="30"/>
        </w:rPr>
        <w:t xml:space="preserve"> </w:t>
      </w:r>
      <w:r>
        <w:rPr>
          <w:color w:val="231F20"/>
        </w:rPr>
        <w:t>for</w:t>
      </w:r>
      <w:r>
        <w:rPr>
          <w:color w:val="231F20"/>
          <w:spacing w:val="30"/>
        </w:rPr>
        <w:t xml:space="preserve"> </w:t>
      </w:r>
      <w:r>
        <w:rPr>
          <w:color w:val="231F20"/>
        </w:rPr>
        <w:t>the</w:t>
      </w:r>
      <w:r>
        <w:rPr>
          <w:color w:val="231F20"/>
          <w:spacing w:val="30"/>
        </w:rPr>
        <w:t xml:space="preserve"> </w:t>
      </w:r>
      <w:r>
        <w:rPr>
          <w:color w:val="231F20"/>
        </w:rPr>
        <w:t>acquisition</w:t>
      </w:r>
      <w:r>
        <w:rPr>
          <w:color w:val="231F20"/>
          <w:spacing w:val="31"/>
        </w:rPr>
        <w:t xml:space="preserve"> </w:t>
      </w:r>
      <w:r>
        <w:rPr>
          <w:color w:val="231F20"/>
        </w:rPr>
        <w:t>of</w:t>
      </w:r>
      <w:r>
        <w:rPr>
          <w:color w:val="231F20"/>
          <w:spacing w:val="30"/>
        </w:rPr>
        <w:t xml:space="preserve"> </w:t>
      </w:r>
      <w:r>
        <w:rPr>
          <w:color w:val="231F20"/>
        </w:rPr>
        <w:t>the</w:t>
      </w:r>
      <w:r>
        <w:rPr>
          <w:color w:val="231F20"/>
          <w:spacing w:val="30"/>
        </w:rPr>
        <w:t xml:space="preserve"> </w:t>
      </w:r>
      <w:r>
        <w:rPr>
          <w:color w:val="231F20"/>
        </w:rPr>
        <w:t>right</w:t>
      </w:r>
      <w:r>
        <w:rPr>
          <w:color w:val="231F20"/>
          <w:spacing w:val="30"/>
        </w:rPr>
        <w:t xml:space="preserve"> </w:t>
      </w:r>
      <w:r>
        <w:rPr>
          <w:color w:val="231F20"/>
        </w:rPr>
        <w:t>to</w:t>
      </w:r>
      <w:r>
        <w:rPr>
          <w:color w:val="231F20"/>
          <w:spacing w:val="30"/>
        </w:rPr>
        <w:t xml:space="preserve"> </w:t>
      </w:r>
      <w:r>
        <w:rPr>
          <w:color w:val="231F20"/>
        </w:rPr>
        <w:t>manage,</w:t>
      </w:r>
      <w:r>
        <w:rPr>
          <w:color w:val="231F20"/>
          <w:spacing w:val="31"/>
        </w:rPr>
        <w:t xml:space="preserve"> </w:t>
      </w:r>
      <w:r>
        <w:rPr>
          <w:color w:val="231F20"/>
          <w:spacing w:val="-5"/>
        </w:rPr>
        <w:t>no</w:t>
      </w:r>
    </w:p>
    <w:p w14:paraId="7855637D" w14:textId="77777777" w:rsidR="00180D28" w:rsidRDefault="002909AC">
      <w:pPr>
        <w:pStyle w:val="BodyText"/>
        <w:spacing w:before="11"/>
        <w:rPr>
          <w:sz w:val="17"/>
        </w:rPr>
      </w:pPr>
      <w:r>
        <w:rPr>
          <w:noProof/>
          <w:sz w:val="17"/>
        </w:rPr>
        <mc:AlternateContent>
          <mc:Choice Requires="wps">
            <w:drawing>
              <wp:anchor distT="0" distB="0" distL="0" distR="0" simplePos="0" relativeHeight="487600128" behindDoc="1" locked="0" layoutInCell="1" allowOverlap="1" wp14:anchorId="78556505" wp14:editId="78556506">
                <wp:simplePos x="0" y="0"/>
                <wp:positionH relativeFrom="page">
                  <wp:posOffset>1168199</wp:posOffset>
                </wp:positionH>
                <wp:positionV relativeFrom="paragraph">
                  <wp:posOffset>152497</wp:posOffset>
                </wp:positionV>
                <wp:extent cx="912494"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E98EE2" id="Graphic 112" o:spid="_x0000_s1026" style="position:absolute;margin-left:92pt;margin-top:12pt;width:71.8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" path="m,l912380,e" filled="f" strokecolor="#231f20" strokeweight=".17597mm">
                <v:path arrowok="t"/>
                <w10:wrap type="topAndBottom" anchorx="page"/>
              </v:shape>
            </w:pict>
          </mc:Fallback>
        </mc:AlternateContent>
      </w:r>
    </w:p>
    <w:p w14:paraId="7855637E"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31:36]</w:t>
      </w:r>
    </w:p>
    <w:p w14:paraId="7855637F" w14:textId="77777777" w:rsidR="00180D28" w:rsidRDefault="002909AC">
      <w:pPr>
        <w:spacing w:before="67"/>
        <w:ind w:left="452"/>
        <w:rPr>
          <w:sz w:val="16"/>
        </w:rPr>
      </w:pPr>
      <w:proofErr w:type="gramStart"/>
      <w:r>
        <w:rPr>
          <w:rFonts w:ascii="Arial"/>
          <w:b/>
          <w:color w:val="231F20"/>
          <w:sz w:val="16"/>
          <w:vertAlign w:val="superscript"/>
        </w:rPr>
        <w:t>1</w:t>
      </w:r>
      <w:r>
        <w:rPr>
          <w:color w:val="231F20"/>
          <w:sz w:val="16"/>
        </w:rPr>
        <w:t>Section</w:t>
      </w:r>
      <w:proofErr w:type="gramEnd"/>
      <w:r>
        <w:rPr>
          <w:color w:val="231F20"/>
          <w:spacing w:val="6"/>
          <w:sz w:val="16"/>
        </w:rPr>
        <w:t xml:space="preserve"> </w:t>
      </w:r>
      <w:r>
        <w:rPr>
          <w:color w:val="231F20"/>
          <w:sz w:val="16"/>
        </w:rPr>
        <w:t>82(1)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80" w14:textId="77777777" w:rsidR="00180D28" w:rsidRDefault="002909AC">
      <w:pPr>
        <w:spacing w:before="58" w:line="223" w:lineRule="auto"/>
        <w:ind w:left="39" w:right="865" w:firstLine="412"/>
        <w:rPr>
          <w:sz w:val="16"/>
        </w:rPr>
      </w:pPr>
      <w:r>
        <w:rPr>
          <w:rFonts w:ascii="Arial" w:hAnsi="Arial"/>
          <w:b/>
          <w:color w:val="231F20"/>
          <w:sz w:val="16"/>
          <w:vertAlign w:val="superscript"/>
        </w:rPr>
        <w:t>2</w:t>
      </w:r>
      <w:r>
        <w:rPr>
          <w:color w:val="231F20"/>
          <w:sz w:val="16"/>
        </w:rPr>
        <w:t>Section 82(2) of the 2002</w:t>
      </w:r>
      <w:r>
        <w:rPr>
          <w:color w:val="231F20"/>
          <w:spacing w:val="-1"/>
          <w:sz w:val="16"/>
        </w:rPr>
        <w:t xml:space="preserve"> </w:t>
      </w:r>
      <w:r>
        <w:rPr>
          <w:color w:val="231F20"/>
          <w:sz w:val="16"/>
        </w:rPr>
        <w:t xml:space="preserve">Act; a document is anything on which information is recorded, and </w:t>
      </w:r>
      <w:proofErr w:type="gramStart"/>
      <w:r>
        <w:rPr>
          <w:color w:val="231F20"/>
          <w:sz w:val="16"/>
        </w:rPr>
        <w:t>ac-</w:t>
      </w:r>
      <w:proofErr w:type="spellStart"/>
      <w:r>
        <w:rPr>
          <w:color w:val="231F20"/>
          <w:sz w:val="16"/>
        </w:rPr>
        <w:t>cess</w:t>
      </w:r>
      <w:proofErr w:type="spellEnd"/>
      <w:proofErr w:type="gramEnd"/>
      <w:r>
        <w:rPr>
          <w:color w:val="231F20"/>
          <w:sz w:val="16"/>
        </w:rPr>
        <w:t xml:space="preserve"> must be “in an intelligible form”: s.112(1) of the 2002 Act.</w:t>
      </w:r>
    </w:p>
    <w:p w14:paraId="78556381" w14:textId="77777777" w:rsidR="00180D28" w:rsidRDefault="002909AC">
      <w:pPr>
        <w:spacing w:before="51"/>
        <w:ind w:left="45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82(3)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82"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4</w:t>
      </w:r>
      <w:r>
        <w:rPr>
          <w:color w:val="231F20"/>
          <w:sz w:val="16"/>
        </w:rPr>
        <w:t>Section 82(3) of the 2002 Act. In default of agreement, the amount of the costs payable by the RTM company is to be determined by the appropriate tribunal.</w:t>
      </w:r>
      <w:r>
        <w:rPr>
          <w:color w:val="231F20"/>
          <w:spacing w:val="-4"/>
          <w:sz w:val="16"/>
        </w:rPr>
        <w:t xml:space="preserve"> </w:t>
      </w:r>
      <w:r>
        <w:rPr>
          <w:color w:val="231F20"/>
          <w:sz w:val="16"/>
        </w:rPr>
        <w:t>A</w:t>
      </w:r>
      <w:r>
        <w:rPr>
          <w:color w:val="231F20"/>
          <w:spacing w:val="-4"/>
          <w:sz w:val="16"/>
        </w:rPr>
        <w:t xml:space="preserve"> </w:t>
      </w:r>
      <w:r>
        <w:rPr>
          <w:color w:val="231F20"/>
          <w:sz w:val="16"/>
        </w:rPr>
        <w:t>former requirement that a document need only be provided “on payment of a reasonable fee” was removed with effect from 3 March 2025 by s.50, Leasehold and Freehold Reform Act 2024.</w:t>
      </w:r>
    </w:p>
    <w:p w14:paraId="78556383" w14:textId="77777777" w:rsidR="00180D28" w:rsidRDefault="002909AC">
      <w:pPr>
        <w:spacing w:before="72"/>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31:37]</w:t>
      </w:r>
    </w:p>
    <w:p w14:paraId="78556384" w14:textId="77777777" w:rsidR="00180D28" w:rsidRDefault="002909AC">
      <w:pPr>
        <w:spacing w:before="78" w:line="223" w:lineRule="auto"/>
        <w:ind w:left="39" w:right="934" w:firstLine="412"/>
        <w:jc w:val="both"/>
        <w:rPr>
          <w:sz w:val="16"/>
        </w:rPr>
      </w:pPr>
      <w:r>
        <w:rPr>
          <w:rFonts w:ascii="Arial"/>
          <w:b/>
          <w:color w:val="231F20"/>
          <w:sz w:val="16"/>
          <w:vertAlign w:val="superscript"/>
        </w:rPr>
        <w:t>1</w:t>
      </w:r>
      <w:r>
        <w:rPr>
          <w:color w:val="231F20"/>
          <w:sz w:val="16"/>
        </w:rPr>
        <w:t>As where, on the relevant day, there is more than one landlord under a lease of the whole or any part of the premises or party to such a lease otherwise than as landlord or tenant, or where a manager appointed under Pt 2 of the Landlord and Tenant Act 1987: s.79(6) of the 2002 Act.</w:t>
      </w:r>
    </w:p>
    <w:p w14:paraId="78556385" w14:textId="77777777" w:rsidR="00180D28" w:rsidRDefault="002909AC">
      <w:pPr>
        <w:spacing w:before="62" w:line="223" w:lineRule="auto"/>
        <w:ind w:left="39" w:right="933" w:firstLine="412"/>
        <w:jc w:val="both"/>
        <w:rPr>
          <w:sz w:val="16"/>
        </w:rPr>
      </w:pPr>
      <w:r>
        <w:rPr>
          <w:rFonts w:ascii="Arial"/>
          <w:b/>
          <w:color w:val="231F20"/>
          <w:sz w:val="16"/>
          <w:vertAlign w:val="superscript"/>
        </w:rPr>
        <w:t>2</w:t>
      </w:r>
      <w:r>
        <w:rPr>
          <w:color w:val="231F20"/>
          <w:sz w:val="16"/>
        </w:rPr>
        <w:t xml:space="preserve">s.79(7) of the 2002 Act; those whose identities are known, or could be ascertained, must still be </w:t>
      </w:r>
      <w:r>
        <w:rPr>
          <w:color w:val="231F20"/>
          <w:spacing w:val="-2"/>
          <w:sz w:val="16"/>
        </w:rPr>
        <w:t>served.</w:t>
      </w:r>
    </w:p>
    <w:p w14:paraId="78556386" w14:textId="77777777" w:rsidR="00180D28" w:rsidRDefault="002909AC">
      <w:pPr>
        <w:spacing w:before="50"/>
        <w:ind w:left="452"/>
        <w:jc w:val="both"/>
        <w:rPr>
          <w:sz w:val="16"/>
        </w:rPr>
      </w:pPr>
      <w:r>
        <w:rPr>
          <w:rFonts w:ascii="Arial"/>
          <w:b/>
          <w:color w:val="231F20"/>
          <w:sz w:val="16"/>
          <w:vertAlign w:val="superscript"/>
        </w:rPr>
        <w:t>3</w:t>
      </w:r>
      <w:r>
        <w:rPr>
          <w:color w:val="231F20"/>
          <w:sz w:val="16"/>
        </w:rPr>
        <w:t>s.85(1)</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387" w14:textId="77777777" w:rsidR="00180D28" w:rsidRDefault="002909AC">
      <w:pPr>
        <w:spacing w:before="58" w:line="223" w:lineRule="auto"/>
        <w:ind w:left="39" w:right="934" w:firstLine="412"/>
        <w:jc w:val="both"/>
        <w:rPr>
          <w:sz w:val="16"/>
        </w:rPr>
      </w:pPr>
      <w:r>
        <w:rPr>
          <w:rFonts w:ascii="Arial" w:hAnsi="Arial"/>
          <w:b/>
          <w:color w:val="231F20"/>
          <w:sz w:val="16"/>
          <w:vertAlign w:val="superscript"/>
        </w:rPr>
        <w:t>4</w:t>
      </w:r>
      <w:r>
        <w:rPr>
          <w:color w:val="231F20"/>
          <w:sz w:val="16"/>
        </w:rPr>
        <w:t>Two in the case of premises having only two such tenants, and a number equal to not less than half the number of flats contained in the premises in any other case: s.79(4)</w:t>
      </w:r>
      <w:proofErr w:type="gramStart"/>
      <w:r>
        <w:rPr>
          <w:color w:val="231F20"/>
          <w:sz w:val="16"/>
        </w:rPr>
        <w:t>–(</w:t>
      </w:r>
      <w:proofErr w:type="gramEnd"/>
      <w:r>
        <w:rPr>
          <w:color w:val="231F20"/>
          <w:sz w:val="16"/>
        </w:rPr>
        <w:t>5) of the 2002 Act.</w:t>
      </w:r>
    </w:p>
    <w:p w14:paraId="78556388" w14:textId="77777777" w:rsidR="00180D28" w:rsidRDefault="002909AC">
      <w:pPr>
        <w:spacing w:before="50"/>
        <w:ind w:left="452"/>
        <w:jc w:val="both"/>
        <w:rPr>
          <w:sz w:val="16"/>
        </w:rPr>
      </w:pPr>
      <w:r>
        <w:rPr>
          <w:rFonts w:ascii="Arial"/>
          <w:b/>
          <w:color w:val="231F20"/>
          <w:sz w:val="16"/>
          <w:vertAlign w:val="superscript"/>
        </w:rPr>
        <w:t>5</w:t>
      </w:r>
      <w:r>
        <w:rPr>
          <w:color w:val="231F20"/>
          <w:sz w:val="16"/>
        </w:rPr>
        <w:t>s.85(1)</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389" w14:textId="77777777" w:rsidR="00180D28" w:rsidRDefault="002909AC">
      <w:pPr>
        <w:spacing w:before="59" w:line="223" w:lineRule="auto"/>
        <w:ind w:left="39" w:right="865" w:firstLine="412"/>
        <w:rPr>
          <w:sz w:val="16"/>
        </w:rPr>
      </w:pPr>
      <w:r>
        <w:rPr>
          <w:rFonts w:ascii="Arial"/>
          <w:b/>
          <w:color w:val="231F20"/>
          <w:sz w:val="16"/>
          <w:vertAlign w:val="superscript"/>
        </w:rPr>
        <w:t>6</w:t>
      </w:r>
      <w:r>
        <w:rPr>
          <w:color w:val="231F20"/>
          <w:sz w:val="16"/>
        </w:rPr>
        <w:t>s.85(2) of the 2002 Act. In England the appropriate tribunal is the First-tier Tribunal (Property Chamber), while in Wales it is the Leasehold Valuation Tribunal.</w:t>
      </w:r>
    </w:p>
    <w:p w14:paraId="7855638A" w14:textId="77777777" w:rsidR="00180D28" w:rsidRDefault="002909AC">
      <w:pPr>
        <w:spacing w:before="61" w:line="223" w:lineRule="auto"/>
        <w:ind w:left="39" w:right="1080" w:firstLine="412"/>
        <w:rPr>
          <w:sz w:val="16"/>
        </w:rPr>
      </w:pPr>
      <w:r>
        <w:rPr>
          <w:rFonts w:ascii="Arial"/>
          <w:b/>
          <w:color w:val="231F20"/>
          <w:sz w:val="16"/>
          <w:vertAlign w:val="superscript"/>
        </w:rPr>
        <w:t>7</w:t>
      </w:r>
      <w:r>
        <w:rPr>
          <w:color w:val="231F20"/>
          <w:sz w:val="16"/>
        </w:rPr>
        <w:t>Section 85(3) of the 2002 Act; the requirement appears to be to give notice that an application</w:t>
      </w:r>
      <w:r>
        <w:rPr>
          <w:color w:val="231F20"/>
          <w:spacing w:val="80"/>
          <w:sz w:val="16"/>
        </w:rPr>
        <w:t xml:space="preserve"> </w:t>
      </w:r>
      <w:r>
        <w:rPr>
          <w:color w:val="231F20"/>
          <w:sz w:val="16"/>
        </w:rPr>
        <w:t>has been made, rather than to give notice of the intention to make an application.</w:t>
      </w:r>
    </w:p>
    <w:p w14:paraId="7855638B" w14:textId="77777777" w:rsidR="00180D28" w:rsidRDefault="002909AC">
      <w:pPr>
        <w:spacing w:before="50"/>
        <w:ind w:left="452"/>
        <w:rPr>
          <w:sz w:val="16"/>
        </w:rPr>
      </w:pPr>
      <w:r>
        <w:rPr>
          <w:rFonts w:ascii="Arial"/>
          <w:b/>
          <w:color w:val="231F20"/>
          <w:sz w:val="16"/>
          <w:vertAlign w:val="superscript"/>
        </w:rPr>
        <w:t>8</w:t>
      </w:r>
      <w:r>
        <w:rPr>
          <w:color w:val="231F20"/>
          <w:sz w:val="16"/>
        </w:rPr>
        <w:t>Section</w:t>
      </w:r>
      <w:r>
        <w:rPr>
          <w:color w:val="231F20"/>
          <w:spacing w:val="6"/>
          <w:sz w:val="16"/>
        </w:rPr>
        <w:t xml:space="preserve"> </w:t>
      </w:r>
      <w:r>
        <w:rPr>
          <w:color w:val="231F20"/>
          <w:sz w:val="16"/>
        </w:rPr>
        <w:t>85(4)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8C" w14:textId="77777777" w:rsidR="00180D28" w:rsidRDefault="00180D28">
      <w:pPr>
        <w:rPr>
          <w:sz w:val="16"/>
        </w:rPr>
        <w:sectPr w:rsidR="00180D28">
          <w:headerReference w:type="even" r:id="rId56"/>
          <w:headerReference w:type="default" r:id="rId57"/>
          <w:footerReference w:type="even" r:id="rId58"/>
          <w:footerReference w:type="default" r:id="rId59"/>
          <w:pgSz w:w="12240" w:h="15840"/>
          <w:pgMar w:top="2080" w:right="1800" w:bottom="2080" w:left="1800" w:header="1889" w:footer="1895" w:gutter="0"/>
          <w:pgNumType w:start="26"/>
          <w:cols w:space="720"/>
        </w:sectPr>
      </w:pPr>
    </w:p>
    <w:p w14:paraId="7855638D" w14:textId="77777777" w:rsidR="00180D28" w:rsidRDefault="002909AC">
      <w:pPr>
        <w:pStyle w:val="BodyText"/>
        <w:spacing w:before="209" w:line="228" w:lineRule="auto"/>
        <w:ind w:left="890" w:right="83"/>
        <w:jc w:val="both"/>
        <w:rPr>
          <w:rFonts w:ascii="Arial"/>
          <w:b/>
        </w:rPr>
      </w:pPr>
      <w:r>
        <w:rPr>
          <w:color w:val="231F20"/>
        </w:rPr>
        <w:lastRenderedPageBreak/>
        <w:t>further proceedings may be taken with a view to making such an order.</w:t>
      </w:r>
      <w:r>
        <w:rPr>
          <w:rFonts w:ascii="Arial"/>
          <w:b/>
          <w:color w:val="231F20"/>
          <w:vertAlign w:val="superscript"/>
        </w:rPr>
        <w:t>9</w:t>
      </w:r>
      <w:r>
        <w:rPr>
          <w:rFonts w:ascii="Arial"/>
          <w:b/>
          <w:color w:val="231F20"/>
        </w:rPr>
        <w:t xml:space="preserve"> </w:t>
      </w:r>
      <w:r>
        <w:rPr>
          <w:color w:val="231F20"/>
        </w:rPr>
        <w:t xml:space="preserve">Where a necessary recipient is traced the RTM company is treated as having given a claim notice at the date of the application, and the appropriate tribunal may such give directions as it thinks fit for giving effect to the rights and obligations of all persons concerned, including directions modifying or dispensing with the </w:t>
      </w:r>
      <w:proofErr w:type="spellStart"/>
      <w:r>
        <w:rPr>
          <w:color w:val="231F20"/>
        </w:rPr>
        <w:t>statu</w:t>
      </w:r>
      <w:proofErr w:type="spellEnd"/>
      <w:r>
        <w:rPr>
          <w:color w:val="231F20"/>
        </w:rPr>
        <w:t>-tory requirements.</w:t>
      </w:r>
      <w:r>
        <w:rPr>
          <w:rFonts w:ascii="Arial"/>
          <w:b/>
          <w:color w:val="231F20"/>
          <w:vertAlign w:val="superscript"/>
        </w:rPr>
        <w:t>10</w:t>
      </w:r>
    </w:p>
    <w:p w14:paraId="7855638E" w14:textId="77777777" w:rsidR="00180D28" w:rsidRDefault="002909AC">
      <w:pPr>
        <w:pStyle w:val="BodyText"/>
        <w:spacing w:before="69" w:line="225" w:lineRule="auto"/>
        <w:ind w:left="890" w:right="83" w:firstLine="199"/>
        <w:jc w:val="both"/>
        <w:rPr>
          <w:rFonts w:ascii="Arial"/>
          <w:b/>
        </w:rPr>
      </w:pPr>
      <w:r>
        <w:rPr>
          <w:color w:val="231F20"/>
        </w:rPr>
        <w:t>An application for an order under s.85 may be withdrawn at any time before an order is made, but where a required recipient has been traced and the appropriate tribunal has given directions for giving effect to rights and obligations under the 2002 Act, an application may not be withdrawn without the consent of the person traced or the consent of the tribunal.</w:t>
      </w:r>
      <w:r>
        <w:rPr>
          <w:rFonts w:ascii="Arial"/>
          <w:b/>
          <w:color w:val="231F20"/>
          <w:vertAlign w:val="superscript"/>
        </w:rPr>
        <w:t>11</w:t>
      </w:r>
    </w:p>
    <w:p w14:paraId="7855638F" w14:textId="77777777" w:rsidR="00180D28" w:rsidRDefault="002909AC">
      <w:pPr>
        <w:pStyle w:val="BodyText"/>
        <w:spacing w:before="63" w:line="218" w:lineRule="auto"/>
        <w:ind w:left="890" w:right="83" w:firstLine="199"/>
        <w:jc w:val="both"/>
        <w:rPr>
          <w:rFonts w:ascii="Arial"/>
          <w:b/>
        </w:rPr>
      </w:pPr>
      <w:r>
        <w:rPr>
          <w:color w:val="231F20"/>
        </w:rPr>
        <w:t>An order made by the appropriate tribunal under s.85 could be challenged by an application for judicial review by a person who would have been entitled to be served with a claim notice had their identity be known.</w:t>
      </w:r>
      <w:r>
        <w:rPr>
          <w:rFonts w:ascii="Arial"/>
          <w:b/>
          <w:color w:val="231F20"/>
          <w:vertAlign w:val="superscript"/>
        </w:rPr>
        <w:t>12</w:t>
      </w:r>
    </w:p>
    <w:p w14:paraId="78556390" w14:textId="77777777" w:rsidR="00180D28" w:rsidRDefault="002909AC">
      <w:pPr>
        <w:pStyle w:val="Heading1"/>
        <w:spacing w:before="224"/>
        <w:ind w:left="890"/>
        <w:jc w:val="both"/>
      </w:pPr>
      <w:r>
        <w:rPr>
          <w:color w:val="231F20"/>
        </w:rPr>
        <w:t>§</w:t>
      </w:r>
      <w:r>
        <w:rPr>
          <w:color w:val="231F20"/>
          <w:spacing w:val="-7"/>
        </w:rPr>
        <w:t xml:space="preserve"> </w:t>
      </w:r>
      <w:proofErr w:type="gramStart"/>
      <w:r>
        <w:rPr>
          <w:color w:val="231F20"/>
        </w:rPr>
        <w:t>31:38</w:t>
      </w:r>
      <w:r>
        <w:rPr>
          <w:color w:val="231F20"/>
          <w:spacing w:val="34"/>
        </w:rPr>
        <w:t xml:space="preserve">  </w:t>
      </w:r>
      <w:r>
        <w:rPr>
          <w:color w:val="231F20"/>
        </w:rPr>
        <w:t>Errors</w:t>
      </w:r>
      <w:proofErr w:type="gramEnd"/>
      <w:r>
        <w:rPr>
          <w:color w:val="231F20"/>
        </w:rPr>
        <w:t>,</w:t>
      </w:r>
      <w:r>
        <w:rPr>
          <w:color w:val="231F20"/>
          <w:spacing w:val="5"/>
        </w:rPr>
        <w:t xml:space="preserve"> </w:t>
      </w:r>
      <w:r>
        <w:rPr>
          <w:color w:val="231F20"/>
        </w:rPr>
        <w:t>omissions</w:t>
      </w:r>
      <w:r>
        <w:rPr>
          <w:color w:val="231F20"/>
          <w:spacing w:val="4"/>
        </w:rPr>
        <w:t xml:space="preserve"> </w:t>
      </w:r>
      <w:r>
        <w:rPr>
          <w:color w:val="231F20"/>
        </w:rPr>
        <w:t>and</w:t>
      </w:r>
      <w:r>
        <w:rPr>
          <w:color w:val="231F20"/>
          <w:spacing w:val="4"/>
        </w:rPr>
        <w:t xml:space="preserve"> </w:t>
      </w:r>
      <w:r>
        <w:rPr>
          <w:color w:val="231F20"/>
        </w:rPr>
        <w:t>inaccuracies</w:t>
      </w:r>
      <w:r>
        <w:rPr>
          <w:color w:val="231F20"/>
          <w:spacing w:val="4"/>
        </w:rPr>
        <w:t xml:space="preserve"> </w:t>
      </w:r>
      <w:r>
        <w:rPr>
          <w:color w:val="231F20"/>
        </w:rPr>
        <w:t>in</w:t>
      </w:r>
      <w:r>
        <w:rPr>
          <w:color w:val="231F20"/>
          <w:spacing w:val="4"/>
        </w:rPr>
        <w:t xml:space="preserve"> </w:t>
      </w:r>
      <w:r>
        <w:rPr>
          <w:color w:val="231F20"/>
        </w:rPr>
        <w:t>claim</w:t>
      </w:r>
      <w:r>
        <w:rPr>
          <w:color w:val="231F20"/>
          <w:spacing w:val="4"/>
        </w:rPr>
        <w:t xml:space="preserve"> </w:t>
      </w:r>
      <w:r>
        <w:rPr>
          <w:color w:val="231F20"/>
          <w:spacing w:val="-2"/>
        </w:rPr>
        <w:t>notices</w:t>
      </w:r>
    </w:p>
    <w:p w14:paraId="78556391" w14:textId="77777777" w:rsidR="00180D28" w:rsidRDefault="002909AC">
      <w:pPr>
        <w:pStyle w:val="BodyText"/>
        <w:spacing w:before="136" w:line="218" w:lineRule="auto"/>
        <w:ind w:left="890" w:right="83" w:firstLine="199"/>
        <w:jc w:val="both"/>
      </w:pPr>
      <w:r>
        <w:rPr>
          <w:color w:val="231F20"/>
        </w:rPr>
        <w:t>A claim notice is not invalidated by any inaccuracy in any of the particulars required by or by virtue of s.80.</w:t>
      </w:r>
      <w:r>
        <w:rPr>
          <w:rFonts w:ascii="Arial" w:hAnsi="Arial"/>
          <w:b/>
          <w:color w:val="231F20"/>
          <w:vertAlign w:val="superscript"/>
        </w:rPr>
        <w:t>1</w:t>
      </w:r>
      <w:r>
        <w:rPr>
          <w:rFonts w:ascii="Arial" w:hAnsi="Arial"/>
          <w:b/>
          <w:color w:val="231F20"/>
        </w:rPr>
        <w:t xml:space="preserve"> </w:t>
      </w:r>
      <w:r>
        <w:rPr>
          <w:color w:val="231F20"/>
        </w:rPr>
        <w:t>The commentary in §</w:t>
      </w:r>
      <w:r>
        <w:rPr>
          <w:color w:val="231F20"/>
          <w:spacing w:val="-4"/>
        </w:rPr>
        <w:t xml:space="preserve"> </w:t>
      </w:r>
      <w:r>
        <w:rPr>
          <w:color w:val="231F20"/>
        </w:rPr>
        <w:t xml:space="preserve">31:32 regarding </w:t>
      </w:r>
      <w:proofErr w:type="spellStart"/>
      <w:proofErr w:type="gramStart"/>
      <w:r>
        <w:rPr>
          <w:color w:val="231F20"/>
        </w:rPr>
        <w:t>inaccura-cies</w:t>
      </w:r>
      <w:proofErr w:type="spellEnd"/>
      <w:proofErr w:type="gramEnd"/>
      <w:r>
        <w:rPr>
          <w:color w:val="231F20"/>
        </w:rPr>
        <w:t xml:space="preserve"> in notices of invitation to participate is equally applicable to claim notices.</w:t>
      </w:r>
    </w:p>
    <w:p w14:paraId="78556392" w14:textId="77777777" w:rsidR="00180D28" w:rsidRDefault="002909AC">
      <w:pPr>
        <w:pStyle w:val="BodyText"/>
        <w:spacing w:before="62" w:line="218" w:lineRule="auto"/>
        <w:ind w:left="890" w:right="83" w:firstLine="199"/>
        <w:jc w:val="both"/>
        <w:rPr>
          <w:rFonts w:ascii="Arial"/>
          <w:b/>
        </w:rPr>
      </w:pPr>
      <w:r>
        <w:rPr>
          <w:color w:val="231F20"/>
        </w:rPr>
        <w:t>The use of a claim form in the form prescribed by regulations which had been repealed and replaced by new regulations prescribing a new form (which was not materially different from the original form) has been held to be an inaccuracy which did not invalidate the claim notice.</w:t>
      </w:r>
      <w:r>
        <w:rPr>
          <w:rFonts w:ascii="Arial"/>
          <w:b/>
          <w:color w:val="231F20"/>
          <w:vertAlign w:val="superscript"/>
        </w:rPr>
        <w:t>2</w:t>
      </w:r>
      <w:r>
        <w:rPr>
          <w:rFonts w:ascii="Arial"/>
          <w:b/>
          <w:color w:val="231F20"/>
        </w:rPr>
        <w:t xml:space="preserve"> </w:t>
      </w:r>
      <w:r>
        <w:rPr>
          <w:color w:val="231F20"/>
        </w:rPr>
        <w:t xml:space="preserve">The omission of one of the notes, which was of no application in the circumstances, has been held not to invalidate a claim </w:t>
      </w:r>
      <w:r>
        <w:rPr>
          <w:color w:val="231F20"/>
          <w:spacing w:val="-2"/>
        </w:rPr>
        <w:t>notice.</w:t>
      </w:r>
      <w:r>
        <w:rPr>
          <w:rFonts w:ascii="Arial"/>
          <w:b/>
          <w:color w:val="231F20"/>
          <w:spacing w:val="-2"/>
          <w:vertAlign w:val="superscript"/>
        </w:rPr>
        <w:t>3</w:t>
      </w:r>
    </w:p>
    <w:p w14:paraId="78556393" w14:textId="77777777" w:rsidR="00180D28" w:rsidRDefault="002909AC">
      <w:pPr>
        <w:pStyle w:val="BodyText"/>
        <w:spacing w:before="65" w:line="218" w:lineRule="auto"/>
        <w:ind w:left="890" w:right="83" w:firstLine="199"/>
        <w:jc w:val="both"/>
        <w:rPr>
          <w:rFonts w:ascii="Arial"/>
          <w:b/>
        </w:rPr>
      </w:pPr>
      <w:r>
        <w:rPr>
          <w:color w:val="231F20"/>
        </w:rPr>
        <w:t xml:space="preserve">A claim notice which failed to provide the correct address of the RTM company has been </w:t>
      </w:r>
      <w:proofErr w:type="gramStart"/>
      <w:r>
        <w:rPr>
          <w:color w:val="231F20"/>
        </w:rPr>
        <w:t>held</w:t>
      </w:r>
      <w:proofErr w:type="gramEnd"/>
      <w:r>
        <w:rPr>
          <w:color w:val="231F20"/>
        </w:rPr>
        <w:t xml:space="preserve"> to be invalid.</w:t>
      </w:r>
      <w:r>
        <w:rPr>
          <w:rFonts w:ascii="Arial"/>
          <w:b/>
          <w:color w:val="231F20"/>
          <w:vertAlign w:val="superscript"/>
        </w:rPr>
        <w:t>4</w:t>
      </w:r>
    </w:p>
    <w:p w14:paraId="78556394" w14:textId="77777777" w:rsidR="00180D28" w:rsidRDefault="002909AC">
      <w:pPr>
        <w:pStyle w:val="BodyText"/>
        <w:spacing w:before="4"/>
        <w:rPr>
          <w:rFonts w:ascii="Arial"/>
          <w:b/>
          <w:sz w:val="18"/>
        </w:rPr>
      </w:pPr>
      <w:r>
        <w:rPr>
          <w:rFonts w:ascii="Arial"/>
          <w:b/>
          <w:noProof/>
          <w:sz w:val="18"/>
        </w:rPr>
        <mc:AlternateContent>
          <mc:Choice Requires="wps">
            <w:drawing>
              <wp:anchor distT="0" distB="0" distL="0" distR="0" simplePos="0" relativeHeight="487600640" behindDoc="1" locked="0" layoutInCell="1" allowOverlap="1" wp14:anchorId="78556507" wp14:editId="78556508">
                <wp:simplePos x="0" y="0"/>
                <wp:positionH relativeFrom="page">
                  <wp:posOffset>1708205</wp:posOffset>
                </wp:positionH>
                <wp:positionV relativeFrom="paragraph">
                  <wp:posOffset>149653</wp:posOffset>
                </wp:positionV>
                <wp:extent cx="912494"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4BD5E8" id="Graphic 113" o:spid="_x0000_s1026" style="position:absolute;margin-left:134.5pt;margin-top:11.8pt;width:71.8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" path="m,l912373,e" filled="f" strokecolor="#231f20" strokeweight=".17597mm">
                <v:path arrowok="t"/>
                <w10:wrap type="topAndBottom" anchorx="page"/>
              </v:shape>
            </w:pict>
          </mc:Fallback>
        </mc:AlternateContent>
      </w:r>
    </w:p>
    <w:p w14:paraId="78556395" w14:textId="77777777" w:rsidR="00180D28" w:rsidRDefault="002909AC">
      <w:pPr>
        <w:spacing w:before="76"/>
        <w:ind w:left="1302"/>
        <w:jc w:val="both"/>
        <w:rPr>
          <w:sz w:val="16"/>
        </w:rPr>
      </w:pPr>
      <w:r>
        <w:rPr>
          <w:rFonts w:ascii="Arial"/>
          <w:b/>
          <w:color w:val="231F20"/>
          <w:sz w:val="16"/>
          <w:vertAlign w:val="superscript"/>
        </w:rPr>
        <w:t>9</w:t>
      </w:r>
      <w:r>
        <w:rPr>
          <w:color w:val="231F20"/>
          <w:sz w:val="16"/>
        </w:rPr>
        <w:t>Section</w:t>
      </w:r>
      <w:r>
        <w:rPr>
          <w:color w:val="231F20"/>
          <w:spacing w:val="6"/>
          <w:sz w:val="16"/>
        </w:rPr>
        <w:t xml:space="preserve"> </w:t>
      </w:r>
      <w:r>
        <w:rPr>
          <w:color w:val="231F20"/>
          <w:sz w:val="16"/>
        </w:rPr>
        <w:t>85(5)</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96" w14:textId="77777777" w:rsidR="00180D28" w:rsidRDefault="002909AC">
      <w:pPr>
        <w:spacing w:before="59" w:line="223" w:lineRule="auto"/>
        <w:ind w:left="890" w:right="83" w:firstLine="345"/>
        <w:jc w:val="both"/>
        <w:rPr>
          <w:sz w:val="16"/>
        </w:rPr>
      </w:pPr>
      <w:r>
        <w:rPr>
          <w:rFonts w:ascii="Arial"/>
          <w:b/>
          <w:color w:val="231F20"/>
          <w:sz w:val="16"/>
          <w:vertAlign w:val="superscript"/>
        </w:rPr>
        <w:t>10</w:t>
      </w:r>
      <w:r>
        <w:rPr>
          <w:color w:val="231F20"/>
          <w:sz w:val="16"/>
        </w:rPr>
        <w:t>Section 85(6) of the 2002</w:t>
      </w:r>
      <w:r>
        <w:rPr>
          <w:color w:val="231F20"/>
          <w:spacing w:val="-4"/>
          <w:sz w:val="16"/>
        </w:rPr>
        <w:t xml:space="preserve"> </w:t>
      </w:r>
      <w:r>
        <w:rPr>
          <w:color w:val="231F20"/>
          <w:sz w:val="16"/>
        </w:rPr>
        <w:t>Act; such directions could include fixing a time for service of a counter-notice by the landlord or other party.</w:t>
      </w:r>
    </w:p>
    <w:p w14:paraId="78556397" w14:textId="77777777" w:rsidR="00180D28" w:rsidRDefault="002909AC">
      <w:pPr>
        <w:spacing w:before="61" w:line="223" w:lineRule="auto"/>
        <w:ind w:left="890" w:right="82" w:firstLine="352"/>
        <w:jc w:val="both"/>
        <w:rPr>
          <w:sz w:val="16"/>
        </w:rPr>
      </w:pPr>
      <w:r>
        <w:rPr>
          <w:rFonts w:ascii="Arial" w:hAnsi="Arial"/>
          <w:b/>
          <w:color w:val="231F20"/>
          <w:sz w:val="16"/>
          <w:vertAlign w:val="superscript"/>
        </w:rPr>
        <w:t>11</w:t>
      </w:r>
      <w:r>
        <w:rPr>
          <w:color w:val="231F20"/>
          <w:sz w:val="16"/>
        </w:rPr>
        <w:t>Section 85(7)</w:t>
      </w:r>
      <w:proofErr w:type="gramStart"/>
      <w:r>
        <w:rPr>
          <w:color w:val="231F20"/>
          <w:sz w:val="16"/>
        </w:rPr>
        <w:t>–(</w:t>
      </w:r>
      <w:proofErr w:type="gramEnd"/>
      <w:r>
        <w:rPr>
          <w:color w:val="231F20"/>
          <w:sz w:val="16"/>
        </w:rPr>
        <w:t>8) of the 2002 Act; the need for consent is conditional on some step having been taken to give effect to s.85(6)(a) which regulates the rights and obligations of all persons concerned</w:t>
      </w:r>
      <w:r>
        <w:rPr>
          <w:color w:val="231F20"/>
          <w:spacing w:val="40"/>
          <w:sz w:val="16"/>
        </w:rPr>
        <w:t xml:space="preserve"> </w:t>
      </w:r>
      <w:r>
        <w:rPr>
          <w:color w:val="231F20"/>
          <w:sz w:val="16"/>
        </w:rPr>
        <w:t>once a required recipient has been traced. Curiously the</w:t>
      </w:r>
      <w:r>
        <w:rPr>
          <w:color w:val="231F20"/>
          <w:spacing w:val="-5"/>
          <w:sz w:val="16"/>
        </w:rPr>
        <w:t xml:space="preserve"> </w:t>
      </w:r>
      <w:r>
        <w:rPr>
          <w:color w:val="231F20"/>
          <w:sz w:val="16"/>
        </w:rPr>
        <w:t xml:space="preserve">Act spells out that permission to withdraw an application under s.85 may only be given where it appears just that it should be given by reason of matters coming to the knowledge of the RTM company in consequence of the tracing of the person or </w:t>
      </w:r>
      <w:proofErr w:type="gramStart"/>
      <w:r>
        <w:rPr>
          <w:color w:val="231F20"/>
          <w:sz w:val="16"/>
        </w:rPr>
        <w:t>persons</w:t>
      </w:r>
      <w:proofErr w:type="gramEnd"/>
      <w:r>
        <w:rPr>
          <w:color w:val="231F20"/>
          <w:sz w:val="16"/>
        </w:rPr>
        <w:t xml:space="preserve"> traced: s.85(9) of the 2002 Act.</w:t>
      </w:r>
    </w:p>
    <w:p w14:paraId="78556398" w14:textId="77777777" w:rsidR="00180D28" w:rsidRDefault="002909AC">
      <w:pPr>
        <w:spacing w:before="53"/>
        <w:ind w:left="1235"/>
        <w:jc w:val="both"/>
        <w:rPr>
          <w:sz w:val="16"/>
        </w:rPr>
      </w:pPr>
      <w:r>
        <w:rPr>
          <w:rFonts w:ascii="Arial"/>
          <w:b/>
          <w:color w:val="231F20"/>
          <w:sz w:val="16"/>
          <w:vertAlign w:val="superscript"/>
        </w:rPr>
        <w:t>12</w:t>
      </w:r>
      <w:r>
        <w:rPr>
          <w:rFonts w:ascii="Century Schoolbook"/>
          <w:i/>
          <w:color w:val="231F20"/>
          <w:sz w:val="16"/>
        </w:rPr>
        <w:t>A1</w:t>
      </w:r>
      <w:r>
        <w:rPr>
          <w:rFonts w:ascii="Century Schoolbook"/>
          <w:i/>
          <w:color w:val="231F20"/>
          <w:spacing w:val="3"/>
          <w:sz w:val="16"/>
        </w:rPr>
        <w:t xml:space="preserve"> </w:t>
      </w:r>
      <w:r>
        <w:rPr>
          <w:rFonts w:ascii="Century Schoolbook"/>
          <w:i/>
          <w:color w:val="231F20"/>
          <w:sz w:val="16"/>
        </w:rPr>
        <w:t>Properties</w:t>
      </w:r>
      <w:r>
        <w:rPr>
          <w:rFonts w:ascii="Century Schoolbook"/>
          <w:i/>
          <w:color w:val="231F20"/>
          <w:spacing w:val="4"/>
          <w:sz w:val="16"/>
        </w:rPr>
        <w:t xml:space="preserve"> </w:t>
      </w:r>
      <w:r>
        <w:rPr>
          <w:rFonts w:ascii="Century Schoolbook"/>
          <w:i/>
          <w:color w:val="231F20"/>
          <w:sz w:val="16"/>
        </w:rPr>
        <w:t>(Sunderland)</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Tudor</w:t>
      </w:r>
      <w:r>
        <w:rPr>
          <w:rFonts w:ascii="Century Schoolbook"/>
          <w:i/>
          <w:color w:val="231F20"/>
          <w:spacing w:val="4"/>
          <w:sz w:val="16"/>
        </w:rPr>
        <w:t xml:space="preserve"> </w:t>
      </w:r>
      <w:r>
        <w:rPr>
          <w:rFonts w:ascii="Century Schoolbook"/>
          <w:i/>
          <w:color w:val="231F20"/>
          <w:sz w:val="16"/>
        </w:rPr>
        <w:t>Studios</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[2024]</w:t>
      </w:r>
      <w:r>
        <w:rPr>
          <w:color w:val="231F20"/>
          <w:spacing w:val="4"/>
          <w:sz w:val="16"/>
        </w:rPr>
        <w:t xml:space="preserve"> </w:t>
      </w:r>
      <w:r>
        <w:rPr>
          <w:color w:val="231F20"/>
          <w:sz w:val="16"/>
        </w:rPr>
        <w:t>UKSC</w:t>
      </w:r>
      <w:r>
        <w:rPr>
          <w:color w:val="231F20"/>
          <w:spacing w:val="4"/>
          <w:sz w:val="16"/>
        </w:rPr>
        <w:t xml:space="preserve"> </w:t>
      </w:r>
      <w:r>
        <w:rPr>
          <w:color w:val="231F20"/>
          <w:spacing w:val="-5"/>
          <w:sz w:val="16"/>
        </w:rPr>
        <w:t>27.</w:t>
      </w:r>
    </w:p>
    <w:p w14:paraId="78556399"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31:38]</w:t>
      </w:r>
    </w:p>
    <w:p w14:paraId="7855639A" w14:textId="77777777" w:rsidR="00180D28" w:rsidRDefault="002909AC">
      <w:pPr>
        <w:spacing w:before="78" w:line="223" w:lineRule="auto"/>
        <w:ind w:left="890" w:right="82" w:firstLine="412"/>
        <w:jc w:val="both"/>
        <w:rPr>
          <w:sz w:val="16"/>
        </w:rPr>
      </w:pPr>
      <w:r>
        <w:rPr>
          <w:rFonts w:ascii="Arial" w:hAnsi="Arial"/>
          <w:b/>
          <w:color w:val="231F20"/>
          <w:sz w:val="16"/>
          <w:vertAlign w:val="superscript"/>
        </w:rPr>
        <w:t>1</w:t>
      </w:r>
      <w:r>
        <w:rPr>
          <w:color w:val="231F20"/>
          <w:sz w:val="16"/>
        </w:rPr>
        <w:t xml:space="preserve">Section 81(1) of the 2002 Act. In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14 Stansfield Road RTM Company Ltd </w:t>
      </w:r>
      <w:r>
        <w:rPr>
          <w:color w:val="231F20"/>
          <w:sz w:val="16"/>
        </w:rPr>
        <w:t xml:space="preserve">[2012] UKUT 262 (LC) the Upper Tribunal considered that </w:t>
      </w:r>
      <w:proofErr w:type="gramStart"/>
      <w:r>
        <w:rPr>
          <w:color w:val="231F20"/>
          <w:sz w:val="16"/>
        </w:rPr>
        <w:t>all of</w:t>
      </w:r>
      <w:proofErr w:type="gramEnd"/>
      <w:r>
        <w:rPr>
          <w:color w:val="231F20"/>
          <w:sz w:val="16"/>
        </w:rPr>
        <w:t xml:space="preserve"> the information required by ss.80(2)</w:t>
      </w:r>
      <w:proofErr w:type="gramStart"/>
      <w:r>
        <w:rPr>
          <w:color w:val="231F20"/>
          <w:sz w:val="16"/>
        </w:rPr>
        <w:t>–(</w:t>
      </w:r>
      <w:proofErr w:type="gramEnd"/>
      <w:r>
        <w:rPr>
          <w:color w:val="231F20"/>
          <w:sz w:val="16"/>
        </w:rPr>
        <w:t>7)</w:t>
      </w:r>
      <w:r>
        <w:rPr>
          <w:color w:val="231F20"/>
          <w:spacing w:val="80"/>
          <w:sz w:val="16"/>
        </w:rPr>
        <w:t xml:space="preserve"> </w:t>
      </w:r>
      <w:r>
        <w:rPr>
          <w:color w:val="231F20"/>
          <w:sz w:val="16"/>
        </w:rPr>
        <w:t>were particulars within the scope of s.81(1). The same construction seems likely to apply to s.78(7) of the 2002 Act.</w:t>
      </w:r>
    </w:p>
    <w:p w14:paraId="7855639B" w14:textId="77777777" w:rsidR="00180D28" w:rsidRDefault="002909AC">
      <w:pPr>
        <w:spacing w:before="63" w:line="223" w:lineRule="auto"/>
        <w:ind w:left="890" w:right="82" w:firstLine="412"/>
        <w:jc w:val="both"/>
        <w:rPr>
          <w:sz w:val="16"/>
        </w:rPr>
      </w:pPr>
      <w:r>
        <w:rPr>
          <w:rFonts w:ascii="Arial"/>
          <w:b/>
          <w:color w:val="231F20"/>
          <w:sz w:val="16"/>
          <w:vertAlign w:val="superscript"/>
        </w:rPr>
        <w:t>2</w:t>
      </w:r>
      <w:r>
        <w:rPr>
          <w:rFonts w:ascii="Century Schoolbook"/>
          <w:i/>
          <w:color w:val="231F20"/>
          <w:sz w:val="16"/>
        </w:rPr>
        <w:t xml:space="preserve">Assethold v 14 Stansfield Road RTM Company Ltd </w:t>
      </w:r>
      <w:r>
        <w:rPr>
          <w:color w:val="231F20"/>
          <w:sz w:val="16"/>
        </w:rPr>
        <w:t>[2014] UKUT 262 (LC); the inaccuracy was very limited and amounted to a reference to the 2003 Regulation, rather than the 2010 Regulations (which were in substantially the same form) and to the Companies Act 1985, rather than 2006.</w:t>
      </w:r>
    </w:p>
    <w:p w14:paraId="7855639C" w14:textId="77777777" w:rsidR="00180D28" w:rsidRDefault="002909AC">
      <w:pPr>
        <w:spacing w:before="62" w:line="223" w:lineRule="auto"/>
        <w:ind w:left="890" w:right="83" w:firstLine="412"/>
        <w:jc w:val="both"/>
        <w:rPr>
          <w:sz w:val="16"/>
        </w:rPr>
      </w:pPr>
      <w:r>
        <w:rPr>
          <w:rFonts w:ascii="Arial"/>
          <w:b/>
          <w:color w:val="231F20"/>
          <w:sz w:val="16"/>
          <w:vertAlign w:val="superscript"/>
        </w:rPr>
        <w:t>3</w:t>
      </w:r>
      <w:r>
        <w:rPr>
          <w:rFonts w:ascii="Century Schoolbook"/>
          <w:i/>
          <w:color w:val="231F20"/>
          <w:sz w:val="16"/>
        </w:rPr>
        <w:t xml:space="preserve">18 Langdale Road RTM Company Ltd v </w:t>
      </w:r>
      <w:proofErr w:type="spellStart"/>
      <w:r>
        <w:rPr>
          <w:rFonts w:ascii="Century Schoolbook"/>
          <w:i/>
          <w:color w:val="231F20"/>
          <w:sz w:val="16"/>
        </w:rPr>
        <w:t>Assethold</w:t>
      </w:r>
      <w:proofErr w:type="spellEnd"/>
      <w:r>
        <w:rPr>
          <w:rFonts w:ascii="Century Schoolbook"/>
          <w:i/>
          <w:color w:val="231F20"/>
          <w:sz w:val="16"/>
        </w:rPr>
        <w:t xml:space="preserve"> Ltd </w:t>
      </w:r>
      <w:r>
        <w:rPr>
          <w:color w:val="231F20"/>
          <w:sz w:val="16"/>
        </w:rPr>
        <w:t xml:space="preserve">[2022] UKUT 215 (LC), distinguishing </w:t>
      </w:r>
      <w:r>
        <w:rPr>
          <w:rFonts w:ascii="Century Schoolbook"/>
          <w:i/>
          <w:color w:val="231F20"/>
          <w:sz w:val="16"/>
        </w:rPr>
        <w:t xml:space="preserve">Triplerose Ltd v Mill House RTM Company Ltd </w:t>
      </w:r>
      <w:r>
        <w:rPr>
          <w:color w:val="231F20"/>
          <w:sz w:val="16"/>
        </w:rPr>
        <w:t xml:space="preserve">[2016] UKUT 80 (LC) in which the omission of </w:t>
      </w:r>
      <w:proofErr w:type="gramStart"/>
      <w:r>
        <w:rPr>
          <w:color w:val="231F20"/>
          <w:sz w:val="16"/>
        </w:rPr>
        <w:t>all of</w:t>
      </w:r>
      <w:proofErr w:type="gramEnd"/>
      <w:r>
        <w:rPr>
          <w:color w:val="231F20"/>
          <w:spacing w:val="40"/>
          <w:sz w:val="16"/>
        </w:rPr>
        <w:t xml:space="preserve"> </w:t>
      </w:r>
      <w:r>
        <w:rPr>
          <w:color w:val="231F20"/>
          <w:sz w:val="16"/>
        </w:rPr>
        <w:t>the notes to a notice of invitation to participate invalidated the notice.</w:t>
      </w:r>
    </w:p>
    <w:p w14:paraId="7855639D" w14:textId="77777777" w:rsidR="00180D28" w:rsidRDefault="002909AC">
      <w:pPr>
        <w:spacing w:before="51"/>
        <w:ind w:left="1302"/>
        <w:jc w:val="both"/>
        <w:rPr>
          <w:sz w:val="16"/>
        </w:rPr>
      </w:pPr>
      <w:r>
        <w:rPr>
          <w:rFonts w:ascii="Arial"/>
          <w:b/>
          <w:color w:val="231F20"/>
          <w:sz w:val="16"/>
          <w:vertAlign w:val="superscript"/>
        </w:rPr>
        <w:t>4</w:t>
      </w:r>
      <w:r>
        <w:rPr>
          <w:rFonts w:ascii="Century Schoolbook"/>
          <w:i/>
          <w:color w:val="231F20"/>
          <w:sz w:val="16"/>
        </w:rPr>
        <w:t>Assethold</w:t>
      </w:r>
      <w:r>
        <w:rPr>
          <w:rFonts w:ascii="Century Schoolbook"/>
          <w:i/>
          <w:color w:val="231F20"/>
          <w:spacing w:val="2"/>
          <w:sz w:val="16"/>
        </w:rPr>
        <w:t xml:space="preserve"> </w:t>
      </w:r>
      <w:r>
        <w:rPr>
          <w:rFonts w:ascii="Century Schoolbook"/>
          <w:i/>
          <w:color w:val="231F20"/>
          <w:sz w:val="16"/>
        </w:rPr>
        <w:t>Ltd</w:t>
      </w:r>
      <w:r>
        <w:rPr>
          <w:rFonts w:ascii="Century Schoolbook"/>
          <w:i/>
          <w:color w:val="231F20"/>
          <w:spacing w:val="2"/>
          <w:sz w:val="16"/>
        </w:rPr>
        <w:t xml:space="preserve"> </w:t>
      </w:r>
      <w:r>
        <w:rPr>
          <w:rFonts w:ascii="Century Schoolbook"/>
          <w:i/>
          <w:color w:val="231F20"/>
          <w:sz w:val="16"/>
        </w:rPr>
        <w:t>v</w:t>
      </w:r>
      <w:r>
        <w:rPr>
          <w:rFonts w:ascii="Century Schoolbook"/>
          <w:i/>
          <w:color w:val="231F20"/>
          <w:spacing w:val="2"/>
          <w:sz w:val="16"/>
        </w:rPr>
        <w:t xml:space="preserve"> </w:t>
      </w:r>
      <w:r>
        <w:rPr>
          <w:rFonts w:ascii="Century Schoolbook"/>
          <w:i/>
          <w:color w:val="231F20"/>
          <w:sz w:val="16"/>
        </w:rPr>
        <w:t>15</w:t>
      </w:r>
      <w:r>
        <w:rPr>
          <w:rFonts w:ascii="Century Schoolbook"/>
          <w:i/>
          <w:color w:val="231F20"/>
          <w:spacing w:val="2"/>
          <w:sz w:val="16"/>
        </w:rPr>
        <w:t xml:space="preserve"> </w:t>
      </w:r>
      <w:r>
        <w:rPr>
          <w:rFonts w:ascii="Century Schoolbook"/>
          <w:i/>
          <w:color w:val="231F20"/>
          <w:sz w:val="16"/>
        </w:rPr>
        <w:t>Yonge</w:t>
      </w:r>
      <w:r>
        <w:rPr>
          <w:rFonts w:ascii="Century Schoolbook"/>
          <w:i/>
          <w:color w:val="231F20"/>
          <w:spacing w:val="2"/>
          <w:sz w:val="16"/>
        </w:rPr>
        <w:t xml:space="preserve"> </w:t>
      </w:r>
      <w:r>
        <w:rPr>
          <w:rFonts w:ascii="Century Schoolbook"/>
          <w:i/>
          <w:color w:val="231F20"/>
          <w:sz w:val="16"/>
        </w:rPr>
        <w:t>Park</w:t>
      </w:r>
      <w:r>
        <w:rPr>
          <w:rFonts w:ascii="Century Schoolbook"/>
          <w:i/>
          <w:color w:val="231F20"/>
          <w:spacing w:val="2"/>
          <w:sz w:val="16"/>
        </w:rPr>
        <w:t xml:space="preserve"> </w:t>
      </w:r>
      <w:r>
        <w:rPr>
          <w:rFonts w:ascii="Century Schoolbook"/>
          <w:i/>
          <w:color w:val="231F20"/>
          <w:sz w:val="16"/>
        </w:rPr>
        <w:t>RTM</w:t>
      </w:r>
      <w:r>
        <w:rPr>
          <w:rFonts w:ascii="Century Schoolbook"/>
          <w:i/>
          <w:color w:val="231F20"/>
          <w:spacing w:val="2"/>
          <w:sz w:val="16"/>
        </w:rPr>
        <w:t xml:space="preserve"> </w:t>
      </w:r>
      <w:r>
        <w:rPr>
          <w:rFonts w:ascii="Century Schoolbook"/>
          <w:i/>
          <w:color w:val="231F20"/>
          <w:sz w:val="16"/>
        </w:rPr>
        <w:t>Company</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2"/>
          <w:sz w:val="16"/>
        </w:rPr>
        <w:t xml:space="preserve"> </w:t>
      </w:r>
      <w:r>
        <w:rPr>
          <w:color w:val="231F20"/>
          <w:sz w:val="16"/>
        </w:rPr>
        <w:t>[2011]</w:t>
      </w:r>
      <w:r>
        <w:rPr>
          <w:color w:val="231F20"/>
          <w:spacing w:val="2"/>
          <w:sz w:val="16"/>
        </w:rPr>
        <w:t xml:space="preserve"> </w:t>
      </w:r>
      <w:r>
        <w:rPr>
          <w:color w:val="231F20"/>
          <w:sz w:val="16"/>
        </w:rPr>
        <w:t>UKUT</w:t>
      </w:r>
      <w:r>
        <w:rPr>
          <w:color w:val="231F20"/>
          <w:spacing w:val="2"/>
          <w:sz w:val="16"/>
        </w:rPr>
        <w:t xml:space="preserve"> </w:t>
      </w:r>
      <w:r>
        <w:rPr>
          <w:color w:val="231F20"/>
          <w:sz w:val="16"/>
        </w:rPr>
        <w:t>379</w:t>
      </w:r>
      <w:r>
        <w:rPr>
          <w:color w:val="231F20"/>
          <w:spacing w:val="2"/>
          <w:sz w:val="16"/>
        </w:rPr>
        <w:t xml:space="preserve"> </w:t>
      </w:r>
      <w:r>
        <w:rPr>
          <w:color w:val="231F20"/>
          <w:spacing w:val="-2"/>
          <w:sz w:val="16"/>
        </w:rPr>
        <w:t>(LC).</w:t>
      </w:r>
    </w:p>
    <w:p w14:paraId="7855639E" w14:textId="77777777" w:rsidR="00180D28" w:rsidRDefault="00180D28">
      <w:pPr>
        <w:jc w:val="both"/>
        <w:rPr>
          <w:sz w:val="16"/>
        </w:rPr>
        <w:sectPr w:rsidR="00180D28">
          <w:pgSz w:w="12240" w:h="15840"/>
          <w:pgMar w:top="2080" w:right="1800" w:bottom="2100" w:left="1800" w:header="1889" w:footer="1911" w:gutter="0"/>
          <w:cols w:space="720"/>
        </w:sectPr>
      </w:pPr>
    </w:p>
    <w:p w14:paraId="7855639F" w14:textId="77777777" w:rsidR="00180D28" w:rsidRDefault="002909AC">
      <w:pPr>
        <w:pStyle w:val="Heading1"/>
        <w:spacing w:before="199"/>
        <w:ind w:left="39"/>
      </w:pPr>
      <w:r>
        <w:rPr>
          <w:color w:val="231F20"/>
        </w:rPr>
        <w:lastRenderedPageBreak/>
        <w:t>§</w:t>
      </w:r>
      <w:r>
        <w:rPr>
          <w:color w:val="231F20"/>
          <w:spacing w:val="-5"/>
        </w:rPr>
        <w:t xml:space="preserve"> </w:t>
      </w:r>
      <w:proofErr w:type="gramStart"/>
      <w:r>
        <w:rPr>
          <w:color w:val="231F20"/>
        </w:rPr>
        <w:t>31:39</w:t>
      </w:r>
      <w:r>
        <w:rPr>
          <w:color w:val="231F20"/>
          <w:spacing w:val="37"/>
        </w:rPr>
        <w:t xml:space="preserve">  </w:t>
      </w:r>
      <w:r>
        <w:rPr>
          <w:color w:val="231F20"/>
        </w:rPr>
        <w:t>Failure</w:t>
      </w:r>
      <w:proofErr w:type="gramEnd"/>
      <w:r>
        <w:rPr>
          <w:color w:val="231F20"/>
          <w:spacing w:val="6"/>
        </w:rPr>
        <w:t xml:space="preserve"> </w:t>
      </w:r>
      <w:r>
        <w:rPr>
          <w:color w:val="231F20"/>
        </w:rPr>
        <w:t>to</w:t>
      </w:r>
      <w:r>
        <w:rPr>
          <w:color w:val="231F20"/>
          <w:spacing w:val="5"/>
        </w:rPr>
        <w:t xml:space="preserve"> </w:t>
      </w:r>
      <w:r>
        <w:rPr>
          <w:color w:val="231F20"/>
        </w:rPr>
        <w:t>serve</w:t>
      </w:r>
      <w:r>
        <w:rPr>
          <w:color w:val="231F20"/>
          <w:spacing w:val="6"/>
        </w:rPr>
        <w:t xml:space="preserve"> </w:t>
      </w:r>
      <w:r>
        <w:rPr>
          <w:color w:val="231F20"/>
        </w:rPr>
        <w:t>a</w:t>
      </w:r>
      <w:r>
        <w:rPr>
          <w:color w:val="231F20"/>
          <w:spacing w:val="6"/>
        </w:rPr>
        <w:t xml:space="preserve"> </w:t>
      </w:r>
      <w:r>
        <w:rPr>
          <w:color w:val="231F20"/>
        </w:rPr>
        <w:t>claim</w:t>
      </w:r>
      <w:r>
        <w:rPr>
          <w:color w:val="231F20"/>
          <w:spacing w:val="6"/>
        </w:rPr>
        <w:t xml:space="preserve"> </w:t>
      </w:r>
      <w:r>
        <w:rPr>
          <w:color w:val="231F20"/>
          <w:spacing w:val="-2"/>
        </w:rPr>
        <w:t>notice</w:t>
      </w:r>
    </w:p>
    <w:p w14:paraId="785563A0" w14:textId="77777777" w:rsidR="00180D28" w:rsidRDefault="002909AC">
      <w:pPr>
        <w:pStyle w:val="BodyText"/>
        <w:spacing w:before="127" w:line="218" w:lineRule="auto"/>
        <w:ind w:left="39" w:right="933" w:firstLine="199"/>
        <w:jc w:val="both"/>
        <w:rPr>
          <w:rFonts w:ascii="Arial"/>
          <w:b/>
        </w:rPr>
      </w:pPr>
      <w:r>
        <w:rPr>
          <w:color w:val="231F20"/>
        </w:rPr>
        <w:t xml:space="preserve">The saving provision in s.81 in favour of a claim notice which contains an </w:t>
      </w:r>
      <w:proofErr w:type="spellStart"/>
      <w:proofErr w:type="gramStart"/>
      <w:r>
        <w:rPr>
          <w:color w:val="231F20"/>
        </w:rPr>
        <w:t>inac</w:t>
      </w:r>
      <w:proofErr w:type="spellEnd"/>
      <w:r>
        <w:rPr>
          <w:color w:val="231F20"/>
        </w:rPr>
        <w:t>-curacy</w:t>
      </w:r>
      <w:proofErr w:type="gramEnd"/>
      <w:r>
        <w:rPr>
          <w:color w:val="231F20"/>
        </w:rPr>
        <w:t xml:space="preserve"> does not mean that procedural failures of other types are necessarily fatal to the acquisition of the right to manage.</w:t>
      </w:r>
      <w:r>
        <w:rPr>
          <w:rFonts w:ascii="Arial"/>
          <w:b/>
          <w:color w:val="231F20"/>
          <w:vertAlign w:val="superscript"/>
        </w:rPr>
        <w:t>1</w:t>
      </w:r>
    </w:p>
    <w:p w14:paraId="785563A1" w14:textId="77777777" w:rsidR="00180D28" w:rsidRDefault="002909AC">
      <w:pPr>
        <w:pStyle w:val="BodyText"/>
        <w:spacing w:before="52" w:line="218" w:lineRule="auto"/>
        <w:ind w:left="39" w:right="935" w:firstLine="199"/>
        <w:jc w:val="both"/>
      </w:pPr>
      <w:r>
        <w:rPr>
          <w:color w:val="231F20"/>
        </w:rPr>
        <w:t>The Supreme Court has explained that, where the consequence of a failure to follow the procedures for acquiring the right to manage are not stated in the 2002 Act</w:t>
      </w:r>
      <w:r>
        <w:rPr>
          <w:rFonts w:ascii="Arial" w:hAnsi="Arial"/>
          <w:b/>
          <w:color w:val="231F20"/>
          <w:vertAlign w:val="superscript"/>
        </w:rPr>
        <w:t>2</w:t>
      </w:r>
      <w:r>
        <w:rPr>
          <w:rFonts w:ascii="Arial" w:hAnsi="Arial"/>
          <w:b/>
          <w:color w:val="231F20"/>
        </w:rPr>
        <w:t xml:space="preserve"> </w:t>
      </w:r>
      <w:r>
        <w:rPr>
          <w:color w:val="231F20"/>
        </w:rPr>
        <w:t>an evaluative approach is required when considering whether a procedural failure (such as a failure to serve a claim notice) has the effect of invalidating the process.</w:t>
      </w:r>
      <w:r>
        <w:rPr>
          <w:rFonts w:ascii="Arial" w:hAnsi="Arial"/>
          <w:b/>
          <w:color w:val="231F20"/>
          <w:vertAlign w:val="superscript"/>
        </w:rPr>
        <w:t>3</w:t>
      </w:r>
      <w:r>
        <w:rPr>
          <w:rFonts w:ascii="Arial" w:hAnsi="Arial"/>
          <w:b/>
          <w:color w:val="231F20"/>
        </w:rPr>
        <w:t xml:space="preserve"> </w:t>
      </w:r>
      <w:r>
        <w:rPr>
          <w:color w:val="231F20"/>
        </w:rPr>
        <w:t>The correct question is whether a relevant party has been deprived of a significant opportunity to have their opposition to the acquisition of the right to manage considered, having regard to (a) the objections they could have raised and would have wished to raise and (b) whether, despite the procedural omission, they in fact had the opportunity to have their objections considered. If there was no substantive objection which they could have raised or would have wished to raise, the transfer of the right to manage will be effective notwithstanding the omission. If their objection has in fact been considered in the process, even though the claim notice was not served at the proper time, again they will have lost nothing of significance so far as the regime is concerned and the inference as to Parliament’s intention is the same.</w:t>
      </w:r>
    </w:p>
    <w:p w14:paraId="785563A2" w14:textId="77777777" w:rsidR="00180D28" w:rsidRDefault="002909AC">
      <w:pPr>
        <w:pStyle w:val="BodyText"/>
        <w:spacing w:before="61" w:line="218" w:lineRule="auto"/>
        <w:ind w:left="39" w:right="933" w:firstLine="199"/>
        <w:jc w:val="both"/>
        <w:rPr>
          <w:rFonts w:ascii="Arial"/>
          <w:b/>
        </w:rPr>
      </w:pPr>
      <w:r>
        <w:rPr>
          <w:color w:val="231F20"/>
        </w:rPr>
        <w:t xml:space="preserve">Landlords who have been properly served with a claim notice have no right to object to the making of a transfer order on the grounds of some procedural </w:t>
      </w:r>
      <w:proofErr w:type="spellStart"/>
      <w:r>
        <w:rPr>
          <w:color w:val="231F20"/>
        </w:rPr>
        <w:t>omis-sion</w:t>
      </w:r>
      <w:proofErr w:type="spellEnd"/>
      <w:r>
        <w:rPr>
          <w:color w:val="231F20"/>
        </w:rPr>
        <w:t xml:space="preserve"> which does not affect them if the party directly affected by the omission has chosen not to complain about it. If a party with a potentially valid substantive objection has not been properly served with a claim notice and has been left out of the process, they have a right to apply to the High Court for a determination that the right to manage has not been acquired.</w:t>
      </w:r>
      <w:r>
        <w:rPr>
          <w:rFonts w:ascii="Arial"/>
          <w:b/>
          <w:color w:val="231F20"/>
          <w:vertAlign w:val="superscript"/>
        </w:rPr>
        <w:t>4</w:t>
      </w:r>
    </w:p>
    <w:p w14:paraId="785563A3" w14:textId="77777777" w:rsidR="00180D28" w:rsidRDefault="002909AC">
      <w:pPr>
        <w:pStyle w:val="BodyText"/>
        <w:spacing w:before="65" w:line="218" w:lineRule="auto"/>
        <w:ind w:left="39" w:right="933" w:firstLine="199"/>
        <w:jc w:val="both"/>
        <w:rPr>
          <w:rFonts w:ascii="Arial"/>
          <w:b/>
        </w:rPr>
      </w:pPr>
      <w:r>
        <w:rPr>
          <w:color w:val="231F20"/>
        </w:rPr>
        <w:t>Adopting a different approach, the Court of Appeal had found that the right to manage had been acquired where an intermediate landlord which had no manage-</w:t>
      </w:r>
      <w:proofErr w:type="spellStart"/>
      <w:r>
        <w:rPr>
          <w:color w:val="231F20"/>
        </w:rPr>
        <w:t>ment</w:t>
      </w:r>
      <w:proofErr w:type="spellEnd"/>
      <w:r>
        <w:rPr>
          <w:color w:val="231F20"/>
        </w:rPr>
        <w:t xml:space="preserve"> responsibilities was not given a claim notice.</w:t>
      </w:r>
      <w:r>
        <w:rPr>
          <w:rFonts w:ascii="Arial"/>
          <w:b/>
          <w:color w:val="231F20"/>
          <w:vertAlign w:val="superscript"/>
        </w:rPr>
        <w:t>5</w:t>
      </w:r>
      <w:r>
        <w:rPr>
          <w:rFonts w:ascii="Arial"/>
          <w:b/>
          <w:color w:val="231F20"/>
        </w:rPr>
        <w:t xml:space="preserve"> </w:t>
      </w:r>
      <w:r>
        <w:rPr>
          <w:color w:val="231F20"/>
        </w:rPr>
        <w:t xml:space="preserve">The Supreme Court has not fully endorsed the route taken by the Court of Appeal and instead has emphasised the ordinary expectation that any person whose property or contract rights are to be taken away or subject to significant qualification should have a fair right to raise any arguments of substance they may have to oppose that outcome. Where a management company was not </w:t>
      </w:r>
      <w:proofErr w:type="gramStart"/>
      <w:r>
        <w:rPr>
          <w:color w:val="231F20"/>
        </w:rPr>
        <w:t>serve</w:t>
      </w:r>
      <w:proofErr w:type="gramEnd"/>
      <w:r>
        <w:rPr>
          <w:color w:val="231F20"/>
        </w:rPr>
        <w:t xml:space="preserve"> with a claim notice, but that omission was fully</w:t>
      </w:r>
      <w:r>
        <w:rPr>
          <w:color w:val="231F20"/>
          <w:spacing w:val="1"/>
        </w:rPr>
        <w:t xml:space="preserve"> </w:t>
      </w:r>
      <w:r>
        <w:rPr>
          <w:color w:val="231F20"/>
        </w:rPr>
        <w:t>considered</w:t>
      </w:r>
      <w:r>
        <w:rPr>
          <w:color w:val="231F20"/>
          <w:spacing w:val="1"/>
        </w:rPr>
        <w:t xml:space="preserve"> </w:t>
      </w:r>
      <w:r>
        <w:rPr>
          <w:color w:val="231F20"/>
        </w:rPr>
        <w:t>by</w:t>
      </w:r>
      <w:r>
        <w:rPr>
          <w:color w:val="231F20"/>
          <w:spacing w:val="2"/>
        </w:rPr>
        <w:t xml:space="preserve"> </w:t>
      </w:r>
      <w:r>
        <w:rPr>
          <w:color w:val="231F20"/>
        </w:rPr>
        <w:t>the</w:t>
      </w:r>
      <w:r>
        <w:rPr>
          <w:color w:val="231F20"/>
          <w:spacing w:val="1"/>
        </w:rPr>
        <w:t xml:space="preserve"> </w:t>
      </w:r>
      <w:r>
        <w:rPr>
          <w:color w:val="231F20"/>
        </w:rPr>
        <w:t>tribunal,</w:t>
      </w:r>
      <w:r>
        <w:rPr>
          <w:color w:val="231F20"/>
          <w:spacing w:val="2"/>
        </w:rPr>
        <w:t xml:space="preserve"> </w:t>
      </w:r>
      <w:r>
        <w:rPr>
          <w:color w:val="231F20"/>
        </w:rPr>
        <w:t>the</w:t>
      </w:r>
      <w:r>
        <w:rPr>
          <w:color w:val="231F20"/>
          <w:spacing w:val="1"/>
        </w:rPr>
        <w:t xml:space="preserve"> </w:t>
      </w:r>
      <w:r>
        <w:rPr>
          <w:color w:val="231F20"/>
        </w:rPr>
        <w:t>transfer</w:t>
      </w:r>
      <w:r>
        <w:rPr>
          <w:color w:val="231F20"/>
          <w:spacing w:val="1"/>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rPr>
        <w:t>right</w:t>
      </w:r>
      <w:r>
        <w:rPr>
          <w:color w:val="231F20"/>
          <w:spacing w:val="1"/>
        </w:rPr>
        <w:t xml:space="preserve"> </w:t>
      </w:r>
      <w:r>
        <w:rPr>
          <w:color w:val="231F20"/>
        </w:rPr>
        <w:t>to</w:t>
      </w:r>
      <w:r>
        <w:rPr>
          <w:color w:val="231F20"/>
          <w:spacing w:val="2"/>
        </w:rPr>
        <w:t xml:space="preserve"> </w:t>
      </w:r>
      <w:r>
        <w:rPr>
          <w:color w:val="231F20"/>
        </w:rPr>
        <w:t>manage</w:t>
      </w:r>
      <w:r>
        <w:rPr>
          <w:color w:val="231F20"/>
          <w:spacing w:val="1"/>
        </w:rPr>
        <w:t xml:space="preserve"> </w:t>
      </w:r>
      <w:r>
        <w:rPr>
          <w:color w:val="231F20"/>
        </w:rPr>
        <w:t>was</w:t>
      </w:r>
      <w:r>
        <w:rPr>
          <w:color w:val="231F20"/>
          <w:spacing w:val="2"/>
        </w:rPr>
        <w:t xml:space="preserve"> </w:t>
      </w:r>
      <w:r>
        <w:rPr>
          <w:color w:val="231F20"/>
          <w:spacing w:val="-2"/>
        </w:rPr>
        <w:t>effective.</w:t>
      </w:r>
      <w:r>
        <w:rPr>
          <w:rFonts w:ascii="Arial"/>
          <w:b/>
          <w:color w:val="231F20"/>
          <w:spacing w:val="-2"/>
          <w:vertAlign w:val="superscript"/>
        </w:rPr>
        <w:t>6</w:t>
      </w:r>
    </w:p>
    <w:p w14:paraId="785563A4" w14:textId="77777777" w:rsidR="00180D28" w:rsidRDefault="002909AC">
      <w:pPr>
        <w:pStyle w:val="Heading1"/>
        <w:spacing w:before="228"/>
        <w:ind w:left="39"/>
      </w:pPr>
      <w:r>
        <w:rPr>
          <w:color w:val="231F20"/>
        </w:rPr>
        <w:t>§</w:t>
      </w:r>
      <w:r>
        <w:rPr>
          <w:color w:val="231F20"/>
          <w:spacing w:val="-6"/>
        </w:rPr>
        <w:t xml:space="preserve"> </w:t>
      </w:r>
      <w:proofErr w:type="gramStart"/>
      <w:r>
        <w:rPr>
          <w:color w:val="231F20"/>
        </w:rPr>
        <w:t>31:40</w:t>
      </w:r>
      <w:r>
        <w:rPr>
          <w:color w:val="231F20"/>
          <w:spacing w:val="35"/>
        </w:rPr>
        <w:t xml:space="preserve">  </w:t>
      </w:r>
      <w:r>
        <w:rPr>
          <w:color w:val="231F20"/>
        </w:rPr>
        <w:t>Claim</w:t>
      </w:r>
      <w:proofErr w:type="gramEnd"/>
      <w:r>
        <w:rPr>
          <w:color w:val="231F20"/>
          <w:spacing w:val="4"/>
        </w:rPr>
        <w:t xml:space="preserve"> </w:t>
      </w:r>
      <w:r>
        <w:rPr>
          <w:color w:val="231F20"/>
        </w:rPr>
        <w:t>notice:</w:t>
      </w:r>
      <w:r>
        <w:rPr>
          <w:color w:val="231F20"/>
          <w:spacing w:val="5"/>
        </w:rPr>
        <w:t xml:space="preserve"> </w:t>
      </w:r>
      <w:r>
        <w:rPr>
          <w:color w:val="231F20"/>
        </w:rPr>
        <w:t>Consequence</w:t>
      </w:r>
      <w:r>
        <w:rPr>
          <w:color w:val="231F20"/>
          <w:spacing w:val="5"/>
        </w:rPr>
        <w:t xml:space="preserve"> </w:t>
      </w:r>
      <w:r>
        <w:rPr>
          <w:color w:val="231F20"/>
        </w:rPr>
        <w:t>of</w:t>
      </w:r>
      <w:r>
        <w:rPr>
          <w:color w:val="231F20"/>
          <w:spacing w:val="4"/>
        </w:rPr>
        <w:t xml:space="preserve"> </w:t>
      </w:r>
      <w:r>
        <w:rPr>
          <w:color w:val="231F20"/>
          <w:spacing w:val="-2"/>
        </w:rPr>
        <w:t>service</w:t>
      </w:r>
    </w:p>
    <w:p w14:paraId="785563A5" w14:textId="77777777" w:rsidR="00180D28" w:rsidRDefault="002909AC">
      <w:pPr>
        <w:pStyle w:val="BodyText"/>
        <w:spacing w:before="136" w:line="218" w:lineRule="auto"/>
        <w:ind w:left="39" w:right="933" w:firstLine="199"/>
        <w:jc w:val="both"/>
      </w:pPr>
      <w:r>
        <w:rPr>
          <w:color w:val="231F20"/>
        </w:rPr>
        <w:t>Unless a valid counter-notice is served the consequence of service of a valid</w:t>
      </w:r>
      <w:r>
        <w:rPr>
          <w:color w:val="231F20"/>
          <w:spacing w:val="40"/>
        </w:rPr>
        <w:t xml:space="preserve"> </w:t>
      </w:r>
      <w:r>
        <w:rPr>
          <w:color w:val="231F20"/>
        </w:rPr>
        <w:t>claim</w:t>
      </w:r>
      <w:r>
        <w:rPr>
          <w:color w:val="231F20"/>
          <w:spacing w:val="43"/>
        </w:rPr>
        <w:t xml:space="preserve"> </w:t>
      </w:r>
      <w:r>
        <w:rPr>
          <w:color w:val="231F20"/>
        </w:rPr>
        <w:t>notice</w:t>
      </w:r>
      <w:r>
        <w:rPr>
          <w:color w:val="231F20"/>
          <w:spacing w:val="43"/>
        </w:rPr>
        <w:t xml:space="preserve"> </w:t>
      </w:r>
      <w:r>
        <w:rPr>
          <w:color w:val="231F20"/>
        </w:rPr>
        <w:t>by</w:t>
      </w:r>
      <w:r>
        <w:rPr>
          <w:color w:val="231F20"/>
          <w:spacing w:val="43"/>
        </w:rPr>
        <w:t xml:space="preserve"> </w:t>
      </w:r>
      <w:r>
        <w:rPr>
          <w:color w:val="231F20"/>
        </w:rPr>
        <w:t>a</w:t>
      </w:r>
      <w:r>
        <w:rPr>
          <w:color w:val="231F20"/>
          <w:spacing w:val="43"/>
        </w:rPr>
        <w:t xml:space="preserve"> </w:t>
      </w:r>
      <w:r>
        <w:rPr>
          <w:color w:val="231F20"/>
        </w:rPr>
        <w:t>properly</w:t>
      </w:r>
      <w:r>
        <w:rPr>
          <w:color w:val="231F20"/>
          <w:spacing w:val="43"/>
        </w:rPr>
        <w:t xml:space="preserve"> </w:t>
      </w:r>
      <w:r>
        <w:rPr>
          <w:color w:val="231F20"/>
        </w:rPr>
        <w:t>constituted</w:t>
      </w:r>
      <w:r>
        <w:rPr>
          <w:color w:val="231F20"/>
          <w:spacing w:val="43"/>
        </w:rPr>
        <w:t xml:space="preserve"> </w:t>
      </w:r>
      <w:r>
        <w:rPr>
          <w:color w:val="231F20"/>
        </w:rPr>
        <w:t>RTM</w:t>
      </w:r>
      <w:r>
        <w:rPr>
          <w:color w:val="231F20"/>
          <w:spacing w:val="44"/>
        </w:rPr>
        <w:t xml:space="preserve"> </w:t>
      </w:r>
      <w:r>
        <w:rPr>
          <w:color w:val="231F20"/>
        </w:rPr>
        <w:t>company</w:t>
      </w:r>
      <w:r>
        <w:rPr>
          <w:color w:val="231F20"/>
          <w:spacing w:val="43"/>
        </w:rPr>
        <w:t xml:space="preserve"> </w:t>
      </w:r>
      <w:r>
        <w:rPr>
          <w:color w:val="231F20"/>
        </w:rPr>
        <w:t>on</w:t>
      </w:r>
      <w:r>
        <w:rPr>
          <w:color w:val="231F20"/>
          <w:spacing w:val="43"/>
        </w:rPr>
        <w:t xml:space="preserve"> </w:t>
      </w:r>
      <w:r>
        <w:rPr>
          <w:color w:val="231F20"/>
        </w:rPr>
        <w:t>all</w:t>
      </w:r>
      <w:r>
        <w:rPr>
          <w:color w:val="231F20"/>
          <w:spacing w:val="43"/>
        </w:rPr>
        <w:t xml:space="preserve"> </w:t>
      </w:r>
      <w:r>
        <w:rPr>
          <w:color w:val="231F20"/>
        </w:rPr>
        <w:t>those</w:t>
      </w:r>
      <w:r>
        <w:rPr>
          <w:color w:val="231F20"/>
          <w:spacing w:val="43"/>
        </w:rPr>
        <w:t xml:space="preserve"> </w:t>
      </w:r>
      <w:r>
        <w:rPr>
          <w:color w:val="231F20"/>
        </w:rPr>
        <w:t>required</w:t>
      </w:r>
      <w:r>
        <w:rPr>
          <w:color w:val="231F20"/>
          <w:spacing w:val="43"/>
        </w:rPr>
        <w:t xml:space="preserve"> </w:t>
      </w:r>
      <w:r>
        <w:rPr>
          <w:color w:val="231F20"/>
          <w:spacing w:val="-5"/>
        </w:rPr>
        <w:t>to</w:t>
      </w:r>
    </w:p>
    <w:p w14:paraId="785563A6" w14:textId="77777777" w:rsidR="00180D28" w:rsidRDefault="002909AC">
      <w:pPr>
        <w:pStyle w:val="BodyText"/>
        <w:spacing w:before="8"/>
        <w:rPr>
          <w:sz w:val="17"/>
        </w:rPr>
      </w:pPr>
      <w:r>
        <w:rPr>
          <w:noProof/>
          <w:sz w:val="17"/>
        </w:rPr>
        <mc:AlternateContent>
          <mc:Choice Requires="wps">
            <w:drawing>
              <wp:anchor distT="0" distB="0" distL="0" distR="0" simplePos="0" relativeHeight="487601152" behindDoc="1" locked="0" layoutInCell="1" allowOverlap="1" wp14:anchorId="78556509" wp14:editId="7855650A">
                <wp:simplePos x="0" y="0"/>
                <wp:positionH relativeFrom="page">
                  <wp:posOffset>1168199</wp:posOffset>
                </wp:positionH>
                <wp:positionV relativeFrom="paragraph">
                  <wp:posOffset>150245</wp:posOffset>
                </wp:positionV>
                <wp:extent cx="912494"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58BD9DC" id="Graphic 121" o:spid="_x0000_s1026" style="position:absolute;margin-left:92pt;margin-top:11.85pt;width:71.8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3A7"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31:39]</w:t>
      </w:r>
    </w:p>
    <w:p w14:paraId="785563A8" w14:textId="77777777" w:rsidR="00180D28" w:rsidRDefault="002909AC">
      <w:pPr>
        <w:spacing w:before="67"/>
        <w:ind w:left="452"/>
        <w:jc w:val="both"/>
        <w:rPr>
          <w:sz w:val="16"/>
        </w:rPr>
      </w:pPr>
      <w:r>
        <w:rPr>
          <w:rFonts w:ascii="Arial"/>
          <w:b/>
          <w:color w:val="231F20"/>
          <w:sz w:val="16"/>
          <w:vertAlign w:val="superscript"/>
        </w:rPr>
        <w:t>1</w:t>
      </w:r>
      <w:r>
        <w:rPr>
          <w:rFonts w:ascii="Century Schoolbook"/>
          <w:i/>
          <w:color w:val="231F20"/>
          <w:sz w:val="16"/>
        </w:rPr>
        <w:t>A1</w:t>
      </w:r>
      <w:r>
        <w:rPr>
          <w:rFonts w:ascii="Century Schoolbook"/>
          <w:i/>
          <w:color w:val="231F20"/>
          <w:spacing w:val="3"/>
          <w:sz w:val="16"/>
        </w:rPr>
        <w:t xml:space="preserve"> </w:t>
      </w:r>
      <w:r>
        <w:rPr>
          <w:rFonts w:ascii="Century Schoolbook"/>
          <w:i/>
          <w:color w:val="231F20"/>
          <w:sz w:val="16"/>
        </w:rPr>
        <w:t>Properties</w:t>
      </w:r>
      <w:r>
        <w:rPr>
          <w:rFonts w:ascii="Century Schoolbook"/>
          <w:i/>
          <w:color w:val="231F20"/>
          <w:spacing w:val="2"/>
          <w:sz w:val="16"/>
        </w:rPr>
        <w:t xml:space="preserve"> </w:t>
      </w:r>
      <w:r>
        <w:rPr>
          <w:rFonts w:ascii="Century Schoolbook"/>
          <w:i/>
          <w:color w:val="231F20"/>
          <w:sz w:val="16"/>
        </w:rPr>
        <w:t>(Sunderland)</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Tudor</w:t>
      </w:r>
      <w:r>
        <w:rPr>
          <w:rFonts w:ascii="Century Schoolbook"/>
          <w:i/>
          <w:color w:val="231F20"/>
          <w:spacing w:val="3"/>
          <w:sz w:val="16"/>
        </w:rPr>
        <w:t xml:space="preserve"> </w:t>
      </w:r>
      <w:r>
        <w:rPr>
          <w:rFonts w:ascii="Century Schoolbook"/>
          <w:i/>
          <w:color w:val="231F20"/>
          <w:sz w:val="16"/>
        </w:rPr>
        <w:t>Studios</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[2024]</w:t>
      </w:r>
      <w:r>
        <w:rPr>
          <w:color w:val="231F20"/>
          <w:spacing w:val="3"/>
          <w:sz w:val="16"/>
        </w:rPr>
        <w:t xml:space="preserve"> </w:t>
      </w:r>
      <w:r>
        <w:rPr>
          <w:color w:val="231F20"/>
          <w:sz w:val="16"/>
        </w:rPr>
        <w:t>UKSC</w:t>
      </w:r>
      <w:r>
        <w:rPr>
          <w:color w:val="231F20"/>
          <w:spacing w:val="3"/>
          <w:sz w:val="16"/>
        </w:rPr>
        <w:t xml:space="preserve"> </w:t>
      </w:r>
      <w:r>
        <w:rPr>
          <w:color w:val="231F20"/>
          <w:spacing w:val="-5"/>
          <w:sz w:val="16"/>
        </w:rPr>
        <w:t>27.</w:t>
      </w:r>
    </w:p>
    <w:p w14:paraId="785563A9" w14:textId="77777777" w:rsidR="00180D28" w:rsidRDefault="002909AC">
      <w:pPr>
        <w:spacing w:before="58" w:line="223" w:lineRule="auto"/>
        <w:ind w:left="39" w:right="865" w:firstLine="412"/>
        <w:rPr>
          <w:sz w:val="16"/>
        </w:rPr>
      </w:pPr>
      <w:r>
        <w:rPr>
          <w:rFonts w:ascii="Arial" w:hAnsi="Arial"/>
          <w:b/>
          <w:color w:val="231F20"/>
          <w:sz w:val="16"/>
          <w:vertAlign w:val="superscript"/>
        </w:rPr>
        <w:t>2</w:t>
      </w:r>
      <w:r>
        <w:rPr>
          <w:color w:val="231F20"/>
          <w:sz w:val="16"/>
        </w:rPr>
        <w:t>As they are in s.79(2) in the case of a failure to give a notice of invitation to participate to every person required to be given one. See § 31:33.</w:t>
      </w:r>
    </w:p>
    <w:p w14:paraId="785563AA" w14:textId="77777777" w:rsidR="00180D28" w:rsidRDefault="002909AC">
      <w:pPr>
        <w:spacing w:before="51" w:line="297" w:lineRule="auto"/>
        <w:ind w:left="452" w:right="2222"/>
        <w:jc w:val="both"/>
        <w:rPr>
          <w:sz w:val="16"/>
        </w:rPr>
      </w:pPr>
      <w:r>
        <w:rPr>
          <w:rFonts w:ascii="Arial"/>
          <w:b/>
          <w:color w:val="231F20"/>
          <w:sz w:val="16"/>
          <w:vertAlign w:val="superscript"/>
        </w:rPr>
        <w:t>3</w:t>
      </w:r>
      <w:r>
        <w:rPr>
          <w:rFonts w:ascii="Century Schoolbook"/>
          <w:i/>
          <w:color w:val="231F20"/>
          <w:sz w:val="16"/>
        </w:rPr>
        <w:t xml:space="preserve">A1 Properties (Sunderland) Ltd v Tudor Studios RTM Co Ltd </w:t>
      </w:r>
      <w:r>
        <w:rPr>
          <w:color w:val="231F20"/>
          <w:sz w:val="16"/>
        </w:rPr>
        <w:t xml:space="preserve">[2024] UKSC 27. </w:t>
      </w:r>
      <w:r>
        <w:rPr>
          <w:rFonts w:ascii="Arial"/>
          <w:b/>
          <w:color w:val="231F20"/>
          <w:sz w:val="16"/>
          <w:vertAlign w:val="superscript"/>
        </w:rPr>
        <w:t>4</w:t>
      </w:r>
      <w:r>
        <w:rPr>
          <w:rFonts w:ascii="Century Schoolbook"/>
          <w:i/>
          <w:color w:val="231F20"/>
          <w:sz w:val="16"/>
        </w:rPr>
        <w:t xml:space="preserve">A1 Properties (Sunderland) Ltd v Tudor Studios RTM Co Ltd </w:t>
      </w:r>
      <w:r>
        <w:rPr>
          <w:color w:val="231F20"/>
          <w:sz w:val="16"/>
        </w:rPr>
        <w:t xml:space="preserve">[2024] UKSC 27. </w:t>
      </w:r>
      <w:r>
        <w:rPr>
          <w:rFonts w:ascii="Arial"/>
          <w:b/>
          <w:color w:val="231F20"/>
          <w:sz w:val="16"/>
          <w:vertAlign w:val="superscript"/>
        </w:rPr>
        <w:t>5</w:t>
      </w:r>
      <w:r>
        <w:rPr>
          <w:rFonts w:ascii="Century Schoolbook"/>
          <w:i/>
          <w:color w:val="231F20"/>
          <w:sz w:val="16"/>
        </w:rPr>
        <w:t xml:space="preserve">Elim Court RTM Co Ltd v Avon Freeholds Ltd </w:t>
      </w:r>
      <w:r>
        <w:rPr>
          <w:color w:val="231F20"/>
          <w:sz w:val="16"/>
        </w:rPr>
        <w:t>[2017] EWCA Civ 89.</w:t>
      </w:r>
    </w:p>
    <w:p w14:paraId="785563AB" w14:textId="77777777" w:rsidR="00180D28" w:rsidRDefault="002909AC">
      <w:pPr>
        <w:spacing w:before="2"/>
        <w:ind w:left="452"/>
        <w:jc w:val="both"/>
        <w:rPr>
          <w:sz w:val="16"/>
        </w:rPr>
      </w:pPr>
      <w:r>
        <w:rPr>
          <w:rFonts w:ascii="Arial"/>
          <w:b/>
          <w:color w:val="231F20"/>
          <w:sz w:val="16"/>
          <w:vertAlign w:val="superscript"/>
        </w:rPr>
        <w:t>6</w:t>
      </w:r>
      <w:r>
        <w:rPr>
          <w:rFonts w:ascii="Century Schoolbook"/>
          <w:i/>
          <w:color w:val="231F20"/>
          <w:sz w:val="16"/>
        </w:rPr>
        <w:t>A1</w:t>
      </w:r>
      <w:r>
        <w:rPr>
          <w:rFonts w:ascii="Century Schoolbook"/>
          <w:i/>
          <w:color w:val="231F20"/>
          <w:spacing w:val="3"/>
          <w:sz w:val="16"/>
        </w:rPr>
        <w:t xml:space="preserve"> </w:t>
      </w:r>
      <w:r>
        <w:rPr>
          <w:rFonts w:ascii="Century Schoolbook"/>
          <w:i/>
          <w:color w:val="231F20"/>
          <w:sz w:val="16"/>
        </w:rPr>
        <w:t>Properties</w:t>
      </w:r>
      <w:r>
        <w:rPr>
          <w:rFonts w:ascii="Century Schoolbook"/>
          <w:i/>
          <w:color w:val="231F20"/>
          <w:spacing w:val="2"/>
          <w:sz w:val="16"/>
        </w:rPr>
        <w:t xml:space="preserve"> </w:t>
      </w:r>
      <w:r>
        <w:rPr>
          <w:rFonts w:ascii="Century Schoolbook"/>
          <w:i/>
          <w:color w:val="231F20"/>
          <w:sz w:val="16"/>
        </w:rPr>
        <w:t>(Sunderland)</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Tudor</w:t>
      </w:r>
      <w:r>
        <w:rPr>
          <w:rFonts w:ascii="Century Schoolbook"/>
          <w:i/>
          <w:color w:val="231F20"/>
          <w:spacing w:val="3"/>
          <w:sz w:val="16"/>
        </w:rPr>
        <w:t xml:space="preserve"> </w:t>
      </w:r>
      <w:r>
        <w:rPr>
          <w:rFonts w:ascii="Century Schoolbook"/>
          <w:i/>
          <w:color w:val="231F20"/>
          <w:sz w:val="16"/>
        </w:rPr>
        <w:t>Studios</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[2024]</w:t>
      </w:r>
      <w:r>
        <w:rPr>
          <w:color w:val="231F20"/>
          <w:spacing w:val="3"/>
          <w:sz w:val="16"/>
        </w:rPr>
        <w:t xml:space="preserve"> </w:t>
      </w:r>
      <w:r>
        <w:rPr>
          <w:color w:val="231F20"/>
          <w:sz w:val="16"/>
        </w:rPr>
        <w:t>UKSC</w:t>
      </w:r>
      <w:r>
        <w:rPr>
          <w:color w:val="231F20"/>
          <w:spacing w:val="3"/>
          <w:sz w:val="16"/>
        </w:rPr>
        <w:t xml:space="preserve"> </w:t>
      </w:r>
      <w:r>
        <w:rPr>
          <w:color w:val="231F20"/>
          <w:spacing w:val="-5"/>
          <w:sz w:val="16"/>
        </w:rPr>
        <w:t>27.</w:t>
      </w:r>
    </w:p>
    <w:p w14:paraId="785563AC" w14:textId="77777777" w:rsidR="00180D28" w:rsidRDefault="00180D28">
      <w:pPr>
        <w:jc w:val="both"/>
        <w:rPr>
          <w:sz w:val="16"/>
        </w:rPr>
        <w:sectPr w:rsidR="00180D28">
          <w:headerReference w:type="even" r:id="rId60"/>
          <w:headerReference w:type="default" r:id="rId61"/>
          <w:footerReference w:type="even" r:id="rId62"/>
          <w:footerReference w:type="default" r:id="rId63"/>
          <w:pgSz w:w="12240" w:h="15840"/>
          <w:pgMar w:top="2080" w:right="1800" w:bottom="2080" w:left="1800" w:header="1889" w:footer="1895" w:gutter="0"/>
          <w:pgNumType w:start="28"/>
          <w:cols w:space="720"/>
        </w:sectPr>
      </w:pPr>
    </w:p>
    <w:p w14:paraId="785563AD" w14:textId="77777777" w:rsidR="00180D28" w:rsidRDefault="002909AC">
      <w:pPr>
        <w:pStyle w:val="BodyText"/>
        <w:spacing w:before="209" w:line="228" w:lineRule="auto"/>
        <w:ind w:left="890" w:right="83"/>
        <w:jc w:val="both"/>
        <w:rPr>
          <w:rFonts w:ascii="Arial"/>
          <w:b/>
        </w:rPr>
      </w:pPr>
      <w:r>
        <w:rPr>
          <w:color w:val="231F20"/>
        </w:rPr>
        <w:lastRenderedPageBreak/>
        <w:t>receive one in respect of premises to which the 2002 Act applies is that the right</w:t>
      </w:r>
      <w:r>
        <w:rPr>
          <w:color w:val="231F20"/>
          <w:spacing w:val="80"/>
        </w:rPr>
        <w:t xml:space="preserve"> </w:t>
      </w:r>
      <w:r>
        <w:rPr>
          <w:color w:val="231F20"/>
        </w:rPr>
        <w:t>to manage is acquired on the date specified in the claim notice.</w:t>
      </w:r>
      <w:r>
        <w:rPr>
          <w:rFonts w:ascii="Arial"/>
          <w:b/>
          <w:color w:val="231F20"/>
          <w:vertAlign w:val="superscript"/>
        </w:rPr>
        <w:t>1</w:t>
      </w:r>
    </w:p>
    <w:p w14:paraId="785563AE" w14:textId="77777777" w:rsidR="00180D28" w:rsidRDefault="002909AC">
      <w:pPr>
        <w:pStyle w:val="BodyText"/>
        <w:spacing w:before="72" w:line="228" w:lineRule="auto"/>
        <w:ind w:left="890" w:right="83" w:firstLine="199"/>
        <w:jc w:val="both"/>
        <w:rPr>
          <w:rFonts w:ascii="Arial"/>
          <w:b/>
        </w:rPr>
      </w:pPr>
      <w:r>
        <w:rPr>
          <w:color w:val="231F20"/>
        </w:rPr>
        <w:t>The 2002 Act does not permit concurrent claims to acquire the right to manage the same premises. Where any premises have been specified in a claim notice which continues in force, no subsequent claim notice may be given which specifies the same premises or any premises containing or contained in those premises.</w:t>
      </w:r>
      <w:r>
        <w:rPr>
          <w:rFonts w:ascii="Arial"/>
          <w:b/>
          <w:color w:val="231F20"/>
          <w:vertAlign w:val="superscript"/>
        </w:rPr>
        <w:t>2</w:t>
      </w:r>
      <w:r>
        <w:rPr>
          <w:rFonts w:ascii="Arial"/>
          <w:b/>
          <w:color w:val="231F20"/>
        </w:rPr>
        <w:t xml:space="preserve"> </w:t>
      </w:r>
      <w:r>
        <w:rPr>
          <w:color w:val="231F20"/>
        </w:rPr>
        <w:t>Once a claim notice has been given it continues in force from the relevant date until the right to manage is acquired by the RTM company, unless it is withdrawn or deemed to have been withdrawn or has ceased to have effect by reason of a provision of Ch.1 of Pt 2 to the 2002 Act.</w:t>
      </w:r>
      <w:r>
        <w:rPr>
          <w:rFonts w:ascii="Arial"/>
          <w:b/>
          <w:color w:val="231F20"/>
          <w:vertAlign w:val="superscript"/>
        </w:rPr>
        <w:t>3</w:t>
      </w:r>
    </w:p>
    <w:p w14:paraId="785563AF" w14:textId="77777777" w:rsidR="00180D28" w:rsidRDefault="002909AC">
      <w:pPr>
        <w:pStyle w:val="BodyText"/>
        <w:spacing w:before="79" w:line="228" w:lineRule="auto"/>
        <w:ind w:left="890" w:right="83" w:firstLine="199"/>
        <w:jc w:val="both"/>
        <w:rPr>
          <w:rFonts w:ascii="Arial"/>
          <w:b/>
        </w:rPr>
      </w:pPr>
      <w:r>
        <w:rPr>
          <w:color w:val="231F20"/>
        </w:rPr>
        <w:t>A notice ceases to have effect if, on an application to the appropriate tribunal</w:t>
      </w:r>
      <w:r>
        <w:rPr>
          <w:color w:val="231F20"/>
          <w:spacing w:val="80"/>
          <w:w w:val="150"/>
        </w:rPr>
        <w:t xml:space="preserve"> </w:t>
      </w:r>
      <w:r>
        <w:rPr>
          <w:color w:val="231F20"/>
        </w:rPr>
        <w:t>for a determination as to its effect, it is finally determined that the company was not entitled to acquire the right to manage at the appropriate date.</w:t>
      </w:r>
      <w:r>
        <w:rPr>
          <w:rFonts w:ascii="Arial"/>
          <w:b/>
          <w:color w:val="231F20"/>
          <w:vertAlign w:val="superscript"/>
        </w:rPr>
        <w:t>4</w:t>
      </w:r>
    </w:p>
    <w:p w14:paraId="785563B0" w14:textId="77777777" w:rsidR="00180D28" w:rsidRDefault="00180D28">
      <w:pPr>
        <w:pStyle w:val="BodyText"/>
        <w:spacing w:before="2"/>
        <w:rPr>
          <w:rFonts w:ascii="Arial"/>
          <w:b/>
        </w:rPr>
      </w:pPr>
    </w:p>
    <w:p w14:paraId="785563B1" w14:textId="77777777" w:rsidR="00180D28" w:rsidRDefault="002909AC">
      <w:pPr>
        <w:pStyle w:val="Heading1"/>
        <w:spacing w:before="1"/>
        <w:ind w:left="890"/>
        <w:jc w:val="both"/>
      </w:pPr>
      <w:r>
        <w:rPr>
          <w:color w:val="231F20"/>
        </w:rPr>
        <w:t>§</w:t>
      </w:r>
      <w:r>
        <w:rPr>
          <w:color w:val="231F20"/>
          <w:spacing w:val="-4"/>
        </w:rPr>
        <w:t xml:space="preserve"> </w:t>
      </w:r>
      <w:proofErr w:type="gramStart"/>
      <w:r>
        <w:rPr>
          <w:color w:val="231F20"/>
        </w:rPr>
        <w:t>31:41</w:t>
      </w:r>
      <w:r>
        <w:rPr>
          <w:color w:val="231F20"/>
          <w:spacing w:val="38"/>
        </w:rPr>
        <w:t xml:space="preserve">  </w:t>
      </w:r>
      <w:r>
        <w:rPr>
          <w:color w:val="231F20"/>
        </w:rPr>
        <w:t>Right</w:t>
      </w:r>
      <w:proofErr w:type="gramEnd"/>
      <w:r>
        <w:rPr>
          <w:color w:val="231F20"/>
          <w:spacing w:val="7"/>
        </w:rPr>
        <w:t xml:space="preserve"> </w:t>
      </w:r>
      <w:r>
        <w:rPr>
          <w:color w:val="231F20"/>
        </w:rPr>
        <w:t>of</w:t>
      </w:r>
      <w:r>
        <w:rPr>
          <w:color w:val="231F20"/>
          <w:spacing w:val="6"/>
        </w:rPr>
        <w:t xml:space="preserve"> </w:t>
      </w:r>
      <w:r>
        <w:rPr>
          <w:color w:val="231F20"/>
          <w:spacing w:val="-2"/>
        </w:rPr>
        <w:t>access</w:t>
      </w:r>
    </w:p>
    <w:p w14:paraId="785563B2" w14:textId="77777777" w:rsidR="00180D28" w:rsidRDefault="002909AC">
      <w:pPr>
        <w:pStyle w:val="BodyText"/>
        <w:spacing w:before="148" w:line="228" w:lineRule="auto"/>
        <w:ind w:left="890" w:right="83" w:firstLine="199"/>
        <w:jc w:val="both"/>
      </w:pPr>
      <w:r>
        <w:rPr>
          <w:color w:val="231F20"/>
        </w:rPr>
        <w:t>The service of a claim notice gives rise to an ancillary right of access to any part of the premises to which the notice relates where it is reasonable in connection with any matter arising out of the claim.</w:t>
      </w:r>
      <w:r>
        <w:rPr>
          <w:rFonts w:ascii="Arial"/>
          <w:b/>
          <w:color w:val="231F20"/>
          <w:vertAlign w:val="superscript"/>
        </w:rPr>
        <w:t>1</w:t>
      </w:r>
      <w:r>
        <w:rPr>
          <w:rFonts w:ascii="Arial"/>
          <w:b/>
          <w:color w:val="231F20"/>
        </w:rPr>
        <w:t xml:space="preserve"> </w:t>
      </w:r>
      <w:r>
        <w:rPr>
          <w:color w:val="231F20"/>
        </w:rPr>
        <w:t xml:space="preserve">The right is </w:t>
      </w:r>
      <w:proofErr w:type="gramStart"/>
      <w:r>
        <w:rPr>
          <w:color w:val="231F20"/>
        </w:rPr>
        <w:t>exercisable</w:t>
      </w:r>
      <w:proofErr w:type="gramEnd"/>
      <w:r>
        <w:rPr>
          <w:color w:val="231F20"/>
        </w:rPr>
        <w:t xml:space="preserve"> by any person authorised to act on behalf of the RTM company. It is also exercisable by any of those on whom the claim notice ought to have been served, namely, a landlord under a lease of the whole or part of the premises, any other party to such a lease other than a landlord or tenant, or a manager appointed under Pt 2 of the Landlord and Tenant Act 1987 to act in relation to the premises.</w:t>
      </w:r>
      <w:r>
        <w:rPr>
          <w:rFonts w:ascii="Arial"/>
          <w:b/>
          <w:color w:val="231F20"/>
          <w:vertAlign w:val="superscript"/>
        </w:rPr>
        <w:t>2</w:t>
      </w:r>
      <w:r>
        <w:rPr>
          <w:rFonts w:ascii="Arial"/>
          <w:b/>
          <w:color w:val="231F20"/>
        </w:rPr>
        <w:t xml:space="preserve"> </w:t>
      </w:r>
      <w:r>
        <w:rPr>
          <w:color w:val="231F20"/>
        </w:rPr>
        <w:t xml:space="preserve">The right is exercisable at any reasonable time on giving not less than ten </w:t>
      </w:r>
      <w:proofErr w:type="spellStart"/>
      <w:r>
        <w:rPr>
          <w:color w:val="231F20"/>
        </w:rPr>
        <w:t>days notice</w:t>
      </w:r>
      <w:proofErr w:type="spellEnd"/>
      <w:r>
        <w:rPr>
          <w:color w:val="231F20"/>
        </w:rPr>
        <w:t xml:space="preserve"> to the occupier or person entitled to occupy the premises.</w:t>
      </w:r>
    </w:p>
    <w:p w14:paraId="785563B3" w14:textId="77777777" w:rsidR="00180D28" w:rsidRDefault="002909AC">
      <w:pPr>
        <w:pStyle w:val="BodyText"/>
        <w:spacing w:before="3"/>
        <w:rPr>
          <w:sz w:val="18"/>
        </w:rPr>
      </w:pPr>
      <w:r>
        <w:rPr>
          <w:noProof/>
          <w:sz w:val="18"/>
        </w:rPr>
        <mc:AlternateContent>
          <mc:Choice Requires="wps">
            <w:drawing>
              <wp:anchor distT="0" distB="0" distL="0" distR="0" simplePos="0" relativeHeight="487601664" behindDoc="1" locked="0" layoutInCell="1" allowOverlap="1" wp14:anchorId="7855650B" wp14:editId="7855650C">
                <wp:simplePos x="0" y="0"/>
                <wp:positionH relativeFrom="page">
                  <wp:posOffset>1708205</wp:posOffset>
                </wp:positionH>
                <wp:positionV relativeFrom="paragraph">
                  <wp:posOffset>154785</wp:posOffset>
                </wp:positionV>
                <wp:extent cx="912494"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DDC60DA" id="Graphic 122" o:spid="_x0000_s1026" style="position:absolute;margin-left:134.5pt;margin-top:12.2pt;width:71.8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" path="m,l912373,e" filled="f" strokecolor="#231f20" strokeweight=".17597mm">
                <v:path arrowok="t"/>
                <w10:wrap type="topAndBottom" anchorx="page"/>
              </v:shape>
            </w:pict>
          </mc:Fallback>
        </mc:AlternateContent>
      </w:r>
    </w:p>
    <w:p w14:paraId="785563B4"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31:40]</w:t>
      </w:r>
    </w:p>
    <w:p w14:paraId="785563B5" w14:textId="77777777" w:rsidR="00180D28" w:rsidRDefault="002909AC">
      <w:pPr>
        <w:spacing w:before="78" w:line="223" w:lineRule="auto"/>
        <w:ind w:left="890" w:right="83" w:firstLine="412"/>
        <w:jc w:val="both"/>
        <w:rPr>
          <w:sz w:val="16"/>
        </w:rPr>
      </w:pPr>
      <w:r>
        <w:rPr>
          <w:rFonts w:ascii="Arial"/>
          <w:b/>
          <w:color w:val="231F20"/>
          <w:sz w:val="16"/>
          <w:vertAlign w:val="superscript"/>
        </w:rPr>
        <w:t>1</w:t>
      </w:r>
      <w:r>
        <w:rPr>
          <w:color w:val="231F20"/>
          <w:sz w:val="16"/>
        </w:rPr>
        <w:t xml:space="preserve">If the premises are not premises to which the 2002 Act applies the right will not be acquired, even if no counter-notice is given: </w:t>
      </w:r>
      <w:r>
        <w:rPr>
          <w:rFonts w:ascii="Century Schoolbook"/>
          <w:i/>
          <w:color w:val="231F20"/>
          <w:sz w:val="16"/>
        </w:rPr>
        <w:t xml:space="preserve">St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[2014] UKUT 541 (LC).</w:t>
      </w:r>
    </w:p>
    <w:p w14:paraId="785563B6" w14:textId="77777777" w:rsidR="00180D28" w:rsidRDefault="002909AC">
      <w:pPr>
        <w:spacing w:before="62" w:line="223" w:lineRule="auto"/>
        <w:ind w:left="890" w:right="82" w:firstLine="412"/>
        <w:jc w:val="both"/>
        <w:rPr>
          <w:sz w:val="16"/>
        </w:rPr>
      </w:pPr>
      <w:r>
        <w:rPr>
          <w:rFonts w:ascii="Arial"/>
          <w:b/>
          <w:color w:val="231F20"/>
          <w:sz w:val="16"/>
          <w:vertAlign w:val="superscript"/>
        </w:rPr>
        <w:t>2</w:t>
      </w:r>
      <w:r>
        <w:rPr>
          <w:color w:val="231F20"/>
          <w:sz w:val="16"/>
        </w:rPr>
        <w:t>Section 81(3) of the 2002 Act; as s.73(4) prevents the existence of two RTM companies whose object is the acquisition of the right to manage the same premises this prohibition would seem to have no practical effect. If the first claim notice was invalid a second notice may validly be served without</w:t>
      </w:r>
      <w:r>
        <w:rPr>
          <w:color w:val="231F20"/>
          <w:spacing w:val="40"/>
          <w:sz w:val="16"/>
        </w:rPr>
        <w:t xml:space="preserve"> </w:t>
      </w:r>
      <w:r>
        <w:rPr>
          <w:color w:val="231F20"/>
          <w:sz w:val="16"/>
        </w:rPr>
        <w:t xml:space="preserve">the first having been withdrawn: </w:t>
      </w:r>
      <w:r>
        <w:rPr>
          <w:rFonts w:ascii="Century Schoolbook"/>
          <w:i/>
          <w:color w:val="231F20"/>
          <w:sz w:val="16"/>
        </w:rPr>
        <w:t xml:space="preserve">Avon Freeholds Ltd v Regent Court RTM Company Ltd </w:t>
      </w:r>
      <w:r>
        <w:rPr>
          <w:color w:val="231F20"/>
          <w:sz w:val="16"/>
        </w:rPr>
        <w:t xml:space="preserve">[2013] UKUT 213 (LC), </w:t>
      </w:r>
      <w:proofErr w:type="gramStart"/>
      <w:r>
        <w:rPr>
          <w:color w:val="231F20"/>
          <w:sz w:val="16"/>
        </w:rPr>
        <w:t>applying</w:t>
      </w:r>
      <w:proofErr w:type="gramEnd"/>
      <w:r>
        <w:rPr>
          <w:color w:val="231F20"/>
          <w:sz w:val="16"/>
        </w:rPr>
        <w:t xml:space="preserve"> </w:t>
      </w:r>
      <w:r>
        <w:rPr>
          <w:rFonts w:ascii="Century Schoolbook"/>
          <w:i/>
          <w:color w:val="231F20"/>
          <w:sz w:val="16"/>
        </w:rPr>
        <w:t>Sinclair Gardens Investments (Kensington) Ltd v Poets Chase Freehold Co Ltd</w:t>
      </w:r>
      <w:r>
        <w:rPr>
          <w:rFonts w:ascii="Century Schoolbook"/>
          <w:i/>
          <w:color w:val="231F20"/>
          <w:spacing w:val="40"/>
          <w:sz w:val="16"/>
        </w:rPr>
        <w:t xml:space="preserve"> </w:t>
      </w:r>
      <w:r>
        <w:rPr>
          <w:color w:val="231F20"/>
          <w:sz w:val="16"/>
        </w:rPr>
        <w:t xml:space="preserve">[2008] L. &amp; T.R. 8; </w:t>
      </w:r>
      <w:r>
        <w:rPr>
          <w:rFonts w:ascii="Century Schoolbook"/>
          <w:i/>
          <w:color w:val="231F20"/>
          <w:sz w:val="16"/>
        </w:rPr>
        <w:t xml:space="preserve">Alleyn Court RTM Co Ltd v Abou-Hamdan </w:t>
      </w:r>
      <w:r>
        <w:rPr>
          <w:color w:val="231F20"/>
          <w:sz w:val="16"/>
        </w:rPr>
        <w:t>[2012] UKUT 74 (LC).</w:t>
      </w:r>
    </w:p>
    <w:p w14:paraId="785563B7" w14:textId="77777777" w:rsidR="00180D28" w:rsidRDefault="002909AC">
      <w:pPr>
        <w:spacing w:before="64" w:line="223" w:lineRule="auto"/>
        <w:ind w:left="890" w:right="82" w:firstLine="412"/>
        <w:jc w:val="both"/>
        <w:rPr>
          <w:sz w:val="16"/>
        </w:rPr>
      </w:pPr>
      <w:r>
        <w:rPr>
          <w:rFonts w:ascii="Arial" w:hAnsi="Arial"/>
          <w:b/>
          <w:color w:val="231F20"/>
          <w:sz w:val="16"/>
          <w:vertAlign w:val="superscript"/>
        </w:rPr>
        <w:t>3</w:t>
      </w:r>
      <w:r>
        <w:rPr>
          <w:color w:val="231F20"/>
          <w:sz w:val="16"/>
        </w:rPr>
        <w:t>Section 81(4) of the 2002 Act. A claim notice remains in force (and so prevents the service of a further claim notice) even if it has been found to be invalid by a decision of a tribunal, until the time</w:t>
      </w:r>
      <w:r>
        <w:rPr>
          <w:color w:val="231F20"/>
          <w:spacing w:val="80"/>
          <w:sz w:val="16"/>
        </w:rPr>
        <w:t xml:space="preserve"> </w:t>
      </w:r>
      <w:r>
        <w:rPr>
          <w:color w:val="231F20"/>
          <w:sz w:val="16"/>
        </w:rPr>
        <w:t xml:space="preserve">for bringing an appeal has expired: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37 Whatman Road RTM Company Ltd </w:t>
      </w:r>
      <w:r>
        <w:rPr>
          <w:color w:val="231F20"/>
          <w:sz w:val="16"/>
        </w:rPr>
        <w:t>[2014] UKUT 505 (LC). For withdrawal and deemed withdrawal see §</w:t>
      </w:r>
      <w:r>
        <w:rPr>
          <w:color w:val="231F20"/>
          <w:spacing w:val="-3"/>
          <w:sz w:val="16"/>
        </w:rPr>
        <w:t xml:space="preserve"> </w:t>
      </w:r>
      <w:r>
        <w:rPr>
          <w:color w:val="231F20"/>
          <w:sz w:val="16"/>
        </w:rPr>
        <w:t>31:45.</w:t>
      </w:r>
      <w:r>
        <w:rPr>
          <w:color w:val="231F20"/>
          <w:spacing w:val="-3"/>
          <w:sz w:val="16"/>
        </w:rPr>
        <w:t xml:space="preserve"> </w:t>
      </w:r>
      <w:r>
        <w:rPr>
          <w:color w:val="231F20"/>
          <w:sz w:val="16"/>
        </w:rPr>
        <w:t>A</w:t>
      </w:r>
      <w:r>
        <w:rPr>
          <w:color w:val="231F20"/>
          <w:spacing w:val="-3"/>
          <w:sz w:val="16"/>
        </w:rPr>
        <w:t xml:space="preserve"> </w:t>
      </w:r>
      <w:r>
        <w:rPr>
          <w:color w:val="231F20"/>
          <w:sz w:val="16"/>
        </w:rPr>
        <w:t>notice will cease to have effect where, on an application made to the appropriate tribunal under s.84(3) it is finally determined that,</w:t>
      </w:r>
      <w:r>
        <w:rPr>
          <w:color w:val="231F20"/>
          <w:spacing w:val="80"/>
          <w:sz w:val="16"/>
        </w:rPr>
        <w:t xml:space="preserve"> </w:t>
      </w:r>
      <w:r>
        <w:rPr>
          <w:color w:val="231F20"/>
          <w:sz w:val="16"/>
        </w:rPr>
        <w:t>at the relevant date, the RTM company was not entitled to acquire the right to manage: s.84(6).</w:t>
      </w:r>
    </w:p>
    <w:p w14:paraId="785563B8" w14:textId="77777777" w:rsidR="00180D28" w:rsidRDefault="002909AC">
      <w:pPr>
        <w:spacing w:before="64" w:line="223" w:lineRule="auto"/>
        <w:ind w:left="890" w:right="83" w:firstLine="412"/>
        <w:jc w:val="both"/>
        <w:rPr>
          <w:sz w:val="16"/>
        </w:rPr>
      </w:pPr>
      <w:r>
        <w:rPr>
          <w:rFonts w:ascii="Arial" w:hAnsi="Arial"/>
          <w:b/>
          <w:color w:val="231F20"/>
          <w:sz w:val="16"/>
          <w:vertAlign w:val="superscript"/>
        </w:rPr>
        <w:t>4</w:t>
      </w:r>
      <w:r>
        <w:rPr>
          <w:color w:val="231F20"/>
          <w:sz w:val="16"/>
        </w:rPr>
        <w:t>Section 84(6) of the 2002</w:t>
      </w:r>
      <w:r>
        <w:rPr>
          <w:color w:val="231F20"/>
          <w:spacing w:val="-7"/>
          <w:sz w:val="16"/>
        </w:rPr>
        <w:t xml:space="preserve"> </w:t>
      </w:r>
      <w:r>
        <w:rPr>
          <w:color w:val="231F20"/>
          <w:sz w:val="16"/>
        </w:rPr>
        <w:t>Act.</w:t>
      </w:r>
      <w:r>
        <w:rPr>
          <w:color w:val="231F20"/>
          <w:spacing w:val="-7"/>
          <w:sz w:val="16"/>
        </w:rPr>
        <w:t xml:space="preserve"> </w:t>
      </w:r>
      <w:r>
        <w:rPr>
          <w:color w:val="231F20"/>
          <w:sz w:val="16"/>
        </w:rPr>
        <w:t>A</w:t>
      </w:r>
      <w:r>
        <w:rPr>
          <w:color w:val="231F20"/>
          <w:spacing w:val="-7"/>
          <w:sz w:val="16"/>
        </w:rPr>
        <w:t xml:space="preserve"> </w:t>
      </w:r>
      <w:r>
        <w:rPr>
          <w:color w:val="231F20"/>
          <w:sz w:val="16"/>
        </w:rPr>
        <w:t>determination becomes final at the end of the period for bringing an appeal (or further appeal) if no appeal is brought, or when an appeal is abandoned or otherwise ceases to have effect: s.84(7)</w:t>
      </w:r>
      <w:proofErr w:type="gramStart"/>
      <w:r>
        <w:rPr>
          <w:color w:val="231F20"/>
          <w:sz w:val="16"/>
        </w:rPr>
        <w:t>–(</w:t>
      </w:r>
      <w:proofErr w:type="gramEnd"/>
      <w:r>
        <w:rPr>
          <w:color w:val="231F20"/>
          <w:sz w:val="16"/>
        </w:rPr>
        <w:t>8) of the 2002 Act.</w:t>
      </w:r>
    </w:p>
    <w:p w14:paraId="785563B9" w14:textId="77777777" w:rsidR="00180D28" w:rsidRDefault="002909AC">
      <w:pPr>
        <w:spacing w:before="71"/>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31:41]</w:t>
      </w:r>
    </w:p>
    <w:p w14:paraId="785563BA"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83(1)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BB" w14:textId="77777777" w:rsidR="00180D28" w:rsidRDefault="002909AC">
      <w:pPr>
        <w:spacing w:before="48"/>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83(2)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BC" w14:textId="77777777" w:rsidR="00180D28" w:rsidRDefault="00180D28">
      <w:pPr>
        <w:rPr>
          <w:sz w:val="16"/>
        </w:rPr>
        <w:sectPr w:rsidR="00180D28">
          <w:pgSz w:w="12240" w:h="15840"/>
          <w:pgMar w:top="2080" w:right="1800" w:bottom="2100" w:left="1800" w:header="1889" w:footer="1911" w:gutter="0"/>
          <w:cols w:space="720"/>
        </w:sectPr>
      </w:pPr>
    </w:p>
    <w:p w14:paraId="785563BD" w14:textId="77777777" w:rsidR="00180D28" w:rsidRDefault="002909AC">
      <w:pPr>
        <w:pStyle w:val="Heading1"/>
        <w:spacing w:before="199"/>
        <w:ind w:left="39"/>
      </w:pPr>
      <w:r>
        <w:rPr>
          <w:color w:val="231F20"/>
        </w:rPr>
        <w:lastRenderedPageBreak/>
        <w:t>§</w:t>
      </w:r>
      <w:r>
        <w:rPr>
          <w:color w:val="231F20"/>
          <w:spacing w:val="-7"/>
        </w:rPr>
        <w:t xml:space="preserve"> </w:t>
      </w:r>
      <w:proofErr w:type="gramStart"/>
      <w:r>
        <w:rPr>
          <w:color w:val="231F20"/>
        </w:rPr>
        <w:t>31:42</w:t>
      </w:r>
      <w:r>
        <w:rPr>
          <w:color w:val="231F20"/>
          <w:spacing w:val="34"/>
        </w:rPr>
        <w:t xml:space="preserve">  </w:t>
      </w:r>
      <w:r>
        <w:rPr>
          <w:color w:val="231F20"/>
        </w:rPr>
        <w:t>Counter</w:t>
      </w:r>
      <w:proofErr w:type="gramEnd"/>
      <w:r>
        <w:rPr>
          <w:color w:val="231F20"/>
        </w:rPr>
        <w:t>-</w:t>
      </w:r>
      <w:r>
        <w:rPr>
          <w:color w:val="231F20"/>
          <w:spacing w:val="-2"/>
        </w:rPr>
        <w:t>notice</w:t>
      </w:r>
    </w:p>
    <w:p w14:paraId="785563BE" w14:textId="77777777" w:rsidR="00180D28" w:rsidRDefault="002909AC">
      <w:pPr>
        <w:pStyle w:val="BodyText"/>
        <w:spacing w:before="149" w:line="228" w:lineRule="auto"/>
        <w:ind w:left="39" w:right="933" w:firstLine="199"/>
        <w:jc w:val="both"/>
        <w:rPr>
          <w:rFonts w:ascii="Arial"/>
          <w:b/>
        </w:rPr>
      </w:pPr>
      <w:r>
        <w:rPr>
          <w:color w:val="231F20"/>
        </w:rPr>
        <w:t>Any person who has received a claim notice may give a counter-notice</w:t>
      </w:r>
      <w:r>
        <w:rPr>
          <w:rFonts w:ascii="Arial"/>
          <w:b/>
          <w:color w:val="231F20"/>
          <w:vertAlign w:val="superscript"/>
        </w:rPr>
        <w:t>1</w:t>
      </w:r>
      <w:r>
        <w:rPr>
          <w:rFonts w:ascii="Arial"/>
          <w:b/>
          <w:color w:val="231F20"/>
        </w:rPr>
        <w:t xml:space="preserve"> </w:t>
      </w:r>
      <w:r>
        <w:rPr>
          <w:color w:val="231F20"/>
        </w:rPr>
        <w:t xml:space="preserve">either admitting that on the relevant date the RTM company was entitled to acquire the right to manage the premises specified in the claim </w:t>
      </w:r>
      <w:proofErr w:type="gramStart"/>
      <w:r>
        <w:rPr>
          <w:color w:val="231F20"/>
        </w:rPr>
        <w:t>notice, or</w:t>
      </w:r>
      <w:proofErr w:type="gramEnd"/>
      <w:r>
        <w:rPr>
          <w:color w:val="231F20"/>
        </w:rPr>
        <w:t xml:space="preserve"> alleging that the company was not entitled to acquire the right. Those entitled to serve a counter-notice therefore include any party to a lease of premises included in the claim notice, other than a landlord or tenant. It is considered that a qualifying tenant of premises included in the claim notice is not entitled to serve a counter-notice.</w:t>
      </w:r>
      <w:r>
        <w:rPr>
          <w:rFonts w:ascii="Arial"/>
          <w:b/>
          <w:color w:val="231F20"/>
          <w:vertAlign w:val="superscript"/>
        </w:rPr>
        <w:t>2</w:t>
      </w:r>
      <w:r>
        <w:rPr>
          <w:rFonts w:ascii="Arial"/>
          <w:b/>
          <w:color w:val="231F20"/>
        </w:rPr>
        <w:t xml:space="preserve"> </w:t>
      </w:r>
      <w:r>
        <w:rPr>
          <w:color w:val="231F20"/>
        </w:rPr>
        <w:t>A counter-notice which does not contain an admission is required to specify the provision of the 2002 Act by reason of which it is said that the RTM company was not entitled to acquire the right to manage on the relevant date.</w:t>
      </w:r>
      <w:r>
        <w:rPr>
          <w:rFonts w:ascii="Arial"/>
          <w:b/>
          <w:color w:val="231F20"/>
          <w:vertAlign w:val="superscript"/>
        </w:rPr>
        <w:t>3</w:t>
      </w:r>
      <w:r>
        <w:rPr>
          <w:rFonts w:ascii="Arial"/>
          <w:b/>
          <w:color w:val="231F20"/>
        </w:rPr>
        <w:t xml:space="preserve"> </w:t>
      </w:r>
      <w:r>
        <w:rPr>
          <w:color w:val="231F20"/>
        </w:rPr>
        <w:t>The grounds specified in a valid counter-notice may be supplemented by further grounds if the RTM company applies to the appropriate tribunal for a determination that it is entitled to acquire the right.</w:t>
      </w:r>
      <w:r>
        <w:rPr>
          <w:rFonts w:ascii="Arial"/>
          <w:b/>
          <w:color w:val="231F20"/>
          <w:vertAlign w:val="superscript"/>
        </w:rPr>
        <w:t>4</w:t>
      </w:r>
    </w:p>
    <w:p w14:paraId="785563BF" w14:textId="77777777" w:rsidR="00180D28" w:rsidRDefault="002909AC">
      <w:pPr>
        <w:pStyle w:val="BodyText"/>
        <w:spacing w:before="84" w:line="228" w:lineRule="auto"/>
        <w:ind w:left="39" w:right="934" w:firstLine="199"/>
        <w:jc w:val="both"/>
        <w:rPr>
          <w:rFonts w:ascii="Arial"/>
          <w:b/>
        </w:rPr>
      </w:pPr>
      <w:r>
        <w:rPr>
          <w:color w:val="231F20"/>
        </w:rPr>
        <w:t>The date by which a counter-notice must be given is the date specified in the claim notice for that purpose, which must be not less than one month from the</w:t>
      </w:r>
      <w:r>
        <w:rPr>
          <w:color w:val="231F20"/>
          <w:spacing w:val="40"/>
        </w:rPr>
        <w:t xml:space="preserve"> </w:t>
      </w:r>
      <w:r>
        <w:rPr>
          <w:color w:val="231F20"/>
        </w:rPr>
        <w:t>date the claim notice was given.</w:t>
      </w:r>
      <w:r>
        <w:rPr>
          <w:rFonts w:ascii="Arial"/>
          <w:b/>
          <w:color w:val="231F20"/>
          <w:vertAlign w:val="superscript"/>
        </w:rPr>
        <w:t>5</w:t>
      </w:r>
    </w:p>
    <w:p w14:paraId="785563C0" w14:textId="77777777" w:rsidR="00180D28" w:rsidRDefault="002909AC">
      <w:pPr>
        <w:pStyle w:val="BodyText"/>
        <w:spacing w:before="73" w:line="228" w:lineRule="auto"/>
        <w:ind w:left="39" w:right="933" w:firstLine="199"/>
        <w:jc w:val="both"/>
        <w:rPr>
          <w:rFonts w:ascii="Arial"/>
          <w:b/>
        </w:rPr>
      </w:pPr>
      <w:r>
        <w:rPr>
          <w:color w:val="231F20"/>
        </w:rPr>
        <w:t>A counter-notice must be in the form and contain the particulars prescribed by regulations</w:t>
      </w:r>
      <w:r>
        <w:rPr>
          <w:color w:val="231F20"/>
          <w:spacing w:val="-3"/>
        </w:rPr>
        <w:t xml:space="preserve"> </w:t>
      </w:r>
      <w:r>
        <w:rPr>
          <w:color w:val="231F20"/>
        </w:rPr>
        <w:t>made</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appropriate</w:t>
      </w:r>
      <w:r>
        <w:rPr>
          <w:color w:val="231F20"/>
          <w:spacing w:val="-3"/>
        </w:rPr>
        <w:t xml:space="preserve"> </w:t>
      </w:r>
      <w:r>
        <w:rPr>
          <w:color w:val="231F20"/>
        </w:rPr>
        <w:t>national</w:t>
      </w:r>
      <w:r>
        <w:rPr>
          <w:color w:val="231F20"/>
          <w:spacing w:val="-3"/>
        </w:rPr>
        <w:t xml:space="preserve"> </w:t>
      </w:r>
      <w:r>
        <w:rPr>
          <w:color w:val="231F20"/>
        </w:rPr>
        <w:t>authority.</w:t>
      </w:r>
      <w:r>
        <w:rPr>
          <w:rFonts w:ascii="Arial"/>
          <w:b/>
          <w:color w:val="231F20"/>
          <w:vertAlign w:val="superscript"/>
        </w:rPr>
        <w:t>6</w:t>
      </w:r>
      <w:r>
        <w:rPr>
          <w:rFonts w:ascii="Arial"/>
          <w:b/>
          <w:color w:val="231F20"/>
          <w:spacing w:val="-3"/>
        </w:rPr>
        <w:t xml:space="preserve"> </w:t>
      </w:r>
      <w:r>
        <w:rPr>
          <w:color w:val="231F20"/>
        </w:rPr>
        <w:t>Regulations</w:t>
      </w:r>
      <w:r>
        <w:rPr>
          <w:color w:val="231F20"/>
          <w:spacing w:val="-3"/>
        </w:rPr>
        <w:t xml:space="preserve"> </w:t>
      </w:r>
      <w:r>
        <w:rPr>
          <w:color w:val="231F20"/>
        </w:rPr>
        <w:t>applicable</w:t>
      </w:r>
      <w:r>
        <w:rPr>
          <w:color w:val="231F20"/>
          <w:spacing w:val="-3"/>
        </w:rPr>
        <w:t xml:space="preserve"> </w:t>
      </w:r>
      <w:r>
        <w:rPr>
          <w:color w:val="231F20"/>
        </w:rPr>
        <w:t>to premises in England have been made by the Secretary of State and for premises</w:t>
      </w:r>
      <w:r>
        <w:rPr>
          <w:color w:val="231F20"/>
          <w:spacing w:val="80"/>
        </w:rPr>
        <w:t xml:space="preserve"> </w:t>
      </w:r>
      <w:r>
        <w:rPr>
          <w:color w:val="231F20"/>
        </w:rPr>
        <w:t>in</w:t>
      </w:r>
      <w:r>
        <w:rPr>
          <w:color w:val="231F20"/>
          <w:spacing w:val="-6"/>
        </w:rPr>
        <w:t xml:space="preserve"> </w:t>
      </w:r>
      <w:r>
        <w:rPr>
          <w:color w:val="231F20"/>
        </w:rPr>
        <w:t>Wales</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Welsh</w:t>
      </w:r>
      <w:r>
        <w:rPr>
          <w:color w:val="231F20"/>
          <w:spacing w:val="-6"/>
        </w:rPr>
        <w:t xml:space="preserve"> </w:t>
      </w:r>
      <w:r>
        <w:rPr>
          <w:color w:val="231F20"/>
        </w:rPr>
        <w:t>Ministers.</w:t>
      </w:r>
      <w:r>
        <w:rPr>
          <w:rFonts w:ascii="Arial"/>
          <w:b/>
          <w:color w:val="231F20"/>
          <w:vertAlign w:val="superscript"/>
        </w:rPr>
        <w:t>7</w:t>
      </w:r>
      <w:r>
        <w:rPr>
          <w:rFonts w:ascii="Arial"/>
          <w:b/>
          <w:color w:val="231F20"/>
          <w:spacing w:val="-6"/>
        </w:rPr>
        <w:t xml:space="preserve"> </w:t>
      </w:r>
      <w:r>
        <w:rPr>
          <w:color w:val="231F20"/>
        </w:rPr>
        <w:t>In</w:t>
      </w:r>
      <w:r>
        <w:rPr>
          <w:color w:val="231F20"/>
          <w:spacing w:val="-6"/>
        </w:rPr>
        <w:t xml:space="preserve"> </w:t>
      </w:r>
      <w:r>
        <w:rPr>
          <w:color w:val="231F20"/>
        </w:rPr>
        <w:t>each</w:t>
      </w:r>
      <w:r>
        <w:rPr>
          <w:color w:val="231F20"/>
          <w:spacing w:val="-6"/>
        </w:rPr>
        <w:t xml:space="preserve"> </w:t>
      </w:r>
      <w:r>
        <w:rPr>
          <w:color w:val="231F20"/>
        </w:rPr>
        <w:t>case</w:t>
      </w:r>
      <w:r>
        <w:rPr>
          <w:color w:val="231F20"/>
          <w:spacing w:val="-6"/>
        </w:rPr>
        <w:t xml:space="preserve"> </w:t>
      </w:r>
      <w:r>
        <w:rPr>
          <w:color w:val="231F20"/>
        </w:rPr>
        <w:t>the</w:t>
      </w:r>
      <w:r>
        <w:rPr>
          <w:color w:val="231F20"/>
          <w:spacing w:val="-6"/>
        </w:rPr>
        <w:t xml:space="preserve"> </w:t>
      </w:r>
      <w:r>
        <w:rPr>
          <w:color w:val="231F20"/>
        </w:rPr>
        <w:t>regulations</w:t>
      </w:r>
      <w:r>
        <w:rPr>
          <w:color w:val="231F20"/>
          <w:spacing w:val="-6"/>
        </w:rPr>
        <w:t xml:space="preserve"> </w:t>
      </w:r>
      <w:r>
        <w:rPr>
          <w:color w:val="231F20"/>
        </w:rPr>
        <w:t>include</w:t>
      </w:r>
      <w:r>
        <w:rPr>
          <w:color w:val="231F20"/>
          <w:spacing w:val="-6"/>
        </w:rPr>
        <w:t xml:space="preserve"> </w:t>
      </w:r>
      <w:r>
        <w:rPr>
          <w:color w:val="231F20"/>
        </w:rPr>
        <w:t>a</w:t>
      </w:r>
      <w:r>
        <w:rPr>
          <w:color w:val="231F20"/>
          <w:spacing w:val="-6"/>
        </w:rPr>
        <w:t xml:space="preserve"> </w:t>
      </w:r>
      <w:r>
        <w:rPr>
          <w:color w:val="231F20"/>
        </w:rPr>
        <w:t>prescribed form of notice and require that the notice contain certain particulars.</w:t>
      </w:r>
      <w:r>
        <w:rPr>
          <w:rFonts w:ascii="Arial"/>
          <w:b/>
          <w:color w:val="231F20"/>
          <w:vertAlign w:val="superscript"/>
        </w:rPr>
        <w:t>8</w:t>
      </w:r>
    </w:p>
    <w:p w14:paraId="785563C1" w14:textId="77777777" w:rsidR="00180D28" w:rsidRDefault="002909AC">
      <w:pPr>
        <w:pStyle w:val="BodyText"/>
        <w:spacing w:before="7"/>
        <w:rPr>
          <w:rFonts w:ascii="Arial"/>
          <w:b/>
          <w:sz w:val="18"/>
        </w:rPr>
      </w:pPr>
      <w:r>
        <w:rPr>
          <w:rFonts w:ascii="Arial"/>
          <w:b/>
          <w:noProof/>
          <w:sz w:val="18"/>
        </w:rPr>
        <mc:AlternateContent>
          <mc:Choice Requires="wps">
            <w:drawing>
              <wp:anchor distT="0" distB="0" distL="0" distR="0" simplePos="0" relativeHeight="487602176" behindDoc="1" locked="0" layoutInCell="1" allowOverlap="1" wp14:anchorId="7855650D" wp14:editId="7855650E">
                <wp:simplePos x="0" y="0"/>
                <wp:positionH relativeFrom="page">
                  <wp:posOffset>1168199</wp:posOffset>
                </wp:positionH>
                <wp:positionV relativeFrom="paragraph">
                  <wp:posOffset>151162</wp:posOffset>
                </wp:positionV>
                <wp:extent cx="912494"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79F4B23" id="Graphic 130" o:spid="_x0000_s1026" style="position:absolute;margin-left:92pt;margin-top:11.9pt;width:71.8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" path="m,l912380,e" filled="f" strokecolor="#231f20" strokeweight=".17597mm">
                <v:path arrowok="t"/>
                <w10:wrap type="topAndBottom" anchorx="page"/>
              </v:shape>
            </w:pict>
          </mc:Fallback>
        </mc:AlternateContent>
      </w:r>
    </w:p>
    <w:p w14:paraId="785563C2" w14:textId="77777777" w:rsidR="00180D28" w:rsidRDefault="002909AC">
      <w:pPr>
        <w:spacing w:before="136"/>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31:42]</w:t>
      </w:r>
    </w:p>
    <w:p w14:paraId="785563C3" w14:textId="77777777" w:rsidR="00180D28" w:rsidRDefault="002909AC">
      <w:pPr>
        <w:spacing w:before="78" w:line="223" w:lineRule="auto"/>
        <w:ind w:left="39" w:right="933" w:firstLine="412"/>
        <w:jc w:val="both"/>
        <w:rPr>
          <w:sz w:val="16"/>
        </w:rPr>
      </w:pPr>
      <w:r>
        <w:rPr>
          <w:rFonts w:ascii="Arial"/>
          <w:b/>
          <w:color w:val="231F20"/>
          <w:sz w:val="16"/>
          <w:vertAlign w:val="superscript"/>
        </w:rPr>
        <w:t>1</w:t>
      </w:r>
      <w:r>
        <w:rPr>
          <w:color w:val="231F20"/>
          <w:sz w:val="16"/>
        </w:rPr>
        <w:t xml:space="preserve">s.84(1) of the 2002 Act. Service of a counter-notice is optional, but if a claim notice is not </w:t>
      </w:r>
      <w:proofErr w:type="spellStart"/>
      <w:r>
        <w:rPr>
          <w:color w:val="231F20"/>
          <w:sz w:val="16"/>
        </w:rPr>
        <w:t>chal-lenged</w:t>
      </w:r>
      <w:proofErr w:type="spellEnd"/>
      <w:r>
        <w:rPr>
          <w:color w:val="231F20"/>
          <w:sz w:val="16"/>
        </w:rPr>
        <w:t xml:space="preserve"> by the service of a counter-notice the RTM company will acquire the right to manage (assuming it is otherwise entitled to do so) without any further process of investigation.</w:t>
      </w:r>
    </w:p>
    <w:p w14:paraId="785563C4" w14:textId="77777777" w:rsidR="00180D28" w:rsidRDefault="002909AC">
      <w:pPr>
        <w:spacing w:before="62" w:line="223" w:lineRule="auto"/>
        <w:ind w:left="39" w:right="933" w:firstLine="412"/>
        <w:jc w:val="both"/>
        <w:rPr>
          <w:sz w:val="16"/>
        </w:rPr>
      </w:pPr>
      <w:r>
        <w:rPr>
          <w:rFonts w:ascii="Arial"/>
          <w:b/>
          <w:color w:val="231F20"/>
          <w:sz w:val="16"/>
          <w:vertAlign w:val="superscript"/>
        </w:rPr>
        <w:t>2</w:t>
      </w:r>
      <w:r>
        <w:rPr>
          <w:color w:val="231F20"/>
          <w:sz w:val="16"/>
        </w:rPr>
        <w:t>s.84(1) of the 2002 Act. Only a person who receives a claim notice under s.79(6) is entitled to serve a counter-notice; a qualifying tenant will receive a copy of the claim notice, given under s.79(8), but not the claim notice itself.</w:t>
      </w:r>
    </w:p>
    <w:p w14:paraId="785563C5" w14:textId="77777777" w:rsidR="00180D28" w:rsidRDefault="002909AC">
      <w:pPr>
        <w:spacing w:before="51"/>
        <w:ind w:left="452"/>
        <w:rPr>
          <w:sz w:val="16"/>
        </w:rPr>
      </w:pPr>
      <w:r>
        <w:rPr>
          <w:rFonts w:ascii="Arial"/>
          <w:b/>
          <w:color w:val="231F20"/>
          <w:sz w:val="16"/>
          <w:vertAlign w:val="superscript"/>
        </w:rPr>
        <w:t>3</w:t>
      </w:r>
      <w:r>
        <w:rPr>
          <w:color w:val="231F20"/>
          <w:sz w:val="16"/>
        </w:rPr>
        <w:t>s.84(2)</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3C6" w14:textId="77777777" w:rsidR="00180D28" w:rsidRDefault="002909AC">
      <w:pPr>
        <w:spacing w:before="59" w:line="223" w:lineRule="auto"/>
        <w:ind w:left="39" w:right="933" w:firstLine="412"/>
        <w:jc w:val="both"/>
        <w:rPr>
          <w:sz w:val="16"/>
        </w:rPr>
      </w:pPr>
      <w:r>
        <w:rPr>
          <w:rFonts w:ascii="Arial"/>
          <w:b/>
          <w:color w:val="231F20"/>
          <w:sz w:val="16"/>
          <w:vertAlign w:val="superscript"/>
        </w:rPr>
        <w:t>4</w:t>
      </w:r>
      <w:r>
        <w:rPr>
          <w:rFonts w:ascii="Century Schoolbook"/>
          <w:i/>
          <w:color w:val="231F20"/>
          <w:sz w:val="16"/>
        </w:rPr>
        <w:t xml:space="preserve">Fairhold (Yorkshire) Ltd v Trinity Wharf (SE16) RTM Company Ltd </w:t>
      </w:r>
      <w:r>
        <w:rPr>
          <w:color w:val="231F20"/>
          <w:sz w:val="16"/>
        </w:rPr>
        <w:t>[2013] UKUT 502 (LC). The Upper Tribunal emphasised the importance of any point relied on as defeating the acquisition of the right</w:t>
      </w:r>
      <w:r>
        <w:rPr>
          <w:color w:val="231F20"/>
          <w:spacing w:val="13"/>
          <w:sz w:val="16"/>
        </w:rPr>
        <w:t xml:space="preserve"> </w:t>
      </w:r>
      <w:r>
        <w:rPr>
          <w:color w:val="231F20"/>
          <w:sz w:val="16"/>
        </w:rPr>
        <w:t>being</w:t>
      </w:r>
      <w:r>
        <w:rPr>
          <w:color w:val="231F20"/>
          <w:spacing w:val="13"/>
          <w:sz w:val="16"/>
        </w:rPr>
        <w:t xml:space="preserve"> </w:t>
      </w:r>
      <w:r>
        <w:rPr>
          <w:color w:val="231F20"/>
          <w:sz w:val="16"/>
        </w:rPr>
        <w:t>taken</w:t>
      </w:r>
      <w:r>
        <w:rPr>
          <w:color w:val="231F20"/>
          <w:spacing w:val="13"/>
          <w:sz w:val="16"/>
        </w:rPr>
        <w:t xml:space="preserve"> </w:t>
      </w:r>
      <w:r>
        <w:rPr>
          <w:color w:val="231F20"/>
          <w:sz w:val="16"/>
        </w:rPr>
        <w:t>at</w:t>
      </w:r>
      <w:r>
        <w:rPr>
          <w:color w:val="231F20"/>
          <w:spacing w:val="13"/>
          <w:sz w:val="16"/>
        </w:rPr>
        <w:t xml:space="preserve"> </w:t>
      </w:r>
      <w:r>
        <w:rPr>
          <w:color w:val="231F20"/>
          <w:sz w:val="16"/>
        </w:rPr>
        <w:t>the</w:t>
      </w:r>
      <w:r>
        <w:rPr>
          <w:color w:val="231F20"/>
          <w:spacing w:val="13"/>
          <w:sz w:val="16"/>
        </w:rPr>
        <w:t xml:space="preserve"> </w:t>
      </w:r>
      <w:r>
        <w:rPr>
          <w:color w:val="231F20"/>
          <w:sz w:val="16"/>
        </w:rPr>
        <w:t>earliest</w:t>
      </w:r>
      <w:r>
        <w:rPr>
          <w:color w:val="231F20"/>
          <w:spacing w:val="13"/>
          <w:sz w:val="16"/>
        </w:rPr>
        <w:t xml:space="preserve"> </w:t>
      </w:r>
      <w:r>
        <w:rPr>
          <w:color w:val="231F20"/>
          <w:sz w:val="16"/>
        </w:rPr>
        <w:t>possible</w:t>
      </w:r>
      <w:r>
        <w:rPr>
          <w:color w:val="231F20"/>
          <w:spacing w:val="13"/>
          <w:sz w:val="16"/>
        </w:rPr>
        <w:t xml:space="preserve"> </w:t>
      </w:r>
      <w:proofErr w:type="gramStart"/>
      <w:r>
        <w:rPr>
          <w:color w:val="231F20"/>
          <w:sz w:val="16"/>
        </w:rPr>
        <w:t>stage,</w:t>
      </w:r>
      <w:r>
        <w:rPr>
          <w:color w:val="231F20"/>
          <w:spacing w:val="13"/>
          <w:sz w:val="16"/>
        </w:rPr>
        <w:t xml:space="preserve"> </w:t>
      </w:r>
      <w:r>
        <w:rPr>
          <w:color w:val="231F20"/>
          <w:sz w:val="16"/>
        </w:rPr>
        <w:t>but</w:t>
      </w:r>
      <w:proofErr w:type="gramEnd"/>
      <w:r>
        <w:rPr>
          <w:color w:val="231F20"/>
          <w:spacing w:val="13"/>
          <w:sz w:val="16"/>
        </w:rPr>
        <w:t xml:space="preserve"> </w:t>
      </w:r>
      <w:r>
        <w:rPr>
          <w:color w:val="231F20"/>
          <w:sz w:val="16"/>
        </w:rPr>
        <w:t>recognised</w:t>
      </w:r>
      <w:r>
        <w:rPr>
          <w:color w:val="231F20"/>
          <w:spacing w:val="13"/>
          <w:sz w:val="16"/>
        </w:rPr>
        <w:t xml:space="preserve"> </w:t>
      </w:r>
      <w:r>
        <w:rPr>
          <w:color w:val="231F20"/>
          <w:sz w:val="16"/>
        </w:rPr>
        <w:t>that</w:t>
      </w:r>
      <w:r>
        <w:rPr>
          <w:color w:val="231F20"/>
          <w:spacing w:val="13"/>
          <w:sz w:val="16"/>
        </w:rPr>
        <w:t xml:space="preserve"> </w:t>
      </w:r>
      <w:r>
        <w:rPr>
          <w:color w:val="231F20"/>
          <w:sz w:val="16"/>
        </w:rPr>
        <w:t>defects</w:t>
      </w:r>
      <w:r>
        <w:rPr>
          <w:color w:val="231F20"/>
          <w:spacing w:val="13"/>
          <w:sz w:val="16"/>
        </w:rPr>
        <w:t xml:space="preserve"> </w:t>
      </w:r>
      <w:r>
        <w:rPr>
          <w:color w:val="231F20"/>
          <w:sz w:val="16"/>
        </w:rPr>
        <w:t>in</w:t>
      </w:r>
      <w:r>
        <w:rPr>
          <w:color w:val="231F20"/>
          <w:spacing w:val="13"/>
          <w:sz w:val="16"/>
        </w:rPr>
        <w:t xml:space="preserve"> </w:t>
      </w:r>
      <w:r>
        <w:rPr>
          <w:color w:val="231F20"/>
          <w:sz w:val="16"/>
        </w:rPr>
        <w:t>the</w:t>
      </w:r>
      <w:r>
        <w:rPr>
          <w:color w:val="231F20"/>
          <w:spacing w:val="13"/>
          <w:sz w:val="16"/>
        </w:rPr>
        <w:t xml:space="preserve"> </w:t>
      </w:r>
      <w:r>
        <w:rPr>
          <w:color w:val="231F20"/>
          <w:sz w:val="16"/>
        </w:rPr>
        <w:t>procedure</w:t>
      </w:r>
      <w:r>
        <w:rPr>
          <w:color w:val="231F20"/>
          <w:spacing w:val="13"/>
          <w:sz w:val="16"/>
        </w:rPr>
        <w:t xml:space="preserve"> </w:t>
      </w:r>
      <w:r>
        <w:rPr>
          <w:color w:val="231F20"/>
          <w:sz w:val="16"/>
        </w:rPr>
        <w:t>may</w:t>
      </w:r>
      <w:r>
        <w:rPr>
          <w:color w:val="231F20"/>
          <w:spacing w:val="13"/>
          <w:sz w:val="16"/>
        </w:rPr>
        <w:t xml:space="preserve"> </w:t>
      </w:r>
      <w:r>
        <w:rPr>
          <w:color w:val="231F20"/>
          <w:sz w:val="16"/>
        </w:rPr>
        <w:t>not be apparent to the landlord at the time the counter-notice is served.</w:t>
      </w:r>
    </w:p>
    <w:p w14:paraId="785563C7" w14:textId="77777777" w:rsidR="00180D28" w:rsidRDefault="002909AC">
      <w:pPr>
        <w:spacing w:before="62" w:line="223" w:lineRule="auto"/>
        <w:ind w:left="39" w:right="933" w:firstLine="412"/>
        <w:jc w:val="both"/>
        <w:rPr>
          <w:sz w:val="16"/>
        </w:rPr>
      </w:pPr>
      <w:r>
        <w:rPr>
          <w:rFonts w:ascii="Arial"/>
          <w:b/>
          <w:color w:val="231F20"/>
          <w:sz w:val="16"/>
          <w:vertAlign w:val="superscript"/>
        </w:rPr>
        <w:t>5</w:t>
      </w:r>
      <w:r>
        <w:rPr>
          <w:color w:val="231F20"/>
          <w:sz w:val="16"/>
        </w:rPr>
        <w:t xml:space="preserve">s.84(1). There is no power to extend time for service of a counter-notice, nor is there any need for the RTM company to apply to the appropriate tribunal for a determination of its entitlement to acquire the right to manage where a counter-notice has been given late: </w:t>
      </w:r>
      <w:r>
        <w:rPr>
          <w:rFonts w:ascii="Century Schoolbook"/>
          <w:i/>
          <w:color w:val="231F20"/>
          <w:sz w:val="16"/>
        </w:rPr>
        <w:t xml:space="preserve">Gateway Property Holdings Ltd v 6-10 Montrose Gardens RTM Company Ltd </w:t>
      </w:r>
      <w:r>
        <w:rPr>
          <w:color w:val="231F20"/>
          <w:sz w:val="16"/>
        </w:rPr>
        <w:t>[2011] UKUT 349 (LC).</w:t>
      </w:r>
    </w:p>
    <w:p w14:paraId="785563C8" w14:textId="77777777" w:rsidR="00180D28" w:rsidRDefault="002909AC">
      <w:pPr>
        <w:spacing w:before="52"/>
        <w:ind w:left="452"/>
        <w:rPr>
          <w:sz w:val="16"/>
        </w:rPr>
      </w:pPr>
      <w:r>
        <w:rPr>
          <w:rFonts w:ascii="Arial"/>
          <w:b/>
          <w:color w:val="231F20"/>
          <w:sz w:val="16"/>
          <w:vertAlign w:val="superscript"/>
        </w:rPr>
        <w:t>6</w:t>
      </w:r>
      <w:r>
        <w:rPr>
          <w:color w:val="231F20"/>
          <w:sz w:val="16"/>
        </w:rPr>
        <w:t>s.84(2)</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3C9" w14:textId="77777777" w:rsidR="00180D28" w:rsidRDefault="002909AC">
      <w:pPr>
        <w:spacing w:before="58" w:line="223" w:lineRule="auto"/>
        <w:ind w:left="39" w:right="932" w:firstLine="412"/>
        <w:jc w:val="both"/>
        <w:rPr>
          <w:sz w:val="16"/>
        </w:rPr>
      </w:pPr>
      <w:r>
        <w:rPr>
          <w:rFonts w:ascii="Arial" w:hAnsi="Arial"/>
          <w:b/>
          <w:color w:val="231F20"/>
          <w:sz w:val="16"/>
          <w:vertAlign w:val="superscript"/>
        </w:rPr>
        <w:t>7</w:t>
      </w:r>
      <w:r>
        <w:rPr>
          <w:color w:val="231F20"/>
          <w:sz w:val="16"/>
        </w:rPr>
        <w:t xml:space="preserve">The Right to Manage (Prescribed Particulars and Forms) (England) Regulations 2010 (SI 2010/ 85) and the Right to Manage (Prescribed Particulars and Forms) (Wales) Regulations 2011 (SI 2011/ 2684) respectively. The requirements of the Welsh Regulations are somewhat less prescriptive than those of their English counterpart in that a form of claim notice “to the like effect” to the prescribed form is specifically permitted, </w:t>
      </w:r>
      <w:proofErr w:type="gramStart"/>
      <w:r>
        <w:rPr>
          <w:color w:val="231F20"/>
          <w:sz w:val="16"/>
        </w:rPr>
        <w:t>provided that</w:t>
      </w:r>
      <w:proofErr w:type="gramEnd"/>
      <w:r>
        <w:rPr>
          <w:color w:val="231F20"/>
          <w:sz w:val="16"/>
        </w:rPr>
        <w:t xml:space="preserve"> all of the prescribed particulars are included: reg.8(2) of</w:t>
      </w:r>
      <w:r>
        <w:rPr>
          <w:color w:val="231F20"/>
          <w:spacing w:val="40"/>
          <w:sz w:val="16"/>
        </w:rPr>
        <w:t xml:space="preserve"> </w:t>
      </w:r>
      <w:r>
        <w:rPr>
          <w:color w:val="231F20"/>
          <w:sz w:val="16"/>
        </w:rPr>
        <w:t>the Right to Manage (Prescribed Particulars and Forms) (Wales) Regulations 2011.</w:t>
      </w:r>
    </w:p>
    <w:p w14:paraId="785563CA" w14:textId="77777777" w:rsidR="00180D28" w:rsidRDefault="002909AC">
      <w:pPr>
        <w:spacing w:before="53"/>
        <w:ind w:left="452"/>
        <w:rPr>
          <w:sz w:val="16"/>
        </w:rPr>
      </w:pPr>
      <w:r>
        <w:rPr>
          <w:rFonts w:ascii="Arial"/>
          <w:b/>
          <w:color w:val="231F20"/>
          <w:sz w:val="16"/>
          <w:vertAlign w:val="superscript"/>
        </w:rPr>
        <w:t>8</w:t>
      </w:r>
      <w:r>
        <w:rPr>
          <w:color w:val="231F20"/>
          <w:sz w:val="16"/>
        </w:rPr>
        <w:t>Right</w:t>
      </w:r>
      <w:r>
        <w:rPr>
          <w:color w:val="231F20"/>
          <w:spacing w:val="3"/>
          <w:sz w:val="16"/>
        </w:rPr>
        <w:t xml:space="preserve"> </w:t>
      </w:r>
      <w:r>
        <w:rPr>
          <w:color w:val="231F20"/>
          <w:sz w:val="16"/>
        </w:rPr>
        <w:t>to</w:t>
      </w:r>
      <w:r>
        <w:rPr>
          <w:color w:val="231F20"/>
          <w:spacing w:val="3"/>
          <w:sz w:val="16"/>
        </w:rPr>
        <w:t xml:space="preserve"> </w:t>
      </w:r>
      <w:r>
        <w:rPr>
          <w:color w:val="231F20"/>
          <w:sz w:val="16"/>
        </w:rPr>
        <w:t>Manage</w:t>
      </w:r>
      <w:r>
        <w:rPr>
          <w:color w:val="231F20"/>
          <w:spacing w:val="4"/>
          <w:sz w:val="16"/>
        </w:rPr>
        <w:t xml:space="preserve"> </w:t>
      </w:r>
      <w:r>
        <w:rPr>
          <w:color w:val="231F20"/>
          <w:sz w:val="16"/>
        </w:rPr>
        <w:t>(Prescribed</w:t>
      </w:r>
      <w:r>
        <w:rPr>
          <w:color w:val="231F20"/>
          <w:spacing w:val="3"/>
          <w:sz w:val="16"/>
        </w:rPr>
        <w:t xml:space="preserve"> </w:t>
      </w:r>
      <w:r>
        <w:rPr>
          <w:color w:val="231F20"/>
          <w:sz w:val="16"/>
        </w:rPr>
        <w:t>Particulars</w:t>
      </w:r>
      <w:r>
        <w:rPr>
          <w:color w:val="231F20"/>
          <w:spacing w:val="3"/>
          <w:sz w:val="16"/>
        </w:rPr>
        <w:t xml:space="preserve"> </w:t>
      </w:r>
      <w:r>
        <w:rPr>
          <w:color w:val="231F20"/>
          <w:sz w:val="16"/>
        </w:rPr>
        <w:t>and</w:t>
      </w:r>
      <w:r>
        <w:rPr>
          <w:color w:val="231F20"/>
          <w:spacing w:val="4"/>
          <w:sz w:val="16"/>
        </w:rPr>
        <w:t xml:space="preserve"> </w:t>
      </w:r>
      <w:r>
        <w:rPr>
          <w:color w:val="231F20"/>
          <w:sz w:val="16"/>
        </w:rPr>
        <w:t>Forms)</w:t>
      </w:r>
      <w:r>
        <w:rPr>
          <w:color w:val="231F20"/>
          <w:spacing w:val="3"/>
          <w:sz w:val="16"/>
        </w:rPr>
        <w:t xml:space="preserve"> </w:t>
      </w:r>
      <w:r>
        <w:rPr>
          <w:color w:val="231F20"/>
          <w:sz w:val="16"/>
        </w:rPr>
        <w:t>(England)</w:t>
      </w:r>
      <w:r>
        <w:rPr>
          <w:color w:val="231F20"/>
          <w:spacing w:val="3"/>
          <w:sz w:val="16"/>
        </w:rPr>
        <w:t xml:space="preserve"> </w:t>
      </w:r>
      <w:r>
        <w:rPr>
          <w:color w:val="231F20"/>
          <w:sz w:val="16"/>
        </w:rPr>
        <w:t>Regulations</w:t>
      </w:r>
      <w:r>
        <w:rPr>
          <w:color w:val="231F20"/>
          <w:spacing w:val="4"/>
          <w:sz w:val="16"/>
        </w:rPr>
        <w:t xml:space="preserve"> </w:t>
      </w:r>
      <w:r>
        <w:rPr>
          <w:color w:val="231F20"/>
          <w:sz w:val="16"/>
        </w:rPr>
        <w:t>2010</w:t>
      </w:r>
      <w:r>
        <w:rPr>
          <w:color w:val="231F20"/>
          <w:spacing w:val="3"/>
          <w:sz w:val="16"/>
        </w:rPr>
        <w:t xml:space="preserve"> </w:t>
      </w:r>
      <w:r>
        <w:rPr>
          <w:color w:val="231F20"/>
          <w:spacing w:val="-2"/>
          <w:sz w:val="16"/>
        </w:rPr>
        <w:t>reg.3(1).</w:t>
      </w:r>
    </w:p>
    <w:p w14:paraId="785563CB" w14:textId="77777777" w:rsidR="00180D28" w:rsidRDefault="00180D28">
      <w:pPr>
        <w:rPr>
          <w:sz w:val="16"/>
        </w:rPr>
        <w:sectPr w:rsidR="00180D28">
          <w:headerReference w:type="even" r:id="rId64"/>
          <w:headerReference w:type="default" r:id="rId65"/>
          <w:footerReference w:type="even" r:id="rId66"/>
          <w:footerReference w:type="default" r:id="rId67"/>
          <w:pgSz w:w="12240" w:h="15840"/>
          <w:pgMar w:top="2080" w:right="1800" w:bottom="2080" w:left="1800" w:header="1889" w:footer="1895" w:gutter="0"/>
          <w:pgNumType w:start="30"/>
          <w:cols w:space="720"/>
        </w:sectPr>
      </w:pPr>
    </w:p>
    <w:p w14:paraId="785563CC" w14:textId="77777777" w:rsidR="00180D28" w:rsidRDefault="002909AC">
      <w:pPr>
        <w:pStyle w:val="Heading1"/>
        <w:spacing w:before="199"/>
        <w:ind w:left="890"/>
      </w:pPr>
      <w:r>
        <w:rPr>
          <w:color w:val="231F20"/>
        </w:rPr>
        <w:lastRenderedPageBreak/>
        <w:t>§</w:t>
      </w:r>
      <w:r>
        <w:rPr>
          <w:color w:val="231F20"/>
          <w:spacing w:val="-8"/>
        </w:rPr>
        <w:t xml:space="preserve"> </w:t>
      </w:r>
      <w:proofErr w:type="gramStart"/>
      <w:r>
        <w:rPr>
          <w:color w:val="231F20"/>
        </w:rPr>
        <w:t>31:43</w:t>
      </w:r>
      <w:r>
        <w:rPr>
          <w:color w:val="231F20"/>
          <w:spacing w:val="32"/>
        </w:rPr>
        <w:t xml:space="preserve">  </w:t>
      </w:r>
      <w:r>
        <w:rPr>
          <w:color w:val="231F20"/>
        </w:rPr>
        <w:t>Counter</w:t>
      </w:r>
      <w:proofErr w:type="gramEnd"/>
      <w:r>
        <w:rPr>
          <w:color w:val="231F20"/>
        </w:rPr>
        <w:t>-notice:</w:t>
      </w:r>
      <w:r>
        <w:rPr>
          <w:color w:val="231F20"/>
          <w:spacing w:val="4"/>
        </w:rPr>
        <w:t xml:space="preserve"> </w:t>
      </w:r>
      <w:r>
        <w:rPr>
          <w:color w:val="231F20"/>
        </w:rPr>
        <w:t>Consequences</w:t>
      </w:r>
      <w:r>
        <w:rPr>
          <w:color w:val="231F20"/>
          <w:spacing w:val="2"/>
        </w:rPr>
        <w:t xml:space="preserve"> </w:t>
      </w:r>
      <w:r>
        <w:rPr>
          <w:color w:val="231F20"/>
        </w:rPr>
        <w:t>of</w:t>
      </w:r>
      <w:r>
        <w:rPr>
          <w:color w:val="231F20"/>
          <w:spacing w:val="3"/>
        </w:rPr>
        <w:t xml:space="preserve"> </w:t>
      </w:r>
      <w:r>
        <w:rPr>
          <w:color w:val="231F20"/>
          <w:spacing w:val="-2"/>
        </w:rPr>
        <w:t>service</w:t>
      </w:r>
    </w:p>
    <w:p w14:paraId="785563CD" w14:textId="77777777" w:rsidR="00180D28" w:rsidRDefault="002909AC">
      <w:pPr>
        <w:pStyle w:val="BodyText"/>
        <w:spacing w:before="117" w:line="218" w:lineRule="auto"/>
        <w:ind w:left="890" w:right="83" w:firstLine="199"/>
        <w:jc w:val="both"/>
        <w:rPr>
          <w:rFonts w:ascii="Arial"/>
          <w:b/>
        </w:rPr>
      </w:pPr>
      <w:r>
        <w:rPr>
          <w:color w:val="231F20"/>
        </w:rPr>
        <w:t>The service of a counter-notice disputing the entitlement of the RTM company</w:t>
      </w:r>
      <w:r>
        <w:rPr>
          <w:color w:val="231F20"/>
          <w:spacing w:val="80"/>
        </w:rPr>
        <w:t xml:space="preserve"> </w:t>
      </w:r>
      <w:r>
        <w:rPr>
          <w:color w:val="231F20"/>
        </w:rPr>
        <w:t>to acquire the right to manage triggers a right on the part of the company to apply to the appropriate tribunal for a determination of that entitlement.</w:t>
      </w:r>
      <w:r>
        <w:rPr>
          <w:rFonts w:ascii="Arial"/>
          <w:b/>
          <w:color w:val="231F20"/>
          <w:vertAlign w:val="superscript"/>
        </w:rPr>
        <w:t>1</w:t>
      </w:r>
    </w:p>
    <w:p w14:paraId="785563CE" w14:textId="77777777" w:rsidR="00180D28" w:rsidRDefault="002909AC">
      <w:pPr>
        <w:pStyle w:val="BodyText"/>
        <w:spacing w:before="42" w:line="218" w:lineRule="auto"/>
        <w:ind w:left="890" w:right="83" w:firstLine="199"/>
        <w:jc w:val="both"/>
        <w:rPr>
          <w:rFonts w:ascii="Arial" w:hAnsi="Arial"/>
          <w:b/>
        </w:rPr>
      </w:pPr>
      <w:r>
        <w:rPr>
          <w:color w:val="231F20"/>
        </w:rPr>
        <w:t>The service of a counter-notice also has the effect of delaying the acquisition of the right to manage until a final determination of the company’s entitlement to acquire the right is made on an application to the appropriate tribunal (which must be made within two months of the giving of the counter-notice),</w:t>
      </w:r>
      <w:r>
        <w:rPr>
          <w:rFonts w:ascii="Arial" w:hAnsi="Arial"/>
          <w:b/>
          <w:color w:val="231F20"/>
          <w:vertAlign w:val="superscript"/>
        </w:rPr>
        <w:t>2</w:t>
      </w:r>
      <w:r>
        <w:rPr>
          <w:rFonts w:ascii="Arial" w:hAnsi="Arial"/>
          <w:b/>
          <w:color w:val="231F20"/>
        </w:rPr>
        <w:t xml:space="preserve"> </w:t>
      </w:r>
      <w:r>
        <w:rPr>
          <w:color w:val="231F20"/>
        </w:rPr>
        <w:t>or until the givers of the counter-notice agree in writing that the company was entitled to acquire the right to manage the premises on the relevant date.</w:t>
      </w:r>
      <w:r>
        <w:rPr>
          <w:rFonts w:ascii="Arial" w:hAnsi="Arial"/>
          <w:b/>
          <w:color w:val="231F20"/>
          <w:vertAlign w:val="superscript"/>
        </w:rPr>
        <w:t>3</w:t>
      </w:r>
    </w:p>
    <w:p w14:paraId="785563CF" w14:textId="77777777" w:rsidR="00180D28" w:rsidRDefault="002909AC">
      <w:pPr>
        <w:pStyle w:val="Heading1"/>
        <w:spacing w:before="226"/>
        <w:ind w:left="890"/>
      </w:pPr>
      <w:r>
        <w:rPr>
          <w:color w:val="231F20"/>
        </w:rPr>
        <w:t>§</w:t>
      </w:r>
      <w:r>
        <w:rPr>
          <w:color w:val="231F20"/>
          <w:spacing w:val="-5"/>
        </w:rPr>
        <w:t xml:space="preserve"> </w:t>
      </w:r>
      <w:proofErr w:type="gramStart"/>
      <w:r>
        <w:rPr>
          <w:color w:val="231F20"/>
        </w:rPr>
        <w:t>31:44</w:t>
      </w:r>
      <w:r>
        <w:rPr>
          <w:color w:val="231F20"/>
          <w:spacing w:val="38"/>
        </w:rPr>
        <w:t xml:space="preserve">  </w:t>
      </w:r>
      <w:r>
        <w:rPr>
          <w:color w:val="231F20"/>
        </w:rPr>
        <w:t>Service</w:t>
      </w:r>
      <w:proofErr w:type="gramEnd"/>
      <w:r>
        <w:rPr>
          <w:color w:val="231F20"/>
          <w:spacing w:val="6"/>
        </w:rPr>
        <w:t xml:space="preserve"> </w:t>
      </w:r>
      <w:r>
        <w:rPr>
          <w:color w:val="231F20"/>
        </w:rPr>
        <w:t>of</w:t>
      </w:r>
      <w:r>
        <w:rPr>
          <w:color w:val="231F20"/>
          <w:spacing w:val="6"/>
        </w:rPr>
        <w:t xml:space="preserve"> </w:t>
      </w:r>
      <w:r>
        <w:rPr>
          <w:color w:val="231F20"/>
          <w:spacing w:val="-2"/>
        </w:rPr>
        <w:t>notices</w:t>
      </w:r>
    </w:p>
    <w:p w14:paraId="785563D0" w14:textId="77777777" w:rsidR="00180D28" w:rsidRDefault="002909AC">
      <w:pPr>
        <w:pStyle w:val="BodyText"/>
        <w:spacing w:before="117" w:line="218" w:lineRule="auto"/>
        <w:ind w:left="890" w:right="84" w:firstLine="199"/>
        <w:jc w:val="both"/>
        <w:rPr>
          <w:rFonts w:ascii="Arial"/>
          <w:b/>
        </w:rPr>
      </w:pPr>
      <w:r>
        <w:rPr>
          <w:color w:val="231F20"/>
        </w:rPr>
        <w:t>Any notice required to be given by the right to manage provisions of the 2002</w:t>
      </w:r>
      <w:r>
        <w:rPr>
          <w:color w:val="231F20"/>
          <w:spacing w:val="40"/>
        </w:rPr>
        <w:t xml:space="preserve"> </w:t>
      </w:r>
      <w:r>
        <w:rPr>
          <w:color w:val="231F20"/>
        </w:rPr>
        <w:t>Act must be in writing and may be sent by post.</w:t>
      </w:r>
      <w:r>
        <w:rPr>
          <w:rFonts w:ascii="Arial"/>
          <w:b/>
          <w:color w:val="231F20"/>
          <w:vertAlign w:val="superscript"/>
        </w:rPr>
        <w:t>1</w:t>
      </w:r>
    </w:p>
    <w:p w14:paraId="785563D1" w14:textId="77777777" w:rsidR="00180D28" w:rsidRDefault="002909AC">
      <w:pPr>
        <w:pStyle w:val="BodyText"/>
        <w:spacing w:before="31" w:line="218" w:lineRule="auto"/>
        <w:ind w:left="890" w:right="84" w:firstLine="199"/>
        <w:jc w:val="both"/>
      </w:pPr>
      <w:r>
        <w:rPr>
          <w:color w:val="231F20"/>
        </w:rPr>
        <w:t>Unless a different address in England or Wales has been notified to the RTM company</w:t>
      </w:r>
      <w:r>
        <w:rPr>
          <w:color w:val="231F20"/>
          <w:spacing w:val="-4"/>
        </w:rPr>
        <w:t xml:space="preserve"> </w:t>
      </w:r>
      <w:r>
        <w:rPr>
          <w:color w:val="231F20"/>
        </w:rPr>
        <w:t>as</w:t>
      </w:r>
      <w:r>
        <w:rPr>
          <w:color w:val="231F20"/>
          <w:spacing w:val="-4"/>
        </w:rPr>
        <w:t xml:space="preserve"> </w:t>
      </w:r>
      <w:r>
        <w:rPr>
          <w:color w:val="231F20"/>
        </w:rPr>
        <w:t>the</w:t>
      </w:r>
      <w:r>
        <w:rPr>
          <w:color w:val="231F20"/>
          <w:spacing w:val="-4"/>
        </w:rPr>
        <w:t xml:space="preserve"> </w:t>
      </w:r>
      <w:r>
        <w:rPr>
          <w:color w:val="231F20"/>
        </w:rPr>
        <w:t>address</w:t>
      </w:r>
      <w:r>
        <w:rPr>
          <w:color w:val="231F20"/>
          <w:spacing w:val="-4"/>
        </w:rPr>
        <w:t xml:space="preserve"> </w:t>
      </w:r>
      <w:r>
        <w:rPr>
          <w:color w:val="231F20"/>
        </w:rPr>
        <w:t>at</w:t>
      </w:r>
      <w:r>
        <w:rPr>
          <w:color w:val="231F20"/>
          <w:spacing w:val="-4"/>
        </w:rPr>
        <w:t xml:space="preserve"> </w:t>
      </w:r>
      <w:r>
        <w:rPr>
          <w:color w:val="231F20"/>
        </w:rPr>
        <w:t>which</w:t>
      </w:r>
      <w:r>
        <w:rPr>
          <w:color w:val="231F20"/>
          <w:spacing w:val="-4"/>
        </w:rPr>
        <w:t xml:space="preserve"> </w:t>
      </w:r>
      <w:r>
        <w:rPr>
          <w:color w:val="231F20"/>
        </w:rPr>
        <w:t>a</w:t>
      </w:r>
      <w:r>
        <w:rPr>
          <w:color w:val="231F20"/>
          <w:spacing w:val="-4"/>
        </w:rPr>
        <w:t xml:space="preserve"> </w:t>
      </w:r>
      <w:r>
        <w:rPr>
          <w:color w:val="231F20"/>
        </w:rPr>
        <w:t>person</w:t>
      </w:r>
      <w:r>
        <w:rPr>
          <w:color w:val="231F20"/>
          <w:spacing w:val="-4"/>
        </w:rPr>
        <w:t xml:space="preserve"> </w:t>
      </w:r>
      <w:r>
        <w:rPr>
          <w:color w:val="231F20"/>
        </w:rPr>
        <w:t>wishes</w:t>
      </w:r>
      <w:r>
        <w:rPr>
          <w:color w:val="231F20"/>
          <w:spacing w:val="-4"/>
        </w:rPr>
        <w:t xml:space="preserve"> </w:t>
      </w:r>
      <w:r>
        <w:rPr>
          <w:color w:val="231F20"/>
        </w:rPr>
        <w:t>to</w:t>
      </w:r>
      <w:r>
        <w:rPr>
          <w:color w:val="231F20"/>
          <w:spacing w:val="-4"/>
        </w:rPr>
        <w:t xml:space="preserve"> </w:t>
      </w:r>
      <w:r>
        <w:rPr>
          <w:color w:val="231F20"/>
        </w:rPr>
        <w:t>receive</w:t>
      </w:r>
      <w:r>
        <w:rPr>
          <w:color w:val="231F20"/>
          <w:spacing w:val="-4"/>
        </w:rPr>
        <w:t xml:space="preserve"> </w:t>
      </w:r>
      <w:r>
        <w:rPr>
          <w:color w:val="231F20"/>
        </w:rPr>
        <w:t>notices</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purpose of the 2002 Act, an RTM company may serve notices on a landlord at the address last given to a member of the company as that landlord’s address for service in ac-</w:t>
      </w:r>
      <w:proofErr w:type="spellStart"/>
      <w:r>
        <w:rPr>
          <w:color w:val="231F20"/>
        </w:rPr>
        <w:t>cordance</w:t>
      </w:r>
      <w:proofErr w:type="spellEnd"/>
      <w:r>
        <w:rPr>
          <w:color w:val="231F20"/>
        </w:rPr>
        <w:t xml:space="preserve"> with s.48, Landlord and Tenant Act 1987, or if no such address has been given, the address on rent or service charge demands.</w:t>
      </w:r>
      <w:r>
        <w:rPr>
          <w:rFonts w:ascii="Arial" w:hAnsi="Arial"/>
          <w:b/>
          <w:color w:val="231F20"/>
          <w:vertAlign w:val="superscript"/>
        </w:rPr>
        <w:t>2</w:t>
      </w:r>
      <w:r>
        <w:rPr>
          <w:rFonts w:ascii="Arial" w:hAnsi="Arial"/>
          <w:b/>
          <w:color w:val="231F20"/>
        </w:rPr>
        <w:t xml:space="preserve"> </w:t>
      </w:r>
      <w:r>
        <w:rPr>
          <w:color w:val="231F20"/>
        </w:rPr>
        <w:t>A notice may not be given (by any method) at an address given to a member of the RTM company for the purpose of ss.47 or 48 of the 1987 Act if a different address has been given to the RTM company itself as a person’s address for the purpose of receiving notices under the 2002 Act, and an address given to members will not be taken to countermand</w:t>
      </w:r>
      <w:r>
        <w:rPr>
          <w:color w:val="231F20"/>
          <w:spacing w:val="-6"/>
        </w:rPr>
        <w:t xml:space="preserve"> </w:t>
      </w:r>
      <w:r>
        <w:rPr>
          <w:color w:val="231F20"/>
        </w:rPr>
        <w:t>an</w:t>
      </w:r>
      <w:r>
        <w:rPr>
          <w:color w:val="231F20"/>
          <w:spacing w:val="-6"/>
        </w:rPr>
        <w:t xml:space="preserve"> </w:t>
      </w:r>
      <w:r>
        <w:rPr>
          <w:color w:val="231F20"/>
        </w:rPr>
        <w:t>address</w:t>
      </w:r>
      <w:r>
        <w:rPr>
          <w:color w:val="231F20"/>
          <w:spacing w:val="-6"/>
        </w:rPr>
        <w:t xml:space="preserve"> </w:t>
      </w:r>
      <w:r>
        <w:rPr>
          <w:color w:val="231F20"/>
        </w:rPr>
        <w:t>previously</w:t>
      </w:r>
      <w:r>
        <w:rPr>
          <w:color w:val="231F20"/>
          <w:spacing w:val="-6"/>
        </w:rPr>
        <w:t xml:space="preserve"> </w:t>
      </w:r>
      <w:r>
        <w:rPr>
          <w:color w:val="231F20"/>
        </w:rPr>
        <w:t>given</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company</w:t>
      </w:r>
      <w:r>
        <w:rPr>
          <w:color w:val="231F20"/>
          <w:spacing w:val="-6"/>
        </w:rPr>
        <w:t xml:space="preserve"> </w:t>
      </w:r>
      <w:r>
        <w:rPr>
          <w:color w:val="231F20"/>
        </w:rPr>
        <w:t>itself.</w:t>
      </w:r>
      <w:r>
        <w:rPr>
          <w:rFonts w:ascii="Arial" w:hAnsi="Arial"/>
          <w:b/>
          <w:color w:val="231F20"/>
          <w:vertAlign w:val="superscript"/>
        </w:rPr>
        <w:t>3</w:t>
      </w:r>
      <w:r>
        <w:rPr>
          <w:rFonts w:ascii="Arial" w:hAnsi="Arial"/>
          <w:b/>
          <w:color w:val="231F20"/>
          <w:spacing w:val="-6"/>
        </w:rPr>
        <w:t xml:space="preserve"> </w:t>
      </w:r>
      <w:r>
        <w:rPr>
          <w:color w:val="231F20"/>
        </w:rPr>
        <w:t>An</w:t>
      </w:r>
      <w:r>
        <w:rPr>
          <w:color w:val="231F20"/>
          <w:spacing w:val="-6"/>
        </w:rPr>
        <w:t xml:space="preserve"> </w:t>
      </w:r>
      <w:r>
        <w:rPr>
          <w:color w:val="231F20"/>
        </w:rPr>
        <w:t>RTM</w:t>
      </w:r>
      <w:r>
        <w:rPr>
          <w:color w:val="231F20"/>
          <w:spacing w:val="-6"/>
        </w:rPr>
        <w:t xml:space="preserve"> </w:t>
      </w:r>
      <w:r>
        <w:rPr>
          <w:color w:val="231F20"/>
        </w:rPr>
        <w:t>company may</w:t>
      </w:r>
      <w:r>
        <w:rPr>
          <w:color w:val="231F20"/>
          <w:spacing w:val="-1"/>
        </w:rPr>
        <w:t xml:space="preserve"> </w:t>
      </w:r>
      <w:r>
        <w:rPr>
          <w:color w:val="231F20"/>
        </w:rPr>
        <w:t>give notice</w:t>
      </w:r>
      <w:r>
        <w:rPr>
          <w:color w:val="231F20"/>
          <w:spacing w:val="-1"/>
        </w:rPr>
        <w:t xml:space="preserve"> </w:t>
      </w:r>
      <w:r>
        <w:rPr>
          <w:color w:val="231F20"/>
        </w:rPr>
        <w:t>to the</w:t>
      </w:r>
      <w:r>
        <w:rPr>
          <w:color w:val="231F20"/>
          <w:spacing w:val="-1"/>
        </w:rPr>
        <w:t xml:space="preserve"> </w:t>
      </w:r>
      <w:r>
        <w:rPr>
          <w:color w:val="231F20"/>
        </w:rPr>
        <w:t>qualifying tenant of</w:t>
      </w:r>
      <w:r>
        <w:rPr>
          <w:color w:val="231F20"/>
          <w:spacing w:val="-1"/>
        </w:rPr>
        <w:t xml:space="preserve"> </w:t>
      </w:r>
      <w:r>
        <w:rPr>
          <w:color w:val="231F20"/>
        </w:rPr>
        <w:t>a flat</w:t>
      </w:r>
      <w:r>
        <w:rPr>
          <w:color w:val="231F20"/>
          <w:spacing w:val="-1"/>
        </w:rPr>
        <w:t xml:space="preserve"> </w:t>
      </w:r>
      <w:r>
        <w:rPr>
          <w:color w:val="231F20"/>
        </w:rPr>
        <w:t>at the</w:t>
      </w:r>
      <w:r>
        <w:rPr>
          <w:color w:val="231F20"/>
          <w:spacing w:val="-1"/>
        </w:rPr>
        <w:t xml:space="preserve"> </w:t>
      </w:r>
      <w:r>
        <w:rPr>
          <w:color w:val="231F20"/>
        </w:rPr>
        <w:t>flat unless it</w:t>
      </w:r>
      <w:r>
        <w:rPr>
          <w:color w:val="231F20"/>
          <w:spacing w:val="-1"/>
        </w:rPr>
        <w:t xml:space="preserve"> </w:t>
      </w:r>
      <w:r>
        <w:rPr>
          <w:color w:val="231F20"/>
        </w:rPr>
        <w:t>has been</w:t>
      </w:r>
      <w:r>
        <w:rPr>
          <w:color w:val="231F20"/>
          <w:spacing w:val="-1"/>
        </w:rPr>
        <w:t xml:space="preserve"> </w:t>
      </w:r>
      <w:proofErr w:type="spellStart"/>
      <w:r>
        <w:rPr>
          <w:color w:val="231F20"/>
          <w:spacing w:val="-2"/>
        </w:rPr>
        <w:t>noti</w:t>
      </w:r>
      <w:proofErr w:type="spellEnd"/>
      <w:r>
        <w:rPr>
          <w:color w:val="231F20"/>
          <w:spacing w:val="-2"/>
        </w:rPr>
        <w:t>-</w:t>
      </w:r>
    </w:p>
    <w:p w14:paraId="785563D2" w14:textId="77777777" w:rsidR="00180D28" w:rsidRDefault="002909AC">
      <w:pPr>
        <w:pStyle w:val="BodyText"/>
        <w:spacing w:before="3"/>
        <w:rPr>
          <w:sz w:val="18"/>
        </w:rPr>
      </w:pPr>
      <w:r>
        <w:rPr>
          <w:noProof/>
          <w:sz w:val="18"/>
        </w:rPr>
        <mc:AlternateContent>
          <mc:Choice Requires="wps">
            <w:drawing>
              <wp:anchor distT="0" distB="0" distL="0" distR="0" simplePos="0" relativeHeight="487602688" behindDoc="1" locked="0" layoutInCell="1" allowOverlap="1" wp14:anchorId="7855650F" wp14:editId="78556510">
                <wp:simplePos x="0" y="0"/>
                <wp:positionH relativeFrom="page">
                  <wp:posOffset>1708205</wp:posOffset>
                </wp:positionH>
                <wp:positionV relativeFrom="paragraph">
                  <wp:posOffset>154607</wp:posOffset>
                </wp:positionV>
                <wp:extent cx="912494"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BE7A5CA" id="Graphic 131" o:spid="_x0000_s1026" style="position:absolute;margin-left:134.5pt;margin-top:12.15pt;width:71.8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" path="m,l912373,e" filled="f" strokecolor="#231f20" strokeweight=".17597mm">
                <v:path arrowok="t"/>
                <w10:wrap type="topAndBottom" anchorx="page"/>
              </v:shape>
            </w:pict>
          </mc:Fallback>
        </mc:AlternateContent>
      </w:r>
    </w:p>
    <w:p w14:paraId="785563D3"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31:43]</w:t>
      </w:r>
    </w:p>
    <w:p w14:paraId="785563D4" w14:textId="77777777" w:rsidR="00180D28" w:rsidRDefault="002909AC">
      <w:pPr>
        <w:spacing w:before="78" w:line="223" w:lineRule="auto"/>
        <w:ind w:left="890" w:right="82" w:firstLine="412"/>
        <w:jc w:val="both"/>
        <w:rPr>
          <w:sz w:val="16"/>
        </w:rPr>
      </w:pPr>
      <w:r>
        <w:rPr>
          <w:rFonts w:ascii="Arial"/>
          <w:b/>
          <w:color w:val="231F20"/>
          <w:sz w:val="16"/>
          <w:vertAlign w:val="superscript"/>
        </w:rPr>
        <w:t>1</w:t>
      </w:r>
      <w:r>
        <w:rPr>
          <w:color w:val="231F20"/>
          <w:sz w:val="16"/>
        </w:rPr>
        <w:t>s.84(3) of the 2002 Act. In England the appropriate tribunal is the First-tier Tribunal (Property Chamber), while in Wales it is the Leasehold Valuation Tribunal. The application must be made by the RTM company itself, not by its members, but the form provided for this purpose by the First-tier Tribunal</w:t>
      </w:r>
      <w:r>
        <w:rPr>
          <w:color w:val="231F20"/>
          <w:spacing w:val="-3"/>
          <w:sz w:val="16"/>
        </w:rPr>
        <w:t xml:space="preserve"> </w:t>
      </w:r>
      <w:r>
        <w:rPr>
          <w:color w:val="231F20"/>
          <w:sz w:val="16"/>
        </w:rPr>
        <w:t>may</w:t>
      </w:r>
      <w:r>
        <w:rPr>
          <w:color w:val="231F20"/>
          <w:spacing w:val="-3"/>
          <w:sz w:val="16"/>
        </w:rPr>
        <w:t xml:space="preserve"> </w:t>
      </w:r>
      <w:r>
        <w:rPr>
          <w:color w:val="231F20"/>
          <w:sz w:val="16"/>
        </w:rPr>
        <w:t>cause</w:t>
      </w:r>
      <w:r>
        <w:rPr>
          <w:color w:val="231F20"/>
          <w:spacing w:val="-3"/>
          <w:sz w:val="16"/>
        </w:rPr>
        <w:t xml:space="preserve"> </w:t>
      </w:r>
      <w:r>
        <w:rPr>
          <w:color w:val="231F20"/>
          <w:sz w:val="16"/>
        </w:rPr>
        <w:t>confusion:</w:t>
      </w:r>
      <w:r>
        <w:rPr>
          <w:color w:val="231F20"/>
          <w:spacing w:val="-2"/>
          <w:sz w:val="16"/>
        </w:rPr>
        <w:t xml:space="preserve"> </w:t>
      </w:r>
      <w:proofErr w:type="spellStart"/>
      <w:r>
        <w:rPr>
          <w:rFonts w:ascii="Century Schoolbook"/>
          <w:i/>
          <w:color w:val="231F20"/>
          <w:sz w:val="16"/>
        </w:rPr>
        <w:t>Assethold</w:t>
      </w:r>
      <w:proofErr w:type="spellEnd"/>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20</w:t>
      </w:r>
      <w:r>
        <w:rPr>
          <w:rFonts w:ascii="Century Schoolbook"/>
          <w:i/>
          <w:color w:val="231F20"/>
          <w:spacing w:val="-2"/>
          <w:sz w:val="16"/>
        </w:rPr>
        <w:t xml:space="preserve"> </w:t>
      </w:r>
      <w:r>
        <w:rPr>
          <w:rFonts w:ascii="Century Schoolbook"/>
          <w:i/>
          <w:color w:val="231F20"/>
          <w:sz w:val="16"/>
        </w:rPr>
        <w:t>Upper</w:t>
      </w:r>
      <w:r>
        <w:rPr>
          <w:rFonts w:ascii="Century Schoolbook"/>
          <w:i/>
          <w:color w:val="231F20"/>
          <w:spacing w:val="-3"/>
          <w:sz w:val="16"/>
        </w:rPr>
        <w:t xml:space="preserve"> </w:t>
      </w:r>
      <w:r>
        <w:rPr>
          <w:rFonts w:ascii="Century Schoolbook"/>
          <w:i/>
          <w:color w:val="231F20"/>
          <w:sz w:val="16"/>
        </w:rPr>
        <w:t>Wickham</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2"/>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[2019]</w:t>
      </w:r>
      <w:r>
        <w:rPr>
          <w:color w:val="231F20"/>
          <w:spacing w:val="-3"/>
          <w:sz w:val="16"/>
        </w:rPr>
        <w:t xml:space="preserve"> </w:t>
      </w:r>
      <w:r>
        <w:rPr>
          <w:color w:val="231F20"/>
          <w:sz w:val="16"/>
        </w:rPr>
        <w:t>UKUT</w:t>
      </w:r>
      <w:r>
        <w:rPr>
          <w:color w:val="231F20"/>
          <w:spacing w:val="-2"/>
          <w:sz w:val="16"/>
        </w:rPr>
        <w:t xml:space="preserve"> </w:t>
      </w:r>
      <w:r>
        <w:rPr>
          <w:color w:val="231F20"/>
          <w:sz w:val="16"/>
        </w:rPr>
        <w:t>368</w:t>
      </w:r>
      <w:r>
        <w:rPr>
          <w:color w:val="231F20"/>
          <w:spacing w:val="-3"/>
          <w:sz w:val="16"/>
        </w:rPr>
        <w:t xml:space="preserve"> </w:t>
      </w:r>
      <w:r>
        <w:rPr>
          <w:color w:val="231F20"/>
          <w:spacing w:val="-2"/>
          <w:sz w:val="16"/>
        </w:rPr>
        <w:t>(LC).</w:t>
      </w:r>
    </w:p>
    <w:p w14:paraId="785563D5" w14:textId="77777777" w:rsidR="00180D28" w:rsidRDefault="002909AC">
      <w:pPr>
        <w:spacing w:before="63" w:line="223" w:lineRule="auto"/>
        <w:ind w:left="890" w:right="82" w:firstLine="412"/>
        <w:jc w:val="both"/>
        <w:rPr>
          <w:sz w:val="16"/>
        </w:rPr>
      </w:pPr>
      <w:r>
        <w:rPr>
          <w:rFonts w:ascii="Arial"/>
          <w:b/>
          <w:color w:val="231F20"/>
          <w:sz w:val="16"/>
          <w:vertAlign w:val="superscript"/>
        </w:rPr>
        <w:t>2</w:t>
      </w:r>
      <w:r>
        <w:rPr>
          <w:color w:val="231F20"/>
          <w:sz w:val="16"/>
        </w:rPr>
        <w:t xml:space="preserve">s.84(4) of the 2002 Act. Where more than one counter-notice was given, an application must be made to the appropriate tribunal not later than the end of the period of two </w:t>
      </w:r>
      <w:proofErr w:type="gramStart"/>
      <w:r>
        <w:rPr>
          <w:color w:val="231F20"/>
          <w:sz w:val="16"/>
        </w:rPr>
        <w:t>months</w:t>
      </w:r>
      <w:proofErr w:type="gramEnd"/>
      <w:r>
        <w:rPr>
          <w:color w:val="231F20"/>
          <w:sz w:val="16"/>
        </w:rPr>
        <w:t xml:space="preserve"> beginning with the day on which the last of the counter-notices was given.</w:t>
      </w:r>
    </w:p>
    <w:p w14:paraId="785563D6" w14:textId="77777777" w:rsidR="00180D28" w:rsidRDefault="002909AC">
      <w:pPr>
        <w:spacing w:before="62" w:line="223" w:lineRule="auto"/>
        <w:ind w:left="890" w:right="82" w:firstLine="412"/>
        <w:jc w:val="both"/>
        <w:rPr>
          <w:sz w:val="16"/>
        </w:rPr>
      </w:pPr>
      <w:r>
        <w:rPr>
          <w:rFonts w:ascii="Arial" w:hAnsi="Arial"/>
          <w:b/>
          <w:color w:val="231F20"/>
          <w:sz w:val="16"/>
          <w:vertAlign w:val="superscript"/>
        </w:rPr>
        <w:t>3</w:t>
      </w:r>
      <w:r>
        <w:rPr>
          <w:color w:val="231F20"/>
          <w:sz w:val="16"/>
        </w:rPr>
        <w:t>s.84(5) of the 2002 Act. A determination becomes final for this purpose at the end of the period</w:t>
      </w:r>
      <w:r>
        <w:rPr>
          <w:color w:val="231F20"/>
          <w:spacing w:val="40"/>
          <w:sz w:val="16"/>
        </w:rPr>
        <w:t xml:space="preserve"> </w:t>
      </w:r>
      <w:r>
        <w:rPr>
          <w:color w:val="231F20"/>
          <w:sz w:val="16"/>
        </w:rPr>
        <w:t>for bringing an appeal, or on the disposal of an appeal (or any further appeal) if one is brought; an ap-peal is disposed of when it is determined and the period for bringing any further appeal has ended, or when the appeal is abandoned or otherwise ceases to have effect: s.84(7)–(8).</w:t>
      </w:r>
    </w:p>
    <w:p w14:paraId="785563D7" w14:textId="77777777" w:rsidR="00180D28" w:rsidRDefault="002909AC">
      <w:pPr>
        <w:spacing w:before="72"/>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31:44]</w:t>
      </w:r>
    </w:p>
    <w:p w14:paraId="785563D8" w14:textId="77777777" w:rsidR="00180D28" w:rsidRDefault="002909AC">
      <w:pPr>
        <w:spacing w:before="78" w:line="223" w:lineRule="auto"/>
        <w:ind w:left="890" w:right="83" w:firstLine="412"/>
        <w:jc w:val="both"/>
        <w:rPr>
          <w:sz w:val="16"/>
        </w:rPr>
      </w:pPr>
      <w:r>
        <w:rPr>
          <w:rFonts w:ascii="Arial"/>
          <w:b/>
          <w:color w:val="231F20"/>
          <w:sz w:val="16"/>
          <w:vertAlign w:val="superscript"/>
        </w:rPr>
        <w:t>1</w:t>
      </w:r>
      <w:r>
        <w:rPr>
          <w:color w:val="231F20"/>
          <w:sz w:val="16"/>
        </w:rPr>
        <w:t>s.111(1) of the 2002</w:t>
      </w:r>
      <w:r>
        <w:rPr>
          <w:color w:val="231F20"/>
          <w:spacing w:val="-5"/>
          <w:sz w:val="16"/>
        </w:rPr>
        <w:t xml:space="preserve"> </w:t>
      </w:r>
      <w:r>
        <w:rPr>
          <w:color w:val="231F20"/>
          <w:sz w:val="16"/>
        </w:rPr>
        <w:t>Act. Where the</w:t>
      </w:r>
      <w:r>
        <w:rPr>
          <w:color w:val="231F20"/>
          <w:spacing w:val="-5"/>
          <w:sz w:val="16"/>
        </w:rPr>
        <w:t xml:space="preserve"> </w:t>
      </w:r>
      <w:r>
        <w:rPr>
          <w:color w:val="231F20"/>
          <w:sz w:val="16"/>
        </w:rPr>
        <w:t xml:space="preserve">Act requires the service of a copy of a notice it has been held that this may be achieved by e-mail: </w:t>
      </w:r>
      <w:proofErr w:type="spellStart"/>
      <w:r>
        <w:rPr>
          <w:rFonts w:ascii="Century Schoolbook"/>
          <w:i/>
          <w:color w:val="231F20"/>
          <w:sz w:val="16"/>
        </w:rPr>
        <w:t>Assethold</w:t>
      </w:r>
      <w:proofErr w:type="spellEnd"/>
      <w:r>
        <w:rPr>
          <w:rFonts w:ascii="Century Schoolbook"/>
          <w:i/>
          <w:color w:val="231F20"/>
          <w:sz w:val="16"/>
        </w:rPr>
        <w:t xml:space="preserve"> Ltd v 110 Boulevard RTM Co Ltd </w:t>
      </w:r>
      <w:r>
        <w:rPr>
          <w:color w:val="231F20"/>
          <w:sz w:val="16"/>
        </w:rPr>
        <w:t xml:space="preserve">[2017] UKUT 316 (LC), distinguishing </w:t>
      </w:r>
      <w:proofErr w:type="spellStart"/>
      <w:r>
        <w:rPr>
          <w:rFonts w:ascii="Century Schoolbook"/>
          <w:i/>
          <w:color w:val="231F20"/>
          <w:sz w:val="16"/>
        </w:rPr>
        <w:t>Cowthorpe</w:t>
      </w:r>
      <w:proofErr w:type="spellEnd"/>
      <w:r>
        <w:rPr>
          <w:rFonts w:ascii="Century Schoolbook"/>
          <w:i/>
          <w:color w:val="231F20"/>
          <w:sz w:val="16"/>
        </w:rPr>
        <w:t xml:space="preserve"> Road 1-1A Freehold Ltd v </w:t>
      </w:r>
      <w:proofErr w:type="spellStart"/>
      <w:r>
        <w:rPr>
          <w:rFonts w:ascii="Century Schoolbook"/>
          <w:i/>
          <w:color w:val="231F20"/>
          <w:sz w:val="16"/>
        </w:rPr>
        <w:t>Wahedally</w:t>
      </w:r>
      <w:proofErr w:type="spellEnd"/>
      <w:r>
        <w:rPr>
          <w:rFonts w:ascii="Century Schoolbook"/>
          <w:i/>
          <w:color w:val="231F20"/>
          <w:sz w:val="16"/>
        </w:rPr>
        <w:t xml:space="preserve"> </w:t>
      </w:r>
      <w:r>
        <w:rPr>
          <w:color w:val="231F20"/>
          <w:sz w:val="16"/>
        </w:rPr>
        <w:t>[2017] L. &amp; T.R. 4.</w:t>
      </w:r>
    </w:p>
    <w:p w14:paraId="785563D9" w14:textId="77777777" w:rsidR="00180D28" w:rsidRDefault="002909AC">
      <w:pPr>
        <w:spacing w:before="62" w:line="223" w:lineRule="auto"/>
        <w:ind w:left="890" w:right="83" w:firstLine="412"/>
        <w:jc w:val="both"/>
        <w:rPr>
          <w:sz w:val="16"/>
        </w:rPr>
      </w:pPr>
      <w:r>
        <w:rPr>
          <w:rFonts w:ascii="Arial" w:hAnsi="Arial"/>
          <w:b/>
          <w:color w:val="231F20"/>
          <w:sz w:val="16"/>
          <w:vertAlign w:val="superscript"/>
        </w:rPr>
        <w:t>2</w:t>
      </w:r>
      <w:r>
        <w:rPr>
          <w:color w:val="231F20"/>
          <w:sz w:val="16"/>
        </w:rPr>
        <w:t>s.111(2)</w:t>
      </w:r>
      <w:proofErr w:type="gramStart"/>
      <w:r>
        <w:rPr>
          <w:color w:val="231F20"/>
          <w:sz w:val="16"/>
        </w:rPr>
        <w:t>–(</w:t>
      </w:r>
      <w:proofErr w:type="gramEnd"/>
      <w:r>
        <w:rPr>
          <w:color w:val="231F20"/>
          <w:sz w:val="16"/>
        </w:rPr>
        <w:t>4) of the 2002 Act. A notice informing the RTM Company of an address at which</w:t>
      </w:r>
      <w:r>
        <w:rPr>
          <w:color w:val="231F20"/>
          <w:spacing w:val="40"/>
          <w:sz w:val="16"/>
        </w:rPr>
        <w:t xml:space="preserve"> </w:t>
      </w:r>
      <w:r>
        <w:rPr>
          <w:color w:val="231F20"/>
          <w:sz w:val="16"/>
        </w:rPr>
        <w:t xml:space="preserve">“future communications concerning the subject matter of the [claim] notice” should be served was </w:t>
      </w:r>
      <w:proofErr w:type="spellStart"/>
      <w:r>
        <w:rPr>
          <w:color w:val="231F20"/>
          <w:sz w:val="16"/>
        </w:rPr>
        <w:t>suf-ficient</w:t>
      </w:r>
      <w:proofErr w:type="spellEnd"/>
      <w:r>
        <w:rPr>
          <w:color w:val="231F20"/>
          <w:sz w:val="16"/>
        </w:rPr>
        <w:t xml:space="preserve"> to mandate that address for all communications: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v 429 New Cross Road RTM Co Ltd </w:t>
      </w:r>
      <w:r>
        <w:rPr>
          <w:color w:val="231F20"/>
          <w:sz w:val="16"/>
        </w:rPr>
        <w:t>[2024] UKUT 113 (LC).</w:t>
      </w:r>
    </w:p>
    <w:p w14:paraId="785563DA" w14:textId="77777777" w:rsidR="00180D28" w:rsidRDefault="002909AC">
      <w:pPr>
        <w:spacing w:before="62" w:line="223" w:lineRule="auto"/>
        <w:ind w:left="890" w:right="82" w:firstLine="412"/>
        <w:jc w:val="both"/>
        <w:rPr>
          <w:sz w:val="16"/>
        </w:rPr>
      </w:pPr>
      <w:r>
        <w:rPr>
          <w:rFonts w:ascii="Arial"/>
          <w:b/>
          <w:color w:val="231F20"/>
          <w:sz w:val="16"/>
          <w:vertAlign w:val="superscript"/>
        </w:rPr>
        <w:t>3</w:t>
      </w:r>
      <w:r>
        <w:rPr>
          <w:rFonts w:ascii="Century Schoolbook"/>
          <w:i/>
          <w:color w:val="231F20"/>
          <w:sz w:val="16"/>
        </w:rPr>
        <w:t xml:space="preserve">Gateway Property Holdings Ltd v Ross Wharf RTM Company Ltd </w:t>
      </w:r>
      <w:r>
        <w:rPr>
          <w:color w:val="231F20"/>
          <w:sz w:val="16"/>
        </w:rPr>
        <w:t>[2016] UKUT 97 (LC); in the same case the Upper Tribunal left open the question whether a claim notice given at a section 48 ad-dress to a landlord which had notified an RTM company of a different address for service was a nullity, as being contrary to s.111(4) of the 2002 Act.</w:t>
      </w:r>
    </w:p>
    <w:p w14:paraId="785563DB" w14:textId="77777777" w:rsidR="00180D28" w:rsidRDefault="00180D28">
      <w:pPr>
        <w:spacing w:line="223" w:lineRule="auto"/>
        <w:jc w:val="both"/>
        <w:rPr>
          <w:sz w:val="16"/>
        </w:rPr>
        <w:sectPr w:rsidR="00180D28">
          <w:pgSz w:w="12240" w:h="15840"/>
          <w:pgMar w:top="2080" w:right="1800" w:bottom="2100" w:left="1800" w:header="1889" w:footer="1911" w:gutter="0"/>
          <w:cols w:space="720"/>
        </w:sectPr>
      </w:pPr>
    </w:p>
    <w:p w14:paraId="785563DC" w14:textId="77777777" w:rsidR="00180D28" w:rsidRDefault="002909AC">
      <w:pPr>
        <w:pStyle w:val="BodyText"/>
        <w:spacing w:before="217" w:line="218" w:lineRule="auto"/>
        <w:ind w:left="39" w:right="933"/>
        <w:jc w:val="both"/>
        <w:rPr>
          <w:rFonts w:ascii="Arial"/>
          <w:b/>
        </w:rPr>
      </w:pPr>
      <w:proofErr w:type="spellStart"/>
      <w:r>
        <w:rPr>
          <w:color w:val="231F20"/>
        </w:rPr>
        <w:lastRenderedPageBreak/>
        <w:t>fied</w:t>
      </w:r>
      <w:proofErr w:type="spellEnd"/>
      <w:r>
        <w:rPr>
          <w:color w:val="231F20"/>
        </w:rPr>
        <w:t xml:space="preserve"> by the qualifying tenant of a different address in England and Wales at which he wishes to be given any such notice.</w:t>
      </w:r>
      <w:r>
        <w:rPr>
          <w:rFonts w:ascii="Arial"/>
          <w:b/>
          <w:color w:val="231F20"/>
          <w:vertAlign w:val="superscript"/>
        </w:rPr>
        <w:t>4</w:t>
      </w:r>
      <w:r>
        <w:rPr>
          <w:rFonts w:ascii="Arial"/>
          <w:b/>
          <w:color w:val="231F20"/>
        </w:rPr>
        <w:t xml:space="preserve"> </w:t>
      </w:r>
      <w:r>
        <w:rPr>
          <w:color w:val="231F20"/>
        </w:rPr>
        <w:t>These provisions are permissive rather than compulsory, but they have the effect that a notice received at the appropriate address will be properly served, whether or not it comes to the attention of the ad-</w:t>
      </w:r>
      <w:proofErr w:type="spellStart"/>
      <w:r>
        <w:rPr>
          <w:color w:val="231F20"/>
        </w:rPr>
        <w:t>dressee</w:t>
      </w:r>
      <w:proofErr w:type="spellEnd"/>
      <w:r>
        <w:rPr>
          <w:color w:val="231F20"/>
        </w:rPr>
        <w:t>; if service is effected at a different address the risk of non-receipt will lie with the giver of the notice.</w:t>
      </w:r>
      <w:r>
        <w:rPr>
          <w:rFonts w:ascii="Arial"/>
          <w:b/>
          <w:color w:val="231F20"/>
          <w:vertAlign w:val="superscript"/>
        </w:rPr>
        <w:t>5</w:t>
      </w:r>
    </w:p>
    <w:p w14:paraId="785563DD" w14:textId="77777777" w:rsidR="00180D28" w:rsidRDefault="002909AC">
      <w:pPr>
        <w:pStyle w:val="Heading1"/>
        <w:spacing w:before="226"/>
        <w:ind w:left="39"/>
        <w:jc w:val="both"/>
      </w:pPr>
      <w:r>
        <w:rPr>
          <w:color w:val="231F20"/>
        </w:rPr>
        <w:t>§</w:t>
      </w:r>
      <w:r>
        <w:rPr>
          <w:color w:val="231F20"/>
          <w:spacing w:val="-7"/>
        </w:rPr>
        <w:t xml:space="preserve"> </w:t>
      </w:r>
      <w:proofErr w:type="gramStart"/>
      <w:r>
        <w:rPr>
          <w:color w:val="231F20"/>
        </w:rPr>
        <w:t>31:45</w:t>
      </w:r>
      <w:r>
        <w:rPr>
          <w:color w:val="231F20"/>
          <w:spacing w:val="32"/>
        </w:rPr>
        <w:t xml:space="preserve">  </w:t>
      </w:r>
      <w:r>
        <w:rPr>
          <w:color w:val="231F20"/>
        </w:rPr>
        <w:t>Withdrawal</w:t>
      </w:r>
      <w:proofErr w:type="gramEnd"/>
      <w:r>
        <w:rPr>
          <w:color w:val="231F20"/>
          <w:spacing w:val="5"/>
        </w:rPr>
        <w:t xml:space="preserve"> </w:t>
      </w:r>
      <w:r>
        <w:rPr>
          <w:color w:val="231F20"/>
        </w:rPr>
        <w:t>and</w:t>
      </w:r>
      <w:r>
        <w:rPr>
          <w:color w:val="231F20"/>
          <w:spacing w:val="3"/>
        </w:rPr>
        <w:t xml:space="preserve"> </w:t>
      </w:r>
      <w:r>
        <w:rPr>
          <w:color w:val="231F20"/>
        </w:rPr>
        <w:t>deemed</w:t>
      </w:r>
      <w:r>
        <w:rPr>
          <w:color w:val="231F20"/>
          <w:spacing w:val="3"/>
        </w:rPr>
        <w:t xml:space="preserve"> </w:t>
      </w:r>
      <w:r>
        <w:rPr>
          <w:color w:val="231F20"/>
        </w:rPr>
        <w:t>withdrawal</w:t>
      </w:r>
      <w:r>
        <w:rPr>
          <w:color w:val="231F20"/>
          <w:spacing w:val="3"/>
        </w:rPr>
        <w:t xml:space="preserve"> </w:t>
      </w:r>
      <w:r>
        <w:rPr>
          <w:color w:val="231F20"/>
        </w:rPr>
        <w:t>of</w:t>
      </w:r>
      <w:r>
        <w:rPr>
          <w:color w:val="231F20"/>
          <w:spacing w:val="3"/>
        </w:rPr>
        <w:t xml:space="preserve"> </w:t>
      </w:r>
      <w:r>
        <w:rPr>
          <w:color w:val="231F20"/>
        </w:rPr>
        <w:t>claim</w:t>
      </w:r>
      <w:r>
        <w:rPr>
          <w:color w:val="231F20"/>
          <w:spacing w:val="3"/>
        </w:rPr>
        <w:t xml:space="preserve"> </w:t>
      </w:r>
      <w:r>
        <w:rPr>
          <w:color w:val="231F20"/>
          <w:spacing w:val="-2"/>
        </w:rPr>
        <w:t>notice</w:t>
      </w:r>
    </w:p>
    <w:p w14:paraId="785563DE" w14:textId="77777777" w:rsidR="00180D28" w:rsidRDefault="002909AC">
      <w:pPr>
        <w:pStyle w:val="BodyText"/>
        <w:spacing w:before="127" w:line="218" w:lineRule="auto"/>
        <w:ind w:left="39" w:right="934" w:firstLine="199"/>
        <w:jc w:val="both"/>
        <w:rPr>
          <w:rFonts w:ascii="Arial"/>
          <w:b/>
        </w:rPr>
      </w:pPr>
      <w:r>
        <w:rPr>
          <w:color w:val="231F20"/>
        </w:rPr>
        <w:t>A claim notice may be withdrawn by the RTM company which gave it at any time before the right to manage is acquired by giving a notice of withdrawal to every person who is a landlord, or party to a lease of the whole or any part of the premises other than as landlord or tenant, to any manager appointed under the Landlord and Tenant Act 1987 and to every qualifying tenant of a flat in the premises.</w:t>
      </w:r>
      <w:r>
        <w:rPr>
          <w:rFonts w:ascii="Arial"/>
          <w:b/>
          <w:color w:val="231F20"/>
          <w:vertAlign w:val="superscript"/>
        </w:rPr>
        <w:t>1</w:t>
      </w:r>
      <w:r>
        <w:rPr>
          <w:rFonts w:ascii="Arial"/>
          <w:b/>
          <w:color w:val="231F20"/>
        </w:rPr>
        <w:t xml:space="preserve"> </w:t>
      </w:r>
      <w:r>
        <w:rPr>
          <w:color w:val="231F20"/>
        </w:rPr>
        <w:t>Service of a notice of withdrawal on the landlord is critical and fixes</w:t>
      </w:r>
      <w:r>
        <w:rPr>
          <w:color w:val="231F20"/>
          <w:spacing w:val="80"/>
        </w:rPr>
        <w:t xml:space="preserve"> </w:t>
      </w:r>
      <w:r>
        <w:rPr>
          <w:color w:val="231F20"/>
        </w:rPr>
        <w:t>the date of withdrawal, whereas service on the qualifying tenants has been regarded as a subordinate requirement which, if delayed or even omitted, may not invalidate the withdrawal.</w:t>
      </w:r>
      <w:r>
        <w:rPr>
          <w:rFonts w:ascii="Arial"/>
          <w:b/>
          <w:color w:val="231F20"/>
          <w:vertAlign w:val="superscript"/>
        </w:rPr>
        <w:t>2</w:t>
      </w:r>
    </w:p>
    <w:p w14:paraId="785563DF" w14:textId="77777777" w:rsidR="00180D28" w:rsidRDefault="002909AC">
      <w:pPr>
        <w:pStyle w:val="BodyText"/>
        <w:spacing w:before="56" w:line="218" w:lineRule="auto"/>
        <w:ind w:left="39" w:right="933" w:firstLine="199"/>
        <w:jc w:val="both"/>
        <w:rPr>
          <w:rFonts w:ascii="Arial"/>
          <w:b/>
        </w:rPr>
      </w:pPr>
      <w:r>
        <w:rPr>
          <w:color w:val="231F20"/>
        </w:rPr>
        <w:t>A</w:t>
      </w:r>
      <w:r>
        <w:rPr>
          <w:color w:val="231F20"/>
          <w:spacing w:val="-3"/>
        </w:rPr>
        <w:t xml:space="preserve"> </w:t>
      </w:r>
      <w:r>
        <w:rPr>
          <w:color w:val="231F20"/>
        </w:rPr>
        <w:t>claim</w:t>
      </w:r>
      <w:r>
        <w:rPr>
          <w:color w:val="231F20"/>
          <w:spacing w:val="-3"/>
        </w:rPr>
        <w:t xml:space="preserve"> </w:t>
      </w:r>
      <w:r>
        <w:rPr>
          <w:color w:val="231F20"/>
        </w:rPr>
        <w:t>notice</w:t>
      </w:r>
      <w:r>
        <w:rPr>
          <w:color w:val="231F20"/>
          <w:spacing w:val="-3"/>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deemed</w:t>
      </w:r>
      <w:r>
        <w:rPr>
          <w:color w:val="231F20"/>
          <w:spacing w:val="-3"/>
        </w:rPr>
        <w:t xml:space="preserve"> </w:t>
      </w:r>
      <w:r>
        <w:rPr>
          <w:color w:val="231F20"/>
        </w:rPr>
        <w:t>to</w:t>
      </w:r>
      <w:r>
        <w:rPr>
          <w:color w:val="231F20"/>
          <w:spacing w:val="-3"/>
        </w:rPr>
        <w:t xml:space="preserve"> </w:t>
      </w:r>
      <w:r>
        <w:rPr>
          <w:color w:val="231F20"/>
        </w:rPr>
        <w:t>have</w:t>
      </w:r>
      <w:r>
        <w:rPr>
          <w:color w:val="231F20"/>
          <w:spacing w:val="-3"/>
        </w:rPr>
        <w:t xml:space="preserve"> </w:t>
      </w:r>
      <w:r>
        <w:rPr>
          <w:color w:val="231F20"/>
        </w:rPr>
        <w:t>been</w:t>
      </w:r>
      <w:r>
        <w:rPr>
          <w:color w:val="231F20"/>
          <w:spacing w:val="-3"/>
        </w:rPr>
        <w:t xml:space="preserve"> </w:t>
      </w:r>
      <w:r>
        <w:rPr>
          <w:color w:val="231F20"/>
        </w:rPr>
        <w:t>withdrawn</w:t>
      </w:r>
      <w:r>
        <w:rPr>
          <w:color w:val="231F20"/>
          <w:spacing w:val="-3"/>
        </w:rPr>
        <w:t xml:space="preserve"> </w:t>
      </w:r>
      <w:r>
        <w:rPr>
          <w:color w:val="231F20"/>
        </w:rPr>
        <w:t>if</w:t>
      </w:r>
      <w:r>
        <w:rPr>
          <w:color w:val="231F20"/>
          <w:spacing w:val="-3"/>
        </w:rPr>
        <w:t xml:space="preserve"> </w:t>
      </w:r>
      <w:r>
        <w:rPr>
          <w:color w:val="231F20"/>
        </w:rPr>
        <w:t>a</w:t>
      </w:r>
      <w:r>
        <w:rPr>
          <w:color w:val="231F20"/>
          <w:spacing w:val="-3"/>
        </w:rPr>
        <w:t xml:space="preserve"> </w:t>
      </w:r>
      <w:r>
        <w:rPr>
          <w:color w:val="231F20"/>
        </w:rPr>
        <w:t>counter-notice</w:t>
      </w:r>
      <w:r>
        <w:rPr>
          <w:color w:val="231F20"/>
          <w:spacing w:val="-3"/>
        </w:rPr>
        <w:t xml:space="preserve"> </w:t>
      </w:r>
      <w:proofErr w:type="spellStart"/>
      <w:r>
        <w:rPr>
          <w:color w:val="231F20"/>
        </w:rPr>
        <w:t>disput-ing</w:t>
      </w:r>
      <w:proofErr w:type="spellEnd"/>
      <w:r>
        <w:rPr>
          <w:color w:val="231F20"/>
        </w:rPr>
        <w:t xml:space="preserve"> the entitlement of the RTM company to acquire the right to manage has been given and no application has been made to the appropriate tribunal for the determination of that entitlement within the period of two months allowed by s.84(4) of the 2002 Act,</w:t>
      </w:r>
      <w:r>
        <w:rPr>
          <w:rFonts w:ascii="Arial"/>
          <w:b/>
          <w:color w:val="231F20"/>
          <w:vertAlign w:val="superscript"/>
        </w:rPr>
        <w:t>3</w:t>
      </w:r>
      <w:r>
        <w:rPr>
          <w:rFonts w:ascii="Arial"/>
          <w:b/>
          <w:color w:val="231F20"/>
        </w:rPr>
        <w:t xml:space="preserve"> </w:t>
      </w:r>
      <w:r>
        <w:rPr>
          <w:color w:val="231F20"/>
        </w:rPr>
        <w:t>or, where such an application has been made, if it is subsequently withdrawn.</w:t>
      </w:r>
      <w:r>
        <w:rPr>
          <w:rFonts w:ascii="Arial"/>
          <w:b/>
          <w:color w:val="231F20"/>
          <w:vertAlign w:val="superscript"/>
        </w:rPr>
        <w:t>4</w:t>
      </w:r>
      <w:r>
        <w:rPr>
          <w:rFonts w:ascii="Arial"/>
          <w:b/>
          <w:color w:val="231F20"/>
        </w:rPr>
        <w:t xml:space="preserve"> </w:t>
      </w:r>
      <w:r>
        <w:rPr>
          <w:color w:val="231F20"/>
        </w:rPr>
        <w:t>There is no deemed withdrawal if, before the expiry of the time for making an application to the tribunal, all those who gave counter-notices have agreed in writing that the RTM company was entitled to acquire the right to manage.</w:t>
      </w:r>
      <w:r>
        <w:rPr>
          <w:rFonts w:ascii="Arial"/>
          <w:b/>
          <w:color w:val="231F20"/>
          <w:vertAlign w:val="superscript"/>
        </w:rPr>
        <w:t>5</w:t>
      </w:r>
    </w:p>
    <w:p w14:paraId="785563E0" w14:textId="77777777" w:rsidR="00180D28" w:rsidRDefault="002909AC">
      <w:pPr>
        <w:pStyle w:val="BodyText"/>
        <w:spacing w:before="57" w:line="218" w:lineRule="auto"/>
        <w:ind w:left="39" w:right="933" w:firstLine="199"/>
        <w:jc w:val="both"/>
      </w:pPr>
      <w:r>
        <w:rPr>
          <w:color w:val="231F20"/>
        </w:rPr>
        <w:t xml:space="preserve">A claim notice will also be deemed to have been withdrawn if a winding-up or administration order is made, or a resolution for voluntary winding-up is passed, with respect to the RTM company, a receiver or manager of its undertaking is </w:t>
      </w:r>
      <w:proofErr w:type="gramStart"/>
      <w:r>
        <w:rPr>
          <w:color w:val="231F20"/>
        </w:rPr>
        <w:t>ap-pointed</w:t>
      </w:r>
      <w:proofErr w:type="gramEnd"/>
      <w:r>
        <w:rPr>
          <w:color w:val="231F20"/>
        </w:rPr>
        <w:t>,</w:t>
      </w:r>
      <w:r>
        <w:rPr>
          <w:color w:val="231F20"/>
          <w:spacing w:val="17"/>
        </w:rPr>
        <w:t xml:space="preserve"> </w:t>
      </w:r>
      <w:r>
        <w:rPr>
          <w:color w:val="231F20"/>
        </w:rPr>
        <w:t>a</w:t>
      </w:r>
      <w:r>
        <w:rPr>
          <w:color w:val="231F20"/>
          <w:spacing w:val="17"/>
        </w:rPr>
        <w:t xml:space="preserve"> </w:t>
      </w:r>
      <w:r>
        <w:rPr>
          <w:color w:val="231F20"/>
        </w:rPr>
        <w:t>floating</w:t>
      </w:r>
      <w:r>
        <w:rPr>
          <w:color w:val="231F20"/>
          <w:spacing w:val="17"/>
        </w:rPr>
        <w:t xml:space="preserve"> </w:t>
      </w:r>
      <w:r>
        <w:rPr>
          <w:color w:val="231F20"/>
        </w:rPr>
        <w:t>charge</w:t>
      </w:r>
      <w:r>
        <w:rPr>
          <w:color w:val="231F20"/>
          <w:spacing w:val="18"/>
        </w:rPr>
        <w:t xml:space="preserve"> </w:t>
      </w:r>
      <w:r>
        <w:rPr>
          <w:color w:val="231F20"/>
        </w:rPr>
        <w:t>over</w:t>
      </w:r>
      <w:r>
        <w:rPr>
          <w:color w:val="231F20"/>
          <w:spacing w:val="17"/>
        </w:rPr>
        <w:t xml:space="preserve"> </w:t>
      </w:r>
      <w:r>
        <w:rPr>
          <w:color w:val="231F20"/>
        </w:rPr>
        <w:t>its</w:t>
      </w:r>
      <w:r>
        <w:rPr>
          <w:color w:val="231F20"/>
          <w:spacing w:val="17"/>
        </w:rPr>
        <w:t xml:space="preserve"> </w:t>
      </w:r>
      <w:r>
        <w:rPr>
          <w:color w:val="231F20"/>
        </w:rPr>
        <w:t>property</w:t>
      </w:r>
      <w:r>
        <w:rPr>
          <w:color w:val="231F20"/>
          <w:spacing w:val="17"/>
        </w:rPr>
        <w:t xml:space="preserve"> </w:t>
      </w:r>
      <w:r>
        <w:rPr>
          <w:color w:val="231F20"/>
        </w:rPr>
        <w:t>is</w:t>
      </w:r>
      <w:r>
        <w:rPr>
          <w:color w:val="231F20"/>
          <w:spacing w:val="18"/>
        </w:rPr>
        <w:t xml:space="preserve"> </w:t>
      </w:r>
      <w:r>
        <w:rPr>
          <w:color w:val="231F20"/>
        </w:rPr>
        <w:t>enforced,</w:t>
      </w:r>
      <w:r>
        <w:rPr>
          <w:color w:val="231F20"/>
          <w:spacing w:val="17"/>
        </w:rPr>
        <w:t xml:space="preserve"> </w:t>
      </w:r>
      <w:r>
        <w:rPr>
          <w:color w:val="231F20"/>
        </w:rPr>
        <w:t>a</w:t>
      </w:r>
      <w:r>
        <w:rPr>
          <w:color w:val="231F20"/>
          <w:spacing w:val="17"/>
        </w:rPr>
        <w:t xml:space="preserve"> </w:t>
      </w:r>
      <w:r>
        <w:rPr>
          <w:color w:val="231F20"/>
        </w:rPr>
        <w:t>voluntary</w:t>
      </w:r>
      <w:r>
        <w:rPr>
          <w:color w:val="231F20"/>
          <w:spacing w:val="17"/>
        </w:rPr>
        <w:t xml:space="preserve"> </w:t>
      </w:r>
      <w:r>
        <w:rPr>
          <w:color w:val="231F20"/>
          <w:spacing w:val="-2"/>
        </w:rPr>
        <w:t>arrangement</w:t>
      </w:r>
    </w:p>
    <w:p w14:paraId="785563E1" w14:textId="77777777" w:rsidR="00180D28" w:rsidRDefault="002909AC">
      <w:pPr>
        <w:pStyle w:val="BodyText"/>
        <w:spacing w:before="8"/>
        <w:rPr>
          <w:sz w:val="17"/>
        </w:rPr>
      </w:pPr>
      <w:r>
        <w:rPr>
          <w:noProof/>
          <w:sz w:val="17"/>
        </w:rPr>
        <mc:AlternateContent>
          <mc:Choice Requires="wps">
            <w:drawing>
              <wp:anchor distT="0" distB="0" distL="0" distR="0" simplePos="0" relativeHeight="487603200" behindDoc="1" locked="0" layoutInCell="1" allowOverlap="1" wp14:anchorId="78556511" wp14:editId="78556512">
                <wp:simplePos x="0" y="0"/>
                <wp:positionH relativeFrom="page">
                  <wp:posOffset>1168199</wp:posOffset>
                </wp:positionH>
                <wp:positionV relativeFrom="paragraph">
                  <wp:posOffset>150602</wp:posOffset>
                </wp:positionV>
                <wp:extent cx="912494"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32EF4D" id="Graphic 139" o:spid="_x0000_s1026" style="position:absolute;margin-left:92pt;margin-top:11.85pt;width:71.8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3E2" w14:textId="77777777" w:rsidR="00180D28" w:rsidRDefault="002909AC">
      <w:pPr>
        <w:spacing w:before="42" w:line="86" w:lineRule="exact"/>
        <w:ind w:left="452"/>
        <w:rPr>
          <w:rFonts w:ascii="Arial"/>
          <w:b/>
          <w:sz w:val="12"/>
        </w:rPr>
      </w:pPr>
      <w:r>
        <w:rPr>
          <w:rFonts w:ascii="Arial"/>
          <w:b/>
          <w:color w:val="231F20"/>
          <w:spacing w:val="-10"/>
          <w:sz w:val="12"/>
        </w:rPr>
        <w:t>4</w:t>
      </w:r>
    </w:p>
    <w:p w14:paraId="785563E3" w14:textId="77777777" w:rsidR="00180D28" w:rsidRDefault="002909AC">
      <w:pPr>
        <w:spacing w:line="141" w:lineRule="exact"/>
        <w:ind w:left="518"/>
        <w:rPr>
          <w:sz w:val="16"/>
        </w:rPr>
      </w:pPr>
      <w:r>
        <w:rPr>
          <w:color w:val="231F20"/>
          <w:spacing w:val="-2"/>
          <w:sz w:val="16"/>
        </w:rPr>
        <w:t>s.111(5).</w:t>
      </w:r>
    </w:p>
    <w:p w14:paraId="785563E4" w14:textId="77777777" w:rsidR="00180D28" w:rsidRDefault="002909AC">
      <w:pPr>
        <w:spacing w:before="12" w:line="86" w:lineRule="exact"/>
        <w:ind w:left="452"/>
        <w:rPr>
          <w:rFonts w:ascii="Arial"/>
          <w:b/>
          <w:sz w:val="12"/>
        </w:rPr>
      </w:pPr>
      <w:r>
        <w:rPr>
          <w:rFonts w:ascii="Arial"/>
          <w:b/>
          <w:color w:val="231F20"/>
          <w:spacing w:val="-10"/>
          <w:sz w:val="12"/>
        </w:rPr>
        <w:t>5</w:t>
      </w:r>
    </w:p>
    <w:p w14:paraId="785563E5" w14:textId="77777777" w:rsidR="00180D28" w:rsidRDefault="002909AC">
      <w:pPr>
        <w:spacing w:line="141" w:lineRule="exact"/>
        <w:ind w:left="518"/>
        <w:rPr>
          <w:sz w:val="16"/>
        </w:rPr>
      </w:pPr>
      <w:r>
        <w:rPr>
          <w:rFonts w:ascii="Century Schoolbook"/>
          <w:i/>
          <w:color w:val="231F20"/>
          <w:sz w:val="16"/>
        </w:rPr>
        <w:t>Avon</w:t>
      </w:r>
      <w:r>
        <w:rPr>
          <w:rFonts w:ascii="Century Schoolbook"/>
          <w:i/>
          <w:color w:val="231F20"/>
          <w:spacing w:val="3"/>
          <w:sz w:val="16"/>
        </w:rPr>
        <w:t xml:space="preserve"> </w:t>
      </w:r>
      <w:r>
        <w:rPr>
          <w:rFonts w:ascii="Century Schoolbook"/>
          <w:i/>
          <w:color w:val="231F20"/>
          <w:sz w:val="16"/>
        </w:rPr>
        <w:t>Freeholds</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Regent</w:t>
      </w:r>
      <w:r>
        <w:rPr>
          <w:rFonts w:ascii="Century Schoolbook"/>
          <w:i/>
          <w:color w:val="231F20"/>
          <w:spacing w:val="4"/>
          <w:sz w:val="16"/>
        </w:rPr>
        <w:t xml:space="preserve"> </w:t>
      </w:r>
      <w:r>
        <w:rPr>
          <w:rFonts w:ascii="Century Schoolbook"/>
          <w:i/>
          <w:color w:val="231F20"/>
          <w:sz w:val="16"/>
        </w:rPr>
        <w:t>Court</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[2013]</w:t>
      </w:r>
      <w:r>
        <w:rPr>
          <w:color w:val="231F20"/>
          <w:spacing w:val="3"/>
          <w:sz w:val="16"/>
        </w:rPr>
        <w:t xml:space="preserve"> </w:t>
      </w:r>
      <w:r>
        <w:rPr>
          <w:color w:val="231F20"/>
          <w:sz w:val="16"/>
        </w:rPr>
        <w:t>UKUT</w:t>
      </w:r>
      <w:r>
        <w:rPr>
          <w:color w:val="231F20"/>
          <w:spacing w:val="3"/>
          <w:sz w:val="16"/>
        </w:rPr>
        <w:t xml:space="preserve"> </w:t>
      </w:r>
      <w:r>
        <w:rPr>
          <w:color w:val="231F20"/>
          <w:sz w:val="16"/>
        </w:rPr>
        <w:t>213</w:t>
      </w:r>
      <w:r>
        <w:rPr>
          <w:color w:val="231F20"/>
          <w:spacing w:val="3"/>
          <w:sz w:val="16"/>
        </w:rPr>
        <w:t xml:space="preserve"> </w:t>
      </w:r>
      <w:r>
        <w:rPr>
          <w:color w:val="231F20"/>
          <w:spacing w:val="-2"/>
          <w:sz w:val="16"/>
        </w:rPr>
        <w:t>(LC).</w:t>
      </w:r>
    </w:p>
    <w:p w14:paraId="785563E6" w14:textId="77777777" w:rsidR="00180D28" w:rsidRDefault="002909AC">
      <w:pPr>
        <w:spacing w:before="67"/>
        <w:ind w:left="39"/>
        <w:jc w:val="both"/>
        <w:rPr>
          <w:rFonts w:ascii="Century Schoolbook"/>
          <w:b/>
          <w:sz w:val="16"/>
        </w:rPr>
      </w:pPr>
      <w:r>
        <w:rPr>
          <w:rFonts w:ascii="Century Schoolbook"/>
          <w:b/>
          <w:color w:val="231F20"/>
          <w:sz w:val="16"/>
        </w:rPr>
        <w:t xml:space="preserve">[Section </w:t>
      </w:r>
      <w:r>
        <w:rPr>
          <w:rFonts w:ascii="Century Schoolbook"/>
          <w:b/>
          <w:color w:val="231F20"/>
          <w:spacing w:val="-2"/>
          <w:sz w:val="16"/>
        </w:rPr>
        <w:t>31:45]</w:t>
      </w:r>
    </w:p>
    <w:p w14:paraId="785563E7" w14:textId="77777777" w:rsidR="00180D28" w:rsidRDefault="002909AC">
      <w:pPr>
        <w:spacing w:before="33" w:line="86" w:lineRule="exact"/>
        <w:ind w:left="452"/>
        <w:rPr>
          <w:rFonts w:ascii="Arial"/>
          <w:b/>
          <w:sz w:val="12"/>
        </w:rPr>
      </w:pPr>
      <w:r>
        <w:rPr>
          <w:rFonts w:ascii="Arial"/>
          <w:b/>
          <w:color w:val="231F20"/>
          <w:spacing w:val="-10"/>
          <w:sz w:val="12"/>
        </w:rPr>
        <w:t>1</w:t>
      </w:r>
    </w:p>
    <w:p w14:paraId="785563E8" w14:textId="77777777" w:rsidR="00180D28" w:rsidRDefault="002909AC">
      <w:pPr>
        <w:spacing w:line="134" w:lineRule="exact"/>
        <w:ind w:left="518"/>
        <w:jc w:val="both"/>
        <w:rPr>
          <w:sz w:val="16"/>
        </w:rPr>
      </w:pPr>
      <w:r>
        <w:rPr>
          <w:color w:val="231F20"/>
          <w:sz w:val="16"/>
        </w:rPr>
        <w:t>Section</w:t>
      </w:r>
      <w:r>
        <w:rPr>
          <w:color w:val="231F20"/>
          <w:spacing w:val="11"/>
          <w:sz w:val="16"/>
        </w:rPr>
        <w:t xml:space="preserve"> </w:t>
      </w:r>
      <w:r>
        <w:rPr>
          <w:color w:val="231F20"/>
          <w:sz w:val="16"/>
        </w:rPr>
        <w:t>86(1)</w:t>
      </w:r>
      <w:r>
        <w:rPr>
          <w:color w:val="231F20"/>
          <w:spacing w:val="12"/>
          <w:sz w:val="16"/>
        </w:rPr>
        <w:t xml:space="preserve"> </w:t>
      </w:r>
      <w:r>
        <w:rPr>
          <w:color w:val="231F20"/>
          <w:sz w:val="16"/>
        </w:rPr>
        <w:t>of</w:t>
      </w:r>
      <w:r>
        <w:rPr>
          <w:color w:val="231F20"/>
          <w:spacing w:val="12"/>
          <w:sz w:val="16"/>
        </w:rPr>
        <w:t xml:space="preserve"> </w:t>
      </w:r>
      <w:r>
        <w:rPr>
          <w:color w:val="231F20"/>
          <w:sz w:val="16"/>
        </w:rPr>
        <w:t>the</w:t>
      </w:r>
      <w:r>
        <w:rPr>
          <w:color w:val="231F20"/>
          <w:spacing w:val="12"/>
          <w:sz w:val="16"/>
        </w:rPr>
        <w:t xml:space="preserve"> </w:t>
      </w:r>
      <w:r>
        <w:rPr>
          <w:color w:val="231F20"/>
          <w:sz w:val="16"/>
        </w:rPr>
        <w:t>2002</w:t>
      </w:r>
      <w:r>
        <w:rPr>
          <w:color w:val="231F20"/>
          <w:spacing w:val="3"/>
          <w:sz w:val="16"/>
        </w:rPr>
        <w:t xml:space="preserve"> </w:t>
      </w:r>
      <w:r>
        <w:rPr>
          <w:color w:val="231F20"/>
          <w:sz w:val="16"/>
        </w:rPr>
        <w:t>Act.</w:t>
      </w:r>
      <w:r>
        <w:rPr>
          <w:color w:val="231F20"/>
          <w:spacing w:val="12"/>
          <w:sz w:val="16"/>
        </w:rPr>
        <w:t xml:space="preserve"> </w:t>
      </w:r>
      <w:r>
        <w:rPr>
          <w:color w:val="231F20"/>
          <w:sz w:val="16"/>
        </w:rPr>
        <w:t>There</w:t>
      </w:r>
      <w:r>
        <w:rPr>
          <w:color w:val="231F20"/>
          <w:spacing w:val="12"/>
          <w:sz w:val="16"/>
        </w:rPr>
        <w:t xml:space="preserve"> </w:t>
      </w:r>
      <w:r>
        <w:rPr>
          <w:color w:val="231F20"/>
          <w:sz w:val="16"/>
        </w:rPr>
        <w:t>is</w:t>
      </w:r>
      <w:r>
        <w:rPr>
          <w:color w:val="231F20"/>
          <w:spacing w:val="11"/>
          <w:sz w:val="16"/>
        </w:rPr>
        <w:t xml:space="preserve"> </w:t>
      </w:r>
      <w:r>
        <w:rPr>
          <w:color w:val="231F20"/>
          <w:sz w:val="16"/>
        </w:rPr>
        <w:t>no</w:t>
      </w:r>
      <w:r>
        <w:rPr>
          <w:color w:val="231F20"/>
          <w:spacing w:val="12"/>
          <w:sz w:val="16"/>
        </w:rPr>
        <w:t xml:space="preserve"> </w:t>
      </w:r>
      <w:r>
        <w:rPr>
          <w:color w:val="231F20"/>
          <w:sz w:val="16"/>
        </w:rPr>
        <w:t>prescribed</w:t>
      </w:r>
      <w:r>
        <w:rPr>
          <w:color w:val="231F20"/>
          <w:spacing w:val="12"/>
          <w:sz w:val="16"/>
        </w:rPr>
        <w:t xml:space="preserve"> </w:t>
      </w:r>
      <w:r>
        <w:rPr>
          <w:color w:val="231F20"/>
          <w:sz w:val="16"/>
        </w:rPr>
        <w:t>form</w:t>
      </w:r>
      <w:r>
        <w:rPr>
          <w:color w:val="231F20"/>
          <w:spacing w:val="12"/>
          <w:sz w:val="16"/>
        </w:rPr>
        <w:t xml:space="preserve"> </w:t>
      </w:r>
      <w:r>
        <w:rPr>
          <w:color w:val="231F20"/>
          <w:sz w:val="16"/>
        </w:rPr>
        <w:t>for</w:t>
      </w:r>
      <w:r>
        <w:rPr>
          <w:color w:val="231F20"/>
          <w:spacing w:val="11"/>
          <w:sz w:val="16"/>
        </w:rPr>
        <w:t xml:space="preserve"> </w:t>
      </w:r>
      <w:r>
        <w:rPr>
          <w:color w:val="231F20"/>
          <w:sz w:val="16"/>
        </w:rPr>
        <w:t>a</w:t>
      </w:r>
      <w:r>
        <w:rPr>
          <w:color w:val="231F20"/>
          <w:spacing w:val="12"/>
          <w:sz w:val="16"/>
        </w:rPr>
        <w:t xml:space="preserve"> </w:t>
      </w:r>
      <w:r>
        <w:rPr>
          <w:color w:val="231F20"/>
          <w:sz w:val="16"/>
        </w:rPr>
        <w:t>notice</w:t>
      </w:r>
      <w:r>
        <w:rPr>
          <w:color w:val="231F20"/>
          <w:spacing w:val="12"/>
          <w:sz w:val="16"/>
        </w:rPr>
        <w:t xml:space="preserve"> </w:t>
      </w:r>
      <w:r>
        <w:rPr>
          <w:color w:val="231F20"/>
          <w:sz w:val="16"/>
        </w:rPr>
        <w:t>of</w:t>
      </w:r>
      <w:r>
        <w:rPr>
          <w:color w:val="231F20"/>
          <w:spacing w:val="12"/>
          <w:sz w:val="16"/>
        </w:rPr>
        <w:t xml:space="preserve"> </w:t>
      </w:r>
      <w:r>
        <w:rPr>
          <w:color w:val="231F20"/>
          <w:sz w:val="16"/>
        </w:rPr>
        <w:t>withdrawal</w:t>
      </w:r>
      <w:r>
        <w:rPr>
          <w:color w:val="231F20"/>
          <w:spacing w:val="12"/>
          <w:sz w:val="16"/>
        </w:rPr>
        <w:t xml:space="preserve"> </w:t>
      </w:r>
      <w:r>
        <w:rPr>
          <w:color w:val="231F20"/>
          <w:sz w:val="16"/>
        </w:rPr>
        <w:t>of</w:t>
      </w:r>
      <w:r>
        <w:rPr>
          <w:color w:val="231F20"/>
          <w:spacing w:val="11"/>
          <w:sz w:val="16"/>
        </w:rPr>
        <w:t xml:space="preserve"> </w:t>
      </w:r>
      <w:r>
        <w:rPr>
          <w:color w:val="231F20"/>
          <w:sz w:val="16"/>
        </w:rPr>
        <w:t>a</w:t>
      </w:r>
      <w:r>
        <w:rPr>
          <w:color w:val="231F20"/>
          <w:spacing w:val="12"/>
          <w:sz w:val="16"/>
        </w:rPr>
        <w:t xml:space="preserve"> </w:t>
      </w:r>
      <w:r>
        <w:rPr>
          <w:color w:val="231F20"/>
          <w:spacing w:val="-2"/>
          <w:sz w:val="16"/>
        </w:rPr>
        <w:t>claim</w:t>
      </w:r>
    </w:p>
    <w:p w14:paraId="785563E9" w14:textId="77777777" w:rsidR="00180D28" w:rsidRDefault="002909AC">
      <w:pPr>
        <w:spacing w:before="5" w:line="223" w:lineRule="auto"/>
        <w:ind w:left="39" w:right="933"/>
        <w:jc w:val="both"/>
        <w:rPr>
          <w:sz w:val="16"/>
        </w:rPr>
      </w:pPr>
      <w:r>
        <w:rPr>
          <w:color w:val="231F20"/>
          <w:sz w:val="16"/>
        </w:rPr>
        <w:t xml:space="preserve">notice. The effect of a notice will be determined objectively by reference to the information it would convey to a reasonable recipient who was familiar with the statutory scheme: </w:t>
      </w:r>
      <w:r>
        <w:rPr>
          <w:rFonts w:ascii="Century Schoolbook"/>
          <w:i/>
          <w:color w:val="231F20"/>
          <w:sz w:val="16"/>
        </w:rPr>
        <w:t xml:space="preserve">Eastern Pyramid Group Corp SA v Spire House RTM Co Ltd </w:t>
      </w:r>
      <w:r>
        <w:rPr>
          <w:color w:val="231F20"/>
          <w:sz w:val="16"/>
        </w:rPr>
        <w:t>[2021] EWCA Civ 1658.</w:t>
      </w:r>
    </w:p>
    <w:p w14:paraId="785563EA" w14:textId="77777777" w:rsidR="00180D28" w:rsidRDefault="002909AC">
      <w:pPr>
        <w:spacing w:before="16" w:line="86" w:lineRule="exact"/>
        <w:ind w:left="452"/>
        <w:rPr>
          <w:rFonts w:ascii="Arial"/>
          <w:b/>
          <w:sz w:val="12"/>
        </w:rPr>
      </w:pPr>
      <w:r>
        <w:rPr>
          <w:rFonts w:ascii="Arial"/>
          <w:b/>
          <w:color w:val="231F20"/>
          <w:spacing w:val="-10"/>
          <w:sz w:val="12"/>
        </w:rPr>
        <w:t>2</w:t>
      </w:r>
    </w:p>
    <w:p w14:paraId="785563EB" w14:textId="77777777" w:rsidR="00180D28" w:rsidRDefault="002909AC">
      <w:pPr>
        <w:spacing w:line="141" w:lineRule="exact"/>
        <w:ind w:left="518"/>
        <w:jc w:val="both"/>
        <w:rPr>
          <w:sz w:val="16"/>
        </w:rPr>
      </w:pPr>
      <w:r>
        <w:rPr>
          <w:rFonts w:ascii="Century Schoolbook"/>
          <w:i/>
          <w:color w:val="231F20"/>
          <w:sz w:val="16"/>
        </w:rPr>
        <w:t>Eastern</w:t>
      </w:r>
      <w:r>
        <w:rPr>
          <w:rFonts w:ascii="Century Schoolbook"/>
          <w:i/>
          <w:color w:val="231F20"/>
          <w:spacing w:val="3"/>
          <w:sz w:val="16"/>
        </w:rPr>
        <w:t xml:space="preserve"> </w:t>
      </w:r>
      <w:r>
        <w:rPr>
          <w:rFonts w:ascii="Century Schoolbook"/>
          <w:i/>
          <w:color w:val="231F20"/>
          <w:sz w:val="16"/>
        </w:rPr>
        <w:t>Pyramid</w:t>
      </w:r>
      <w:r>
        <w:rPr>
          <w:rFonts w:ascii="Century Schoolbook"/>
          <w:i/>
          <w:color w:val="231F20"/>
          <w:spacing w:val="4"/>
          <w:sz w:val="16"/>
        </w:rPr>
        <w:t xml:space="preserve"> </w:t>
      </w:r>
      <w:r>
        <w:rPr>
          <w:rFonts w:ascii="Century Schoolbook"/>
          <w:i/>
          <w:color w:val="231F20"/>
          <w:sz w:val="16"/>
        </w:rPr>
        <w:t>Group</w:t>
      </w:r>
      <w:r>
        <w:rPr>
          <w:rFonts w:ascii="Century Schoolbook"/>
          <w:i/>
          <w:color w:val="231F20"/>
          <w:spacing w:val="4"/>
          <w:sz w:val="16"/>
        </w:rPr>
        <w:t xml:space="preserve"> </w:t>
      </w:r>
      <w:r>
        <w:rPr>
          <w:rFonts w:ascii="Century Schoolbook"/>
          <w:i/>
          <w:color w:val="231F20"/>
          <w:sz w:val="16"/>
        </w:rPr>
        <w:t>Corp</w:t>
      </w:r>
      <w:r>
        <w:rPr>
          <w:rFonts w:ascii="Century Schoolbook"/>
          <w:i/>
          <w:color w:val="231F20"/>
          <w:spacing w:val="4"/>
          <w:sz w:val="16"/>
        </w:rPr>
        <w:t xml:space="preserve"> </w:t>
      </w:r>
      <w:r>
        <w:rPr>
          <w:rFonts w:ascii="Century Schoolbook"/>
          <w:i/>
          <w:color w:val="231F20"/>
          <w:sz w:val="16"/>
        </w:rPr>
        <w:t>SA</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Spire</w:t>
      </w:r>
      <w:r>
        <w:rPr>
          <w:rFonts w:ascii="Century Schoolbook"/>
          <w:i/>
          <w:color w:val="231F20"/>
          <w:spacing w:val="4"/>
          <w:sz w:val="16"/>
        </w:rPr>
        <w:t xml:space="preserve"> </w:t>
      </w:r>
      <w:r>
        <w:rPr>
          <w:rFonts w:ascii="Century Schoolbook"/>
          <w:i/>
          <w:color w:val="231F20"/>
          <w:sz w:val="16"/>
        </w:rPr>
        <w:t>House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4"/>
          <w:sz w:val="16"/>
        </w:rPr>
        <w:t xml:space="preserve"> </w:t>
      </w:r>
      <w:r>
        <w:rPr>
          <w:color w:val="231F20"/>
          <w:sz w:val="16"/>
        </w:rPr>
        <w:t>[2021]</w:t>
      </w:r>
      <w:r>
        <w:rPr>
          <w:color w:val="231F20"/>
          <w:spacing w:val="4"/>
          <w:sz w:val="16"/>
        </w:rPr>
        <w:t xml:space="preserve"> </w:t>
      </w:r>
      <w:r>
        <w:rPr>
          <w:color w:val="231F20"/>
          <w:sz w:val="16"/>
        </w:rPr>
        <w:t>EWCA</w:t>
      </w:r>
      <w:r>
        <w:rPr>
          <w:color w:val="231F20"/>
          <w:spacing w:val="-5"/>
          <w:sz w:val="16"/>
        </w:rPr>
        <w:t xml:space="preserve"> </w:t>
      </w:r>
      <w:r>
        <w:rPr>
          <w:color w:val="231F20"/>
          <w:sz w:val="16"/>
        </w:rPr>
        <w:t>Civ</w:t>
      </w:r>
      <w:r>
        <w:rPr>
          <w:color w:val="231F20"/>
          <w:spacing w:val="4"/>
          <w:sz w:val="16"/>
        </w:rPr>
        <w:t xml:space="preserve"> </w:t>
      </w:r>
      <w:r>
        <w:rPr>
          <w:color w:val="231F20"/>
          <w:spacing w:val="-2"/>
          <w:sz w:val="16"/>
        </w:rPr>
        <w:t>1658.</w:t>
      </w:r>
    </w:p>
    <w:p w14:paraId="785563EC" w14:textId="77777777" w:rsidR="00180D28" w:rsidRDefault="002909AC">
      <w:pPr>
        <w:spacing w:before="12" w:line="86" w:lineRule="exact"/>
        <w:ind w:left="452"/>
        <w:rPr>
          <w:rFonts w:ascii="Arial"/>
          <w:b/>
          <w:sz w:val="12"/>
        </w:rPr>
      </w:pPr>
      <w:r>
        <w:rPr>
          <w:rFonts w:ascii="Arial"/>
          <w:b/>
          <w:color w:val="231F20"/>
          <w:spacing w:val="-10"/>
          <w:sz w:val="12"/>
        </w:rPr>
        <w:t>3</w:t>
      </w:r>
    </w:p>
    <w:p w14:paraId="785563ED" w14:textId="77777777" w:rsidR="00180D28" w:rsidRDefault="002909AC">
      <w:pPr>
        <w:spacing w:line="134" w:lineRule="exact"/>
        <w:ind w:left="518"/>
        <w:jc w:val="both"/>
        <w:rPr>
          <w:sz w:val="16"/>
        </w:rPr>
      </w:pPr>
      <w:r>
        <w:rPr>
          <w:color w:val="231F20"/>
          <w:sz w:val="16"/>
        </w:rPr>
        <w:t>To</w:t>
      </w:r>
      <w:r>
        <w:rPr>
          <w:color w:val="231F20"/>
          <w:spacing w:val="20"/>
          <w:sz w:val="16"/>
        </w:rPr>
        <w:t xml:space="preserve"> </w:t>
      </w:r>
      <w:r>
        <w:rPr>
          <w:color w:val="231F20"/>
          <w:sz w:val="16"/>
        </w:rPr>
        <w:t>be</w:t>
      </w:r>
      <w:r>
        <w:rPr>
          <w:color w:val="231F20"/>
          <w:spacing w:val="20"/>
          <w:sz w:val="16"/>
        </w:rPr>
        <w:t xml:space="preserve"> </w:t>
      </w:r>
      <w:r>
        <w:rPr>
          <w:color w:val="231F20"/>
          <w:sz w:val="16"/>
        </w:rPr>
        <w:t>valid,</w:t>
      </w:r>
      <w:r>
        <w:rPr>
          <w:color w:val="231F20"/>
          <w:spacing w:val="20"/>
          <w:sz w:val="16"/>
        </w:rPr>
        <w:t xml:space="preserve"> </w:t>
      </w:r>
      <w:r>
        <w:rPr>
          <w:color w:val="231F20"/>
          <w:sz w:val="16"/>
        </w:rPr>
        <w:t>an</w:t>
      </w:r>
      <w:r>
        <w:rPr>
          <w:color w:val="231F20"/>
          <w:spacing w:val="20"/>
          <w:sz w:val="16"/>
        </w:rPr>
        <w:t xml:space="preserve"> </w:t>
      </w:r>
      <w:r>
        <w:rPr>
          <w:color w:val="231F20"/>
          <w:sz w:val="16"/>
        </w:rPr>
        <w:t>application</w:t>
      </w:r>
      <w:r>
        <w:rPr>
          <w:color w:val="231F20"/>
          <w:spacing w:val="20"/>
          <w:sz w:val="16"/>
        </w:rPr>
        <w:t xml:space="preserve"> </w:t>
      </w:r>
      <w:r>
        <w:rPr>
          <w:color w:val="231F20"/>
          <w:sz w:val="16"/>
        </w:rPr>
        <w:t>must</w:t>
      </w:r>
      <w:r>
        <w:rPr>
          <w:color w:val="231F20"/>
          <w:spacing w:val="20"/>
          <w:sz w:val="16"/>
        </w:rPr>
        <w:t xml:space="preserve"> </w:t>
      </w:r>
      <w:r>
        <w:rPr>
          <w:color w:val="231F20"/>
          <w:sz w:val="16"/>
        </w:rPr>
        <w:t>ask</w:t>
      </w:r>
      <w:r>
        <w:rPr>
          <w:color w:val="231F20"/>
          <w:spacing w:val="20"/>
          <w:sz w:val="16"/>
        </w:rPr>
        <w:t xml:space="preserve"> </w:t>
      </w:r>
      <w:r>
        <w:rPr>
          <w:color w:val="231F20"/>
          <w:sz w:val="16"/>
        </w:rPr>
        <w:t>for</w:t>
      </w:r>
      <w:r>
        <w:rPr>
          <w:color w:val="231F20"/>
          <w:spacing w:val="20"/>
          <w:sz w:val="16"/>
        </w:rPr>
        <w:t xml:space="preserve"> </w:t>
      </w:r>
      <w:r>
        <w:rPr>
          <w:color w:val="231F20"/>
          <w:sz w:val="16"/>
        </w:rPr>
        <w:t>a</w:t>
      </w:r>
      <w:r>
        <w:rPr>
          <w:color w:val="231F20"/>
          <w:spacing w:val="20"/>
          <w:sz w:val="16"/>
        </w:rPr>
        <w:t xml:space="preserve"> </w:t>
      </w:r>
      <w:r>
        <w:rPr>
          <w:color w:val="231F20"/>
          <w:sz w:val="16"/>
        </w:rPr>
        <w:t>determination</w:t>
      </w:r>
      <w:r>
        <w:rPr>
          <w:color w:val="231F20"/>
          <w:spacing w:val="20"/>
          <w:sz w:val="16"/>
        </w:rPr>
        <w:t xml:space="preserve"> </w:t>
      </w:r>
      <w:r>
        <w:rPr>
          <w:color w:val="231F20"/>
          <w:sz w:val="16"/>
        </w:rPr>
        <w:t>that</w:t>
      </w:r>
      <w:r>
        <w:rPr>
          <w:color w:val="231F20"/>
          <w:spacing w:val="21"/>
          <w:sz w:val="16"/>
        </w:rPr>
        <w:t xml:space="preserve"> </w:t>
      </w:r>
      <w:r>
        <w:rPr>
          <w:color w:val="231F20"/>
          <w:sz w:val="16"/>
        </w:rPr>
        <w:t>the</w:t>
      </w:r>
      <w:r>
        <w:rPr>
          <w:color w:val="231F20"/>
          <w:spacing w:val="20"/>
          <w:sz w:val="16"/>
        </w:rPr>
        <w:t xml:space="preserve"> </w:t>
      </w:r>
      <w:r>
        <w:rPr>
          <w:color w:val="231F20"/>
          <w:sz w:val="16"/>
        </w:rPr>
        <w:t>applicant</w:t>
      </w:r>
      <w:r>
        <w:rPr>
          <w:color w:val="231F20"/>
          <w:spacing w:val="20"/>
          <w:sz w:val="16"/>
        </w:rPr>
        <w:t xml:space="preserve"> </w:t>
      </w:r>
      <w:r>
        <w:rPr>
          <w:color w:val="231F20"/>
          <w:sz w:val="16"/>
        </w:rPr>
        <w:t>is</w:t>
      </w:r>
      <w:r>
        <w:rPr>
          <w:color w:val="231F20"/>
          <w:spacing w:val="20"/>
          <w:sz w:val="16"/>
        </w:rPr>
        <w:t xml:space="preserve"> </w:t>
      </w:r>
      <w:r>
        <w:rPr>
          <w:color w:val="231F20"/>
          <w:sz w:val="16"/>
        </w:rPr>
        <w:t>entitled</w:t>
      </w:r>
      <w:r>
        <w:rPr>
          <w:color w:val="231F20"/>
          <w:spacing w:val="20"/>
          <w:sz w:val="16"/>
        </w:rPr>
        <w:t xml:space="preserve"> </w:t>
      </w:r>
      <w:r>
        <w:rPr>
          <w:color w:val="231F20"/>
          <w:sz w:val="16"/>
        </w:rPr>
        <w:t>to</w:t>
      </w:r>
      <w:r>
        <w:rPr>
          <w:color w:val="231F20"/>
          <w:spacing w:val="20"/>
          <w:sz w:val="16"/>
        </w:rPr>
        <w:t xml:space="preserve"> </w:t>
      </w:r>
      <w:r>
        <w:rPr>
          <w:color w:val="231F20"/>
          <w:spacing w:val="-5"/>
          <w:sz w:val="16"/>
        </w:rPr>
        <w:t>the</w:t>
      </w:r>
    </w:p>
    <w:p w14:paraId="785563EE" w14:textId="77777777" w:rsidR="00180D28" w:rsidRDefault="002909AC">
      <w:pPr>
        <w:spacing w:before="5" w:line="223" w:lineRule="auto"/>
        <w:ind w:left="39" w:right="933"/>
        <w:jc w:val="both"/>
        <w:rPr>
          <w:sz w:val="16"/>
        </w:rPr>
      </w:pPr>
      <w:r>
        <w:rPr>
          <w:color w:val="231F20"/>
          <w:sz w:val="16"/>
        </w:rPr>
        <w:t xml:space="preserve">right to manage; an application which fails to do so will not be cured by a saving provision in tribunal procedure rules: </w:t>
      </w:r>
      <w:r>
        <w:rPr>
          <w:rFonts w:ascii="Century Schoolbook" w:hAnsi="Century Schoolbook"/>
          <w:i/>
          <w:color w:val="231F20"/>
          <w:sz w:val="16"/>
        </w:rPr>
        <w:t xml:space="preserve">Lough’s Property Management Ltd v Robert Court RTM Co Ltd </w:t>
      </w:r>
      <w:r>
        <w:rPr>
          <w:color w:val="231F20"/>
          <w:sz w:val="16"/>
        </w:rPr>
        <w:t>[2019] UKUT 105</w:t>
      </w:r>
      <w:r>
        <w:rPr>
          <w:color w:val="231F20"/>
          <w:spacing w:val="80"/>
          <w:sz w:val="16"/>
        </w:rPr>
        <w:t xml:space="preserve"> </w:t>
      </w:r>
      <w:r>
        <w:rPr>
          <w:color w:val="231F20"/>
          <w:spacing w:val="-2"/>
          <w:sz w:val="16"/>
        </w:rPr>
        <w:t>(LC).</w:t>
      </w:r>
    </w:p>
    <w:p w14:paraId="785563EF" w14:textId="77777777" w:rsidR="00180D28" w:rsidRDefault="002909AC">
      <w:pPr>
        <w:spacing w:before="62" w:line="223" w:lineRule="auto"/>
        <w:ind w:left="39" w:right="932" w:firstLine="412"/>
        <w:jc w:val="both"/>
        <w:rPr>
          <w:sz w:val="16"/>
        </w:rPr>
      </w:pPr>
      <w:r>
        <w:rPr>
          <w:rFonts w:ascii="Arial"/>
          <w:b/>
          <w:color w:val="231F20"/>
          <w:sz w:val="16"/>
          <w:vertAlign w:val="superscript"/>
        </w:rPr>
        <w:t>4</w:t>
      </w:r>
      <w:r>
        <w:rPr>
          <w:color w:val="231F20"/>
          <w:sz w:val="16"/>
        </w:rPr>
        <w:t>Section 87(1) of the 2002 Act. The withdrawal is deemed to take place on the expiry of the time for making an application to the tribunal, or on the date of withdrawal of such an application: s.87(2).</w:t>
      </w:r>
      <w:r>
        <w:rPr>
          <w:color w:val="231F20"/>
          <w:spacing w:val="40"/>
          <w:sz w:val="16"/>
        </w:rPr>
        <w:t xml:space="preserve"> </w:t>
      </w:r>
      <w:r>
        <w:rPr>
          <w:color w:val="231F20"/>
          <w:sz w:val="16"/>
        </w:rPr>
        <w:t>It is implicit in these provisions that an application to a tribunal for a determination of entitlement</w:t>
      </w:r>
      <w:r>
        <w:rPr>
          <w:color w:val="231F20"/>
          <w:spacing w:val="40"/>
          <w:sz w:val="16"/>
        </w:rPr>
        <w:t xml:space="preserve"> </w:t>
      </w:r>
      <w:r>
        <w:rPr>
          <w:color w:val="231F20"/>
          <w:sz w:val="16"/>
        </w:rPr>
        <w:t xml:space="preserve">may be withdrawn, but no separate description of the process of withdrawal is provided by the 2002 Act; it is nonetheless apparent that withdrawal requires the consent of the appropriate tribunal, which permits a proper consideration of the costs of the proceedings: </w:t>
      </w:r>
      <w:r>
        <w:rPr>
          <w:rFonts w:ascii="Century Schoolbook"/>
          <w:i/>
          <w:color w:val="231F20"/>
          <w:sz w:val="16"/>
        </w:rPr>
        <w:t>R. (on the application of O Twelve</w:t>
      </w:r>
      <w:r>
        <w:rPr>
          <w:rFonts w:ascii="Century Schoolbook"/>
          <w:i/>
          <w:color w:val="231F20"/>
          <w:spacing w:val="40"/>
          <w:sz w:val="16"/>
        </w:rPr>
        <w:t xml:space="preserve"> </w:t>
      </w:r>
      <w:proofErr w:type="spellStart"/>
      <w:r>
        <w:rPr>
          <w:rFonts w:ascii="Century Schoolbook"/>
          <w:i/>
          <w:color w:val="231F20"/>
          <w:sz w:val="16"/>
        </w:rPr>
        <w:t>Baytree</w:t>
      </w:r>
      <w:proofErr w:type="spellEnd"/>
      <w:r>
        <w:rPr>
          <w:rFonts w:ascii="Century Schoolbook"/>
          <w:i/>
          <w:color w:val="231F20"/>
          <w:sz w:val="16"/>
        </w:rPr>
        <w:t xml:space="preserve"> Ltd) v Leasehold Valuation Tribunal </w:t>
      </w:r>
      <w:r>
        <w:rPr>
          <w:color w:val="231F20"/>
          <w:sz w:val="16"/>
        </w:rPr>
        <w:t>[2014] EWHC 1229 (Admin), [2015] 1 W.L.R. 276.</w:t>
      </w:r>
    </w:p>
    <w:p w14:paraId="785563F0" w14:textId="77777777" w:rsidR="00180D28" w:rsidRDefault="002909AC">
      <w:pPr>
        <w:spacing w:before="54"/>
        <w:ind w:left="452"/>
        <w:rPr>
          <w:sz w:val="16"/>
        </w:rPr>
      </w:pPr>
      <w:r>
        <w:rPr>
          <w:rFonts w:ascii="Arial"/>
          <w:b/>
          <w:color w:val="231F20"/>
          <w:sz w:val="16"/>
          <w:vertAlign w:val="superscript"/>
        </w:rPr>
        <w:t>5</w:t>
      </w:r>
      <w:r>
        <w:rPr>
          <w:color w:val="231F20"/>
          <w:sz w:val="16"/>
        </w:rPr>
        <w:t>Section</w:t>
      </w:r>
      <w:r>
        <w:rPr>
          <w:color w:val="231F20"/>
          <w:spacing w:val="6"/>
          <w:sz w:val="16"/>
        </w:rPr>
        <w:t xml:space="preserve"> </w:t>
      </w:r>
      <w:r>
        <w:rPr>
          <w:color w:val="231F20"/>
          <w:sz w:val="16"/>
        </w:rPr>
        <w:t>87(3)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F1" w14:textId="77777777" w:rsidR="00180D28" w:rsidRDefault="00180D28">
      <w:pPr>
        <w:rPr>
          <w:sz w:val="16"/>
        </w:rPr>
        <w:sectPr w:rsidR="00180D28">
          <w:headerReference w:type="even" r:id="rId68"/>
          <w:headerReference w:type="default" r:id="rId69"/>
          <w:footerReference w:type="even" r:id="rId70"/>
          <w:footerReference w:type="default" r:id="rId71"/>
          <w:pgSz w:w="12240" w:h="15840"/>
          <w:pgMar w:top="2080" w:right="1800" w:bottom="2080" w:left="1800" w:header="1889" w:footer="1895" w:gutter="0"/>
          <w:pgNumType w:start="32"/>
          <w:cols w:space="720"/>
        </w:sectPr>
      </w:pPr>
    </w:p>
    <w:p w14:paraId="785563F2" w14:textId="77777777" w:rsidR="00180D28" w:rsidRDefault="002909AC">
      <w:pPr>
        <w:pStyle w:val="BodyText"/>
        <w:spacing w:before="217" w:line="218" w:lineRule="auto"/>
        <w:ind w:left="890" w:right="84"/>
        <w:jc w:val="both"/>
        <w:rPr>
          <w:rFonts w:ascii="Arial" w:hAnsi="Arial"/>
          <w:b/>
        </w:rPr>
      </w:pPr>
      <w:r>
        <w:rPr>
          <w:color w:val="231F20"/>
        </w:rPr>
        <w:lastRenderedPageBreak/>
        <w:t>is</w:t>
      </w:r>
      <w:r>
        <w:rPr>
          <w:color w:val="231F20"/>
          <w:spacing w:val="40"/>
        </w:rPr>
        <w:t xml:space="preserve"> </w:t>
      </w:r>
      <w:r>
        <w:rPr>
          <w:color w:val="231F20"/>
        </w:rPr>
        <w:t>approved</w:t>
      </w:r>
      <w:r>
        <w:rPr>
          <w:color w:val="231F20"/>
          <w:spacing w:val="40"/>
        </w:rPr>
        <w:t xml:space="preserve"> </w:t>
      </w:r>
      <w:r>
        <w:rPr>
          <w:color w:val="231F20"/>
        </w:rPr>
        <w:t>under</w:t>
      </w:r>
      <w:r>
        <w:rPr>
          <w:color w:val="231F20"/>
          <w:spacing w:val="40"/>
        </w:rPr>
        <w:t xml:space="preserve"> </w:t>
      </w:r>
      <w:r>
        <w:rPr>
          <w:color w:val="231F20"/>
        </w:rPr>
        <w:t>Pt</w:t>
      </w:r>
      <w:r>
        <w:rPr>
          <w:color w:val="231F20"/>
          <w:spacing w:val="40"/>
        </w:rPr>
        <w:t xml:space="preserve"> </w:t>
      </w:r>
      <w:r>
        <w:rPr>
          <w:color w:val="231F20"/>
        </w:rPr>
        <w:t>1</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Insolvency</w:t>
      </w:r>
      <w:r>
        <w:rPr>
          <w:color w:val="231F20"/>
          <w:spacing w:val="40"/>
        </w:rPr>
        <w:t xml:space="preserve"> </w:t>
      </w:r>
      <w:r>
        <w:rPr>
          <w:color w:val="231F20"/>
        </w:rPr>
        <w:t>Act</w:t>
      </w:r>
      <w:r>
        <w:rPr>
          <w:color w:val="231F20"/>
          <w:spacing w:val="40"/>
        </w:rPr>
        <w:t xml:space="preserve"> </w:t>
      </w:r>
      <w:r>
        <w:rPr>
          <w:color w:val="231F20"/>
        </w:rPr>
        <w:t>1986</w:t>
      </w:r>
      <w:r>
        <w:rPr>
          <w:color w:val="231F20"/>
          <w:spacing w:val="40"/>
        </w:rPr>
        <w:t xml:space="preserve"> </w:t>
      </w:r>
      <w:r>
        <w:rPr>
          <w:color w:val="231F20"/>
        </w:rPr>
        <w:t>or</w:t>
      </w:r>
      <w:r>
        <w:rPr>
          <w:color w:val="231F20"/>
          <w:spacing w:val="40"/>
        </w:rPr>
        <w:t xml:space="preserve"> </w:t>
      </w:r>
      <w:r>
        <w:rPr>
          <w:color w:val="231F20"/>
        </w:rPr>
        <w:t>the</w:t>
      </w:r>
      <w:r>
        <w:rPr>
          <w:color w:val="231F20"/>
          <w:spacing w:val="40"/>
        </w:rPr>
        <w:t xml:space="preserve"> </w:t>
      </w:r>
      <w:r>
        <w:rPr>
          <w:color w:val="231F20"/>
        </w:rPr>
        <w:t>company’s</w:t>
      </w:r>
      <w:r>
        <w:rPr>
          <w:color w:val="231F20"/>
          <w:spacing w:val="40"/>
        </w:rPr>
        <w:t xml:space="preserve"> </w:t>
      </w:r>
      <w:r>
        <w:rPr>
          <w:color w:val="231F20"/>
        </w:rPr>
        <w:t>name</w:t>
      </w:r>
      <w:r>
        <w:rPr>
          <w:color w:val="231F20"/>
          <w:spacing w:val="40"/>
        </w:rPr>
        <w:t xml:space="preserve"> </w:t>
      </w:r>
      <w:r>
        <w:rPr>
          <w:color w:val="231F20"/>
        </w:rPr>
        <w:t xml:space="preserve">is struck off the register of companies voluntarily or because it is not carrying on </w:t>
      </w:r>
      <w:r>
        <w:rPr>
          <w:color w:val="231F20"/>
          <w:spacing w:val="-2"/>
        </w:rPr>
        <w:t>business.</w:t>
      </w:r>
      <w:r>
        <w:rPr>
          <w:rFonts w:ascii="Arial" w:hAnsi="Arial"/>
          <w:b/>
          <w:color w:val="231F20"/>
          <w:spacing w:val="-2"/>
          <w:vertAlign w:val="superscript"/>
        </w:rPr>
        <w:t>6</w:t>
      </w:r>
    </w:p>
    <w:p w14:paraId="785563F3" w14:textId="77777777" w:rsidR="00180D28" w:rsidRDefault="00180D28">
      <w:pPr>
        <w:pStyle w:val="BodyText"/>
        <w:spacing w:before="12"/>
        <w:rPr>
          <w:rFonts w:ascii="Arial"/>
          <w:b/>
        </w:rPr>
      </w:pPr>
    </w:p>
    <w:p w14:paraId="785563F4" w14:textId="77777777" w:rsidR="00180D28" w:rsidRDefault="002909AC">
      <w:pPr>
        <w:pStyle w:val="Heading1"/>
        <w:spacing w:line="218" w:lineRule="auto"/>
        <w:ind w:left="1758" w:hanging="869"/>
      </w:pPr>
      <w:r>
        <w:rPr>
          <w:color w:val="231F20"/>
        </w:rPr>
        <w:t>§</w:t>
      </w:r>
      <w:r>
        <w:rPr>
          <w:color w:val="231F20"/>
          <w:spacing w:val="-6"/>
        </w:rPr>
        <w:t xml:space="preserve"> </w:t>
      </w:r>
      <w:r>
        <w:rPr>
          <w:color w:val="231F20"/>
        </w:rPr>
        <w:t>31:46</w:t>
      </w:r>
      <w:r>
        <w:rPr>
          <w:color w:val="231F20"/>
          <w:spacing w:val="80"/>
        </w:rPr>
        <w:t xml:space="preserve"> </w:t>
      </w:r>
      <w:r>
        <w:rPr>
          <w:color w:val="231F20"/>
        </w:rPr>
        <w:t>Costs incurred in consequence of claim notice—The former rule before 3 March 2025</w:t>
      </w:r>
    </w:p>
    <w:p w14:paraId="785563F5" w14:textId="77777777" w:rsidR="00180D28" w:rsidRDefault="002909AC">
      <w:pPr>
        <w:pStyle w:val="BodyText"/>
        <w:spacing w:before="101" w:line="218" w:lineRule="auto"/>
        <w:ind w:left="890" w:right="82" w:firstLine="199"/>
        <w:jc w:val="both"/>
        <w:rPr>
          <w:rFonts w:ascii="Arial"/>
          <w:b/>
        </w:rPr>
      </w:pPr>
      <w:r>
        <w:rPr>
          <w:color w:val="231F20"/>
        </w:rPr>
        <w:t>Formerly, until 3 March 2025, as a general rule an RTM company was liable for the reasonable costs incurred in consequence of a claim notice by a landlord, or by a party to a lease other than a landlord or tenant, or by a manager of the premises appointed under the Landlord and Tenant Act 1987.</w:t>
      </w:r>
      <w:r>
        <w:rPr>
          <w:rFonts w:ascii="Arial"/>
          <w:b/>
          <w:color w:val="231F20"/>
          <w:vertAlign w:val="superscript"/>
        </w:rPr>
        <w:t>1</w:t>
      </w:r>
      <w:r>
        <w:rPr>
          <w:rFonts w:ascii="Arial"/>
          <w:b/>
          <w:color w:val="231F20"/>
        </w:rPr>
        <w:t xml:space="preserve"> </w:t>
      </w:r>
      <w:r>
        <w:rPr>
          <w:color w:val="231F20"/>
        </w:rPr>
        <w:t>By way of exception to that general rule, costs incurred in proceedings before the appropriate tribunal</w:t>
      </w:r>
      <w:r>
        <w:rPr>
          <w:rFonts w:ascii="Arial"/>
          <w:b/>
          <w:color w:val="231F20"/>
          <w:vertAlign w:val="superscript"/>
        </w:rPr>
        <w:t>2</w:t>
      </w:r>
      <w:r>
        <w:rPr>
          <w:rFonts w:ascii="Arial"/>
          <w:b/>
          <w:color w:val="231F20"/>
        </w:rPr>
        <w:t xml:space="preserve"> </w:t>
      </w:r>
      <w:r>
        <w:rPr>
          <w:color w:val="231F20"/>
        </w:rPr>
        <w:t>were payable only if an application by the RTM company for a determination that it</w:t>
      </w:r>
      <w:r>
        <w:rPr>
          <w:color w:val="231F20"/>
          <w:spacing w:val="80"/>
        </w:rPr>
        <w:t xml:space="preserve"> </w:t>
      </w:r>
      <w:r>
        <w:rPr>
          <w:color w:val="231F20"/>
        </w:rPr>
        <w:t>was entitled to acquire the right to manage was dismissed by the tribunal.</w:t>
      </w:r>
      <w:r>
        <w:rPr>
          <w:rFonts w:ascii="Arial"/>
          <w:b/>
          <w:color w:val="231F20"/>
          <w:vertAlign w:val="superscript"/>
        </w:rPr>
        <w:t>3</w:t>
      </w:r>
      <w:r>
        <w:rPr>
          <w:rFonts w:ascii="Arial"/>
          <w:b/>
          <w:color w:val="231F20"/>
        </w:rPr>
        <w:t xml:space="preserve"> </w:t>
      </w:r>
      <w:r>
        <w:rPr>
          <w:color w:val="231F20"/>
        </w:rPr>
        <w:t>A landlord (or other relevant party) was therefore entitled (at the expense of the RTM company) to investigate and deal with a claim up to the point at which tribunal proceedings commenced, whether the claim was ultimately successful or not.</w:t>
      </w:r>
      <w:r>
        <w:rPr>
          <w:rFonts w:ascii="Arial"/>
          <w:b/>
          <w:color w:val="231F20"/>
          <w:vertAlign w:val="superscript"/>
        </w:rPr>
        <w:t>4</w:t>
      </w:r>
      <w:r>
        <w:rPr>
          <w:rFonts w:ascii="Arial"/>
          <w:b/>
          <w:color w:val="231F20"/>
        </w:rPr>
        <w:t xml:space="preserve"> </w:t>
      </w:r>
      <w:r>
        <w:rPr>
          <w:color w:val="231F20"/>
        </w:rPr>
        <w:t>On an appeal to the Upper Tribunal the general rule applied and the RTM company was liable for costs reasonably incurred by the other party.</w:t>
      </w:r>
      <w:r>
        <w:rPr>
          <w:rFonts w:ascii="Arial"/>
          <w:b/>
          <w:color w:val="231F20"/>
          <w:vertAlign w:val="superscript"/>
        </w:rPr>
        <w:t>5</w:t>
      </w:r>
    </w:p>
    <w:p w14:paraId="785563F6" w14:textId="77777777" w:rsidR="00180D28" w:rsidRDefault="002909AC">
      <w:pPr>
        <w:pStyle w:val="BodyText"/>
        <w:spacing w:before="39" w:line="218" w:lineRule="auto"/>
        <w:ind w:left="890" w:right="83" w:firstLine="199"/>
        <w:jc w:val="both"/>
        <w:rPr>
          <w:rFonts w:ascii="Arial"/>
          <w:b/>
        </w:rPr>
      </w:pPr>
      <w:r>
        <w:rPr>
          <w:color w:val="231F20"/>
          <w:spacing w:val="9"/>
        </w:rPr>
        <w:t xml:space="preserve">Formerly, </w:t>
      </w:r>
      <w:r>
        <w:rPr>
          <w:color w:val="231F20"/>
        </w:rPr>
        <w:t xml:space="preserve">where a claim </w:t>
      </w:r>
      <w:r>
        <w:rPr>
          <w:color w:val="231F20"/>
          <w:spacing w:val="9"/>
        </w:rPr>
        <w:t xml:space="preserve">notice </w:t>
      </w:r>
      <w:r>
        <w:rPr>
          <w:color w:val="231F20"/>
        </w:rPr>
        <w:t xml:space="preserve">was </w:t>
      </w:r>
      <w:r>
        <w:rPr>
          <w:color w:val="231F20"/>
          <w:spacing w:val="9"/>
        </w:rPr>
        <w:t xml:space="preserve">withdrawn, deemed </w:t>
      </w:r>
      <w:r>
        <w:rPr>
          <w:color w:val="231F20"/>
        </w:rPr>
        <w:t xml:space="preserve">to have been withdrawn, or otherwise ceases to have effect, each person who was or had been a member of the RTM company was also liable for the same costs, jointly and </w:t>
      </w:r>
      <w:proofErr w:type="gramStart"/>
      <w:r>
        <w:rPr>
          <w:color w:val="231F20"/>
        </w:rPr>
        <w:t>sever-ally</w:t>
      </w:r>
      <w:proofErr w:type="gramEnd"/>
      <w:r>
        <w:rPr>
          <w:color w:val="231F20"/>
        </w:rPr>
        <w:t xml:space="preserve"> with the company.</w:t>
      </w:r>
      <w:r>
        <w:rPr>
          <w:rFonts w:ascii="Arial"/>
          <w:b/>
          <w:color w:val="231F20"/>
          <w:vertAlign w:val="superscript"/>
        </w:rPr>
        <w:t>6</w:t>
      </w:r>
    </w:p>
    <w:p w14:paraId="785563F7" w14:textId="77777777" w:rsidR="00180D28" w:rsidRDefault="002909AC">
      <w:pPr>
        <w:pStyle w:val="BodyText"/>
        <w:spacing w:before="32" w:line="218" w:lineRule="auto"/>
        <w:ind w:left="890" w:right="83" w:firstLine="199"/>
        <w:jc w:val="both"/>
        <w:rPr>
          <w:rFonts w:ascii="Arial"/>
          <w:b/>
        </w:rPr>
      </w:pPr>
      <w:r>
        <w:rPr>
          <w:color w:val="231F20"/>
        </w:rPr>
        <w:t>The</w:t>
      </w:r>
      <w:r>
        <w:rPr>
          <w:color w:val="231F20"/>
          <w:spacing w:val="-3"/>
        </w:rPr>
        <w:t xml:space="preserve"> </w:t>
      </w:r>
      <w:r>
        <w:rPr>
          <w:color w:val="231F20"/>
        </w:rPr>
        <w:t>statutory</w:t>
      </w:r>
      <w:r>
        <w:rPr>
          <w:color w:val="231F20"/>
          <w:spacing w:val="-3"/>
        </w:rPr>
        <w:t xml:space="preserve"> </w:t>
      </w:r>
      <w:r>
        <w:rPr>
          <w:color w:val="231F20"/>
        </w:rPr>
        <w:t>entitlement</w:t>
      </w:r>
      <w:r>
        <w:rPr>
          <w:color w:val="231F20"/>
          <w:spacing w:val="-3"/>
        </w:rPr>
        <w:t xml:space="preserve"> </w:t>
      </w:r>
      <w:r>
        <w:rPr>
          <w:color w:val="231F20"/>
        </w:rPr>
        <w:t>to</w:t>
      </w:r>
      <w:r>
        <w:rPr>
          <w:color w:val="231F20"/>
          <w:spacing w:val="-3"/>
        </w:rPr>
        <w:t xml:space="preserve"> </w:t>
      </w:r>
      <w:r>
        <w:rPr>
          <w:color w:val="231F20"/>
        </w:rPr>
        <w:t>costs</w:t>
      </w:r>
      <w:r>
        <w:rPr>
          <w:color w:val="231F20"/>
          <w:spacing w:val="-3"/>
        </w:rPr>
        <w:t xml:space="preserve"> </w:t>
      </w:r>
      <w:r>
        <w:rPr>
          <w:color w:val="231F20"/>
        </w:rPr>
        <w:t>arose</w:t>
      </w:r>
      <w:r>
        <w:rPr>
          <w:color w:val="231F20"/>
          <w:spacing w:val="-3"/>
        </w:rPr>
        <w:t xml:space="preserve"> </w:t>
      </w:r>
      <w:r>
        <w:rPr>
          <w:color w:val="231F20"/>
        </w:rPr>
        <w:t>automatically</w:t>
      </w:r>
      <w:r>
        <w:rPr>
          <w:color w:val="231F20"/>
          <w:spacing w:val="-3"/>
        </w:rPr>
        <w:t xml:space="preserve"> </w:t>
      </w:r>
      <w:r>
        <w:rPr>
          <w:color w:val="231F20"/>
        </w:rPr>
        <w:t>and</w:t>
      </w:r>
      <w:r>
        <w:rPr>
          <w:color w:val="231F20"/>
          <w:spacing w:val="-3"/>
        </w:rPr>
        <w:t xml:space="preserve"> </w:t>
      </w:r>
      <w:r>
        <w:rPr>
          <w:color w:val="231F20"/>
        </w:rPr>
        <w:t>no</w:t>
      </w:r>
      <w:r>
        <w:rPr>
          <w:color w:val="231F20"/>
          <w:spacing w:val="-3"/>
        </w:rPr>
        <w:t xml:space="preserve"> </w:t>
      </w:r>
      <w:r>
        <w:rPr>
          <w:color w:val="231F20"/>
        </w:rPr>
        <w:t>order</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tribunal was required to create it.</w:t>
      </w:r>
      <w:r>
        <w:rPr>
          <w:rFonts w:ascii="Arial"/>
          <w:b/>
          <w:color w:val="231F20"/>
          <w:vertAlign w:val="superscript"/>
        </w:rPr>
        <w:t>7</w:t>
      </w:r>
    </w:p>
    <w:p w14:paraId="785563F8" w14:textId="77777777" w:rsidR="00180D28" w:rsidRDefault="002909AC">
      <w:pPr>
        <w:pStyle w:val="BodyText"/>
        <w:spacing w:before="14"/>
        <w:ind w:left="1089"/>
        <w:jc w:val="both"/>
      </w:pPr>
      <w:r>
        <w:rPr>
          <w:color w:val="231F20"/>
        </w:rPr>
        <w:t>Having</w:t>
      </w:r>
      <w:r>
        <w:rPr>
          <w:color w:val="231F20"/>
          <w:spacing w:val="38"/>
        </w:rPr>
        <w:t xml:space="preserve"> </w:t>
      </w:r>
      <w:r>
        <w:rPr>
          <w:color w:val="231F20"/>
        </w:rPr>
        <w:t>commenced</w:t>
      </w:r>
      <w:r>
        <w:rPr>
          <w:color w:val="231F20"/>
          <w:spacing w:val="38"/>
        </w:rPr>
        <w:t xml:space="preserve"> </w:t>
      </w:r>
      <w:r>
        <w:rPr>
          <w:color w:val="231F20"/>
        </w:rPr>
        <w:t>proceedings</w:t>
      </w:r>
      <w:r>
        <w:rPr>
          <w:color w:val="231F20"/>
          <w:spacing w:val="38"/>
        </w:rPr>
        <w:t xml:space="preserve"> </w:t>
      </w:r>
      <w:r>
        <w:rPr>
          <w:color w:val="231F20"/>
        </w:rPr>
        <w:t>relying</w:t>
      </w:r>
      <w:r>
        <w:rPr>
          <w:color w:val="231F20"/>
          <w:spacing w:val="38"/>
        </w:rPr>
        <w:t xml:space="preserve"> </w:t>
      </w:r>
      <w:r>
        <w:rPr>
          <w:color w:val="231F20"/>
        </w:rPr>
        <w:t>on</w:t>
      </w:r>
      <w:r>
        <w:rPr>
          <w:color w:val="231F20"/>
          <w:spacing w:val="38"/>
        </w:rPr>
        <w:t xml:space="preserve"> </w:t>
      </w:r>
      <w:r>
        <w:rPr>
          <w:color w:val="231F20"/>
        </w:rPr>
        <w:t>the</w:t>
      </w:r>
      <w:r>
        <w:rPr>
          <w:color w:val="231F20"/>
          <w:spacing w:val="38"/>
        </w:rPr>
        <w:t xml:space="preserve"> </w:t>
      </w:r>
      <w:r>
        <w:rPr>
          <w:color w:val="231F20"/>
        </w:rPr>
        <w:t>validity</w:t>
      </w:r>
      <w:r>
        <w:rPr>
          <w:color w:val="231F20"/>
          <w:spacing w:val="38"/>
        </w:rPr>
        <w:t xml:space="preserve"> </w:t>
      </w:r>
      <w:r>
        <w:rPr>
          <w:color w:val="231F20"/>
        </w:rPr>
        <w:t>of</w:t>
      </w:r>
      <w:r>
        <w:rPr>
          <w:color w:val="231F20"/>
          <w:spacing w:val="38"/>
        </w:rPr>
        <w:t xml:space="preserve"> </w:t>
      </w:r>
      <w:r>
        <w:rPr>
          <w:color w:val="231F20"/>
        </w:rPr>
        <w:t>a</w:t>
      </w:r>
      <w:r>
        <w:rPr>
          <w:color w:val="231F20"/>
          <w:spacing w:val="38"/>
        </w:rPr>
        <w:t xml:space="preserve"> </w:t>
      </w:r>
      <w:r>
        <w:rPr>
          <w:color w:val="231F20"/>
        </w:rPr>
        <w:t>claim</w:t>
      </w:r>
      <w:r>
        <w:rPr>
          <w:color w:val="231F20"/>
          <w:spacing w:val="38"/>
        </w:rPr>
        <w:t xml:space="preserve"> </w:t>
      </w:r>
      <w:r>
        <w:rPr>
          <w:color w:val="231F20"/>
        </w:rPr>
        <w:t>notice,</w:t>
      </w:r>
      <w:r>
        <w:rPr>
          <w:color w:val="231F20"/>
          <w:spacing w:val="38"/>
        </w:rPr>
        <w:t xml:space="preserve"> </w:t>
      </w:r>
      <w:r>
        <w:rPr>
          <w:color w:val="231F20"/>
          <w:spacing w:val="-5"/>
        </w:rPr>
        <w:t>an</w:t>
      </w:r>
    </w:p>
    <w:p w14:paraId="785563F9" w14:textId="77777777" w:rsidR="00180D28" w:rsidRDefault="002909AC">
      <w:pPr>
        <w:pStyle w:val="BodyText"/>
        <w:spacing w:before="3"/>
        <w:rPr>
          <w:sz w:val="17"/>
        </w:rPr>
      </w:pPr>
      <w:r>
        <w:rPr>
          <w:noProof/>
          <w:sz w:val="17"/>
        </w:rPr>
        <mc:AlternateContent>
          <mc:Choice Requires="wps">
            <w:drawing>
              <wp:anchor distT="0" distB="0" distL="0" distR="0" simplePos="0" relativeHeight="487603712" behindDoc="1" locked="0" layoutInCell="1" allowOverlap="1" wp14:anchorId="78556513" wp14:editId="78556514">
                <wp:simplePos x="0" y="0"/>
                <wp:positionH relativeFrom="page">
                  <wp:posOffset>1708205</wp:posOffset>
                </wp:positionH>
                <wp:positionV relativeFrom="paragraph">
                  <wp:posOffset>147086</wp:posOffset>
                </wp:positionV>
                <wp:extent cx="912494"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5AC02FB" id="Graphic 140" o:spid="_x0000_s1026" style="position:absolute;margin-left:134.5pt;margin-top:11.6pt;width:71.8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" path="m,l912373,e" filled="f" strokecolor="#231f20" strokeweight=".17597mm">
                <v:path arrowok="t"/>
                <w10:wrap type="topAndBottom" anchorx="page"/>
              </v:shape>
            </w:pict>
          </mc:Fallback>
        </mc:AlternateContent>
      </w:r>
    </w:p>
    <w:p w14:paraId="785563FA" w14:textId="77777777" w:rsidR="00180D28" w:rsidRDefault="002909AC">
      <w:pPr>
        <w:spacing w:before="76"/>
        <w:ind w:left="1302"/>
        <w:rPr>
          <w:sz w:val="16"/>
        </w:rPr>
      </w:pPr>
      <w:r>
        <w:rPr>
          <w:rFonts w:ascii="Arial"/>
          <w:b/>
          <w:color w:val="231F20"/>
          <w:sz w:val="16"/>
          <w:vertAlign w:val="superscript"/>
        </w:rPr>
        <w:t>6</w:t>
      </w:r>
      <w:r>
        <w:rPr>
          <w:color w:val="231F20"/>
          <w:sz w:val="16"/>
        </w:rPr>
        <w:t>Section</w:t>
      </w:r>
      <w:r>
        <w:rPr>
          <w:color w:val="231F20"/>
          <w:spacing w:val="4"/>
          <w:sz w:val="16"/>
        </w:rPr>
        <w:t xml:space="preserve"> </w:t>
      </w:r>
      <w:r>
        <w:rPr>
          <w:color w:val="231F20"/>
          <w:sz w:val="16"/>
        </w:rPr>
        <w:t>87(4)</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2002</w:t>
      </w:r>
      <w:r>
        <w:rPr>
          <w:color w:val="231F20"/>
          <w:spacing w:val="-3"/>
          <w:sz w:val="16"/>
        </w:rPr>
        <w:t xml:space="preserve"> </w:t>
      </w:r>
      <w:r>
        <w:rPr>
          <w:color w:val="231F20"/>
          <w:sz w:val="16"/>
        </w:rPr>
        <w:t>Act;</w:t>
      </w:r>
      <w:r>
        <w:rPr>
          <w:color w:val="231F20"/>
          <w:spacing w:val="5"/>
          <w:sz w:val="16"/>
        </w:rPr>
        <w:t xml:space="preserve"> </w:t>
      </w:r>
      <w:r>
        <w:rPr>
          <w:color w:val="231F20"/>
          <w:sz w:val="16"/>
        </w:rPr>
        <w:t>see</w:t>
      </w:r>
      <w:r>
        <w:rPr>
          <w:color w:val="231F20"/>
          <w:spacing w:val="4"/>
          <w:sz w:val="16"/>
        </w:rPr>
        <w:t xml:space="preserve"> </w:t>
      </w:r>
      <w:r>
        <w:rPr>
          <w:color w:val="231F20"/>
          <w:sz w:val="16"/>
        </w:rPr>
        <w:t>also</w:t>
      </w:r>
      <w:r>
        <w:rPr>
          <w:color w:val="231F20"/>
          <w:spacing w:val="5"/>
          <w:sz w:val="16"/>
        </w:rPr>
        <w:t xml:space="preserve"> </w:t>
      </w:r>
      <w:r>
        <w:rPr>
          <w:color w:val="231F20"/>
          <w:sz w:val="16"/>
        </w:rPr>
        <w:t>ss.1000-1003</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Companies</w:t>
      </w:r>
      <w:r>
        <w:rPr>
          <w:color w:val="231F20"/>
          <w:spacing w:val="-3"/>
          <w:sz w:val="16"/>
        </w:rPr>
        <w:t xml:space="preserve"> </w:t>
      </w:r>
      <w:r>
        <w:rPr>
          <w:color w:val="231F20"/>
          <w:sz w:val="16"/>
        </w:rPr>
        <w:t>Act</w:t>
      </w:r>
      <w:r>
        <w:rPr>
          <w:color w:val="231F20"/>
          <w:spacing w:val="4"/>
          <w:sz w:val="16"/>
        </w:rPr>
        <w:t xml:space="preserve"> </w:t>
      </w:r>
      <w:r>
        <w:rPr>
          <w:color w:val="231F20"/>
          <w:spacing w:val="-2"/>
          <w:sz w:val="16"/>
        </w:rPr>
        <w:t>2006.</w:t>
      </w:r>
    </w:p>
    <w:p w14:paraId="785563FB"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31:46]</w:t>
      </w:r>
    </w:p>
    <w:p w14:paraId="785563FC" w14:textId="77777777" w:rsidR="00180D28" w:rsidRDefault="002909AC">
      <w:pPr>
        <w:spacing w:before="79" w:line="223" w:lineRule="auto"/>
        <w:ind w:left="890" w:right="83" w:firstLine="412"/>
        <w:jc w:val="both"/>
        <w:rPr>
          <w:sz w:val="16"/>
        </w:rPr>
      </w:pPr>
      <w:r>
        <w:rPr>
          <w:rFonts w:ascii="Arial" w:hAnsi="Arial"/>
          <w:b/>
          <w:color w:val="231F20"/>
          <w:sz w:val="16"/>
          <w:vertAlign w:val="superscript"/>
        </w:rPr>
        <w:t>1</w:t>
      </w:r>
      <w:r>
        <w:rPr>
          <w:color w:val="231F20"/>
          <w:sz w:val="16"/>
        </w:rPr>
        <w:t>Section 88(1) of the 2002</w:t>
      </w:r>
      <w:r>
        <w:rPr>
          <w:color w:val="231F20"/>
          <w:spacing w:val="-2"/>
          <w:sz w:val="16"/>
        </w:rPr>
        <w:t xml:space="preserve"> </w:t>
      </w:r>
      <w:r>
        <w:rPr>
          <w:color w:val="231F20"/>
          <w:sz w:val="16"/>
        </w:rPr>
        <w:t xml:space="preserve">Act. The “landlord” for this purpose means the registered proprietor of the interest in reversion to the lease, and the RTM company is not liable to pay costs incurred by a purchaser of that interest whose title has not yet been registered: </w:t>
      </w:r>
      <w:r>
        <w:rPr>
          <w:rFonts w:ascii="Century Schoolbook" w:hAnsi="Century Schoolbook"/>
          <w:i/>
          <w:color w:val="231F20"/>
          <w:sz w:val="16"/>
        </w:rPr>
        <w:t xml:space="preserve">159-167 Prince of Wales Road RTM Co Ltd v </w:t>
      </w:r>
      <w:proofErr w:type="spellStart"/>
      <w:r>
        <w:rPr>
          <w:rFonts w:ascii="Century Schoolbook" w:hAnsi="Century Schoolbook"/>
          <w:i/>
          <w:color w:val="231F20"/>
          <w:sz w:val="16"/>
        </w:rPr>
        <w:t>Assethold</w:t>
      </w:r>
      <w:proofErr w:type="spellEnd"/>
      <w:r>
        <w:rPr>
          <w:rFonts w:ascii="Century Schoolbook" w:hAnsi="Century Schoolbook"/>
          <w:i/>
          <w:color w:val="231F20"/>
          <w:sz w:val="16"/>
        </w:rPr>
        <w:t xml:space="preserve"> Ltd </w:t>
      </w:r>
      <w:r>
        <w:rPr>
          <w:color w:val="231F20"/>
          <w:sz w:val="16"/>
        </w:rPr>
        <w:t>[2024] EWCA Civ 1544.</w:t>
      </w:r>
    </w:p>
    <w:p w14:paraId="785563FD" w14:textId="77777777" w:rsidR="00180D28" w:rsidRDefault="002909AC">
      <w:pPr>
        <w:spacing w:before="62" w:line="223" w:lineRule="auto"/>
        <w:ind w:left="890" w:right="82" w:firstLine="412"/>
        <w:jc w:val="both"/>
        <w:rPr>
          <w:sz w:val="16"/>
        </w:rPr>
      </w:pPr>
      <w:r>
        <w:rPr>
          <w:rFonts w:ascii="Arial"/>
          <w:b/>
          <w:color w:val="231F20"/>
          <w:sz w:val="16"/>
          <w:vertAlign w:val="superscript"/>
        </w:rPr>
        <w:t>2</w:t>
      </w:r>
      <w:r>
        <w:rPr>
          <w:color w:val="231F20"/>
          <w:sz w:val="16"/>
        </w:rPr>
        <w:t xml:space="preserve">The appropriate tribunal means, in relation to premises in England, the First-tier Tribunal, or </w:t>
      </w:r>
      <w:proofErr w:type="gramStart"/>
      <w:r>
        <w:rPr>
          <w:color w:val="231F20"/>
          <w:sz w:val="16"/>
        </w:rPr>
        <w:t>where</w:t>
      </w:r>
      <w:proofErr w:type="gramEnd"/>
      <w:r>
        <w:rPr>
          <w:color w:val="231F20"/>
          <w:sz w:val="16"/>
        </w:rPr>
        <w:t xml:space="preserve"> determined by tribunal procedure rules, the Upper Tribunal: s.112(1) of the 2002</w:t>
      </w:r>
      <w:r>
        <w:rPr>
          <w:color w:val="231F20"/>
          <w:spacing w:val="-6"/>
          <w:sz w:val="16"/>
        </w:rPr>
        <w:t xml:space="preserve"> </w:t>
      </w:r>
      <w:r>
        <w:rPr>
          <w:color w:val="231F20"/>
          <w:sz w:val="16"/>
        </w:rPr>
        <w:t xml:space="preserve">Act. The </w:t>
      </w:r>
      <w:proofErr w:type="gramStart"/>
      <w:r>
        <w:rPr>
          <w:color w:val="231F20"/>
          <w:sz w:val="16"/>
        </w:rPr>
        <w:t>refer-</w:t>
      </w:r>
      <w:proofErr w:type="spellStart"/>
      <w:r>
        <w:rPr>
          <w:color w:val="231F20"/>
          <w:sz w:val="16"/>
        </w:rPr>
        <w:t>ence</w:t>
      </w:r>
      <w:proofErr w:type="spellEnd"/>
      <w:proofErr w:type="gramEnd"/>
      <w:r>
        <w:rPr>
          <w:color w:val="231F20"/>
          <w:sz w:val="16"/>
        </w:rPr>
        <w:t xml:space="preserve"> to the Upper Tribunal is to the Upper Tribunal when it exercises a first instance jurisdiction on the</w:t>
      </w:r>
      <w:r>
        <w:rPr>
          <w:color w:val="231F20"/>
          <w:spacing w:val="-1"/>
          <w:sz w:val="16"/>
        </w:rPr>
        <w:t xml:space="preserve"> </w:t>
      </w:r>
      <w:r>
        <w:rPr>
          <w:color w:val="231F20"/>
          <w:sz w:val="16"/>
        </w:rPr>
        <w:t>transfer</w:t>
      </w:r>
      <w:r>
        <w:rPr>
          <w:color w:val="231F20"/>
          <w:spacing w:val="-1"/>
          <w:sz w:val="16"/>
        </w:rPr>
        <w:t xml:space="preserve"> </w:t>
      </w:r>
      <w:r>
        <w:rPr>
          <w:color w:val="231F20"/>
          <w:sz w:val="16"/>
        </w:rPr>
        <w:t>to</w:t>
      </w:r>
      <w:r>
        <w:rPr>
          <w:color w:val="231F20"/>
          <w:spacing w:val="-1"/>
          <w:sz w:val="16"/>
        </w:rPr>
        <w:t xml:space="preserve"> </w:t>
      </w:r>
      <w:r>
        <w:rPr>
          <w:color w:val="231F20"/>
          <w:sz w:val="16"/>
        </w:rPr>
        <w:t>it</w:t>
      </w:r>
      <w:r>
        <w:rPr>
          <w:color w:val="231F20"/>
          <w:spacing w:val="-1"/>
          <w:sz w:val="16"/>
        </w:rPr>
        <w:t xml:space="preserve"> </w:t>
      </w:r>
      <w:r>
        <w:rPr>
          <w:color w:val="231F20"/>
          <w:sz w:val="16"/>
        </w:rPr>
        <w:t>of</w:t>
      </w:r>
      <w:r>
        <w:rPr>
          <w:color w:val="231F20"/>
          <w:spacing w:val="-1"/>
          <w:sz w:val="16"/>
        </w:rPr>
        <w:t xml:space="preserve"> </w:t>
      </w:r>
      <w:r>
        <w:rPr>
          <w:color w:val="231F20"/>
          <w:sz w:val="16"/>
        </w:rPr>
        <w:t>an</w:t>
      </w:r>
      <w:r>
        <w:rPr>
          <w:color w:val="231F20"/>
          <w:spacing w:val="-1"/>
          <w:sz w:val="16"/>
        </w:rPr>
        <w:t xml:space="preserve"> </w:t>
      </w:r>
      <w:r>
        <w:rPr>
          <w:color w:val="231F20"/>
          <w:sz w:val="16"/>
        </w:rPr>
        <w:t>application</w:t>
      </w:r>
      <w:r>
        <w:rPr>
          <w:color w:val="231F20"/>
          <w:spacing w:val="-1"/>
          <w:sz w:val="16"/>
        </w:rPr>
        <w:t xml:space="preserve"> </w:t>
      </w:r>
      <w:r>
        <w:rPr>
          <w:color w:val="231F20"/>
          <w:sz w:val="16"/>
        </w:rPr>
        <w:t>for</w:t>
      </w:r>
      <w:r>
        <w:rPr>
          <w:color w:val="231F20"/>
          <w:spacing w:val="-1"/>
          <w:sz w:val="16"/>
        </w:rPr>
        <w:t xml:space="preserve"> </w:t>
      </w:r>
      <w:r>
        <w:rPr>
          <w:color w:val="231F20"/>
          <w:sz w:val="16"/>
        </w:rPr>
        <w:t>determination</w:t>
      </w:r>
      <w:r>
        <w:rPr>
          <w:color w:val="231F20"/>
          <w:spacing w:val="-1"/>
          <w:sz w:val="16"/>
        </w:rPr>
        <w:t xml:space="preserve"> </w:t>
      </w:r>
      <w:r>
        <w:rPr>
          <w:color w:val="231F20"/>
          <w:sz w:val="16"/>
        </w:rPr>
        <w:t>under</w:t>
      </w:r>
      <w:r>
        <w:rPr>
          <w:color w:val="231F20"/>
          <w:spacing w:val="-1"/>
          <w:sz w:val="16"/>
        </w:rPr>
        <w:t xml:space="preserve"> </w:t>
      </w:r>
      <w:r>
        <w:rPr>
          <w:color w:val="231F20"/>
          <w:sz w:val="16"/>
        </w:rPr>
        <w:t>rule</w:t>
      </w:r>
      <w:r>
        <w:rPr>
          <w:color w:val="231F20"/>
          <w:spacing w:val="-1"/>
          <w:sz w:val="16"/>
        </w:rPr>
        <w:t xml:space="preserve"> </w:t>
      </w:r>
      <w:r>
        <w:rPr>
          <w:color w:val="231F20"/>
          <w:sz w:val="16"/>
        </w:rPr>
        <w:t>25</w:t>
      </w:r>
      <w:r>
        <w:rPr>
          <w:color w:val="231F20"/>
          <w:spacing w:val="-1"/>
          <w:sz w:val="16"/>
        </w:rPr>
        <w:t xml:space="preserve"> </w:t>
      </w:r>
      <w:r>
        <w:rPr>
          <w:color w:val="231F20"/>
          <w:sz w:val="16"/>
        </w:rPr>
        <w:t>of</w:t>
      </w:r>
      <w:r>
        <w:rPr>
          <w:color w:val="231F20"/>
          <w:spacing w:val="-1"/>
          <w:sz w:val="16"/>
        </w:rPr>
        <w:t xml:space="preserve"> </w:t>
      </w:r>
      <w:r>
        <w:rPr>
          <w:color w:val="231F20"/>
          <w:sz w:val="16"/>
        </w:rPr>
        <w:t>the</w:t>
      </w:r>
      <w:r>
        <w:rPr>
          <w:color w:val="231F20"/>
          <w:spacing w:val="-1"/>
          <w:sz w:val="16"/>
        </w:rPr>
        <w:t xml:space="preserve"> </w:t>
      </w:r>
      <w:r>
        <w:rPr>
          <w:color w:val="231F20"/>
          <w:sz w:val="16"/>
        </w:rPr>
        <w:t>Tribunal</w:t>
      </w:r>
      <w:r>
        <w:rPr>
          <w:color w:val="231F20"/>
          <w:spacing w:val="-1"/>
          <w:sz w:val="16"/>
        </w:rPr>
        <w:t xml:space="preserve"> </w:t>
      </w:r>
      <w:r>
        <w:rPr>
          <w:color w:val="231F20"/>
          <w:sz w:val="16"/>
        </w:rPr>
        <w:t>Procedure</w:t>
      </w:r>
      <w:r>
        <w:rPr>
          <w:color w:val="231F20"/>
          <w:spacing w:val="-1"/>
          <w:sz w:val="16"/>
        </w:rPr>
        <w:t xml:space="preserve"> </w:t>
      </w:r>
      <w:r>
        <w:rPr>
          <w:color w:val="231F20"/>
          <w:sz w:val="16"/>
        </w:rPr>
        <w:t xml:space="preserve">(First-tier Tribunal) (Property Chamber) Rules 2013: </w:t>
      </w:r>
      <w:r>
        <w:rPr>
          <w:rFonts w:ascii="Century Schoolbook"/>
          <w:i/>
          <w:color w:val="231F20"/>
          <w:sz w:val="16"/>
        </w:rPr>
        <w:t xml:space="preserve">Albion Residential Ltd v Albion Riverside Residents RTM Company Ltd </w:t>
      </w:r>
      <w:r>
        <w:rPr>
          <w:color w:val="231F20"/>
          <w:sz w:val="16"/>
        </w:rPr>
        <w:t>[2014] UKUT 6 (LC).</w:t>
      </w:r>
    </w:p>
    <w:p w14:paraId="785563FE" w14:textId="77777777" w:rsidR="00180D28" w:rsidRDefault="002909AC">
      <w:pPr>
        <w:spacing w:before="53"/>
        <w:ind w:left="1302"/>
        <w:rPr>
          <w:sz w:val="16"/>
        </w:rPr>
      </w:pPr>
      <w:r>
        <w:rPr>
          <w:rFonts w:ascii="Arial"/>
          <w:b/>
          <w:color w:val="231F20"/>
          <w:sz w:val="16"/>
          <w:vertAlign w:val="superscript"/>
        </w:rPr>
        <w:t>3</w:t>
      </w:r>
      <w:r>
        <w:rPr>
          <w:color w:val="231F20"/>
          <w:sz w:val="16"/>
        </w:rPr>
        <w:t>Section</w:t>
      </w:r>
      <w:r>
        <w:rPr>
          <w:color w:val="231F20"/>
          <w:spacing w:val="6"/>
          <w:sz w:val="16"/>
        </w:rPr>
        <w:t xml:space="preserve"> </w:t>
      </w:r>
      <w:r>
        <w:rPr>
          <w:color w:val="231F20"/>
          <w:sz w:val="16"/>
        </w:rPr>
        <w:t>88(3)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3FF" w14:textId="77777777" w:rsidR="00180D28" w:rsidRDefault="002909AC">
      <w:pPr>
        <w:spacing w:before="47"/>
        <w:ind w:left="1302"/>
        <w:rPr>
          <w:sz w:val="16"/>
        </w:rPr>
      </w:pPr>
      <w:r>
        <w:rPr>
          <w:rFonts w:ascii="Arial"/>
          <w:b/>
          <w:color w:val="231F20"/>
          <w:sz w:val="16"/>
          <w:vertAlign w:val="superscript"/>
        </w:rPr>
        <w:t>4</w:t>
      </w:r>
      <w:r>
        <w:rPr>
          <w:rFonts w:ascii="Century Schoolbook"/>
          <w:i/>
          <w:color w:val="231F20"/>
          <w:sz w:val="16"/>
        </w:rPr>
        <w:t>Columbia</w:t>
      </w:r>
      <w:r>
        <w:rPr>
          <w:rFonts w:ascii="Century Schoolbook"/>
          <w:i/>
          <w:color w:val="231F20"/>
          <w:spacing w:val="-3"/>
          <w:sz w:val="16"/>
        </w:rPr>
        <w:t xml:space="preserve"> </w:t>
      </w:r>
      <w:r>
        <w:rPr>
          <w:rFonts w:ascii="Century Schoolbook"/>
          <w:i/>
          <w:color w:val="231F20"/>
          <w:sz w:val="16"/>
        </w:rPr>
        <w:t>House</w:t>
      </w:r>
      <w:r>
        <w:rPr>
          <w:rFonts w:ascii="Century Schoolbook"/>
          <w:i/>
          <w:color w:val="231F20"/>
          <w:spacing w:val="-1"/>
          <w:sz w:val="16"/>
        </w:rPr>
        <w:t xml:space="preserve"> </w:t>
      </w:r>
      <w:r>
        <w:rPr>
          <w:rFonts w:ascii="Century Schoolbook"/>
          <w:i/>
          <w:color w:val="231F20"/>
          <w:sz w:val="16"/>
        </w:rPr>
        <w:t>Properties</w:t>
      </w:r>
      <w:r>
        <w:rPr>
          <w:rFonts w:ascii="Century Schoolbook"/>
          <w:i/>
          <w:color w:val="231F20"/>
          <w:spacing w:val="-1"/>
          <w:sz w:val="16"/>
        </w:rPr>
        <w:t xml:space="preserve"> </w:t>
      </w:r>
      <w:r>
        <w:rPr>
          <w:rFonts w:ascii="Century Schoolbook"/>
          <w:i/>
          <w:color w:val="231F20"/>
          <w:sz w:val="16"/>
        </w:rPr>
        <w:t>(No.3)</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1"/>
          <w:sz w:val="16"/>
        </w:rPr>
        <w:t xml:space="preserve"> </w:t>
      </w:r>
      <w:r>
        <w:rPr>
          <w:rFonts w:ascii="Century Schoolbook"/>
          <w:i/>
          <w:color w:val="231F20"/>
          <w:sz w:val="16"/>
        </w:rPr>
        <w:t>Imperial</w:t>
      </w:r>
      <w:r>
        <w:rPr>
          <w:rFonts w:ascii="Century Schoolbook"/>
          <w:i/>
          <w:color w:val="231F20"/>
          <w:spacing w:val="-1"/>
          <w:sz w:val="16"/>
        </w:rPr>
        <w:t xml:space="preserve"> </w:t>
      </w:r>
      <w:r>
        <w:rPr>
          <w:rFonts w:ascii="Century Schoolbook"/>
          <w:i/>
          <w:color w:val="231F20"/>
          <w:sz w:val="16"/>
        </w:rPr>
        <w:t>Hall</w:t>
      </w:r>
      <w:r>
        <w:rPr>
          <w:rFonts w:ascii="Century Schoolbook"/>
          <w:i/>
          <w:color w:val="231F20"/>
          <w:spacing w:val="-1"/>
          <w:sz w:val="16"/>
        </w:rPr>
        <w:t xml:space="preserve"> </w:t>
      </w:r>
      <w:r>
        <w:rPr>
          <w:rFonts w:ascii="Century Schoolbook"/>
          <w:i/>
          <w:color w:val="231F20"/>
          <w:sz w:val="16"/>
        </w:rPr>
        <w:t>RTM</w:t>
      </w:r>
      <w:r>
        <w:rPr>
          <w:rFonts w:ascii="Century Schoolbook"/>
          <w:i/>
          <w:color w:val="231F20"/>
          <w:spacing w:val="-1"/>
          <w:sz w:val="16"/>
        </w:rPr>
        <w:t xml:space="preserve"> </w:t>
      </w:r>
      <w:r>
        <w:rPr>
          <w:rFonts w:ascii="Century Schoolbook"/>
          <w:i/>
          <w:color w:val="231F20"/>
          <w:sz w:val="16"/>
        </w:rPr>
        <w:t>Company</w:t>
      </w:r>
      <w:r>
        <w:rPr>
          <w:rFonts w:ascii="Century Schoolbook"/>
          <w:i/>
          <w:color w:val="231F20"/>
          <w:spacing w:val="-1"/>
          <w:sz w:val="16"/>
        </w:rPr>
        <w:t xml:space="preserve"> </w:t>
      </w:r>
      <w:r>
        <w:rPr>
          <w:rFonts w:ascii="Century Schoolbook"/>
          <w:i/>
          <w:color w:val="231F20"/>
          <w:sz w:val="16"/>
        </w:rPr>
        <w:t>Ltd</w:t>
      </w:r>
      <w:r>
        <w:rPr>
          <w:rFonts w:ascii="Century Schoolbook"/>
          <w:i/>
          <w:color w:val="231F20"/>
          <w:spacing w:val="-1"/>
          <w:sz w:val="16"/>
        </w:rPr>
        <w:t xml:space="preserve"> </w:t>
      </w:r>
      <w:r>
        <w:rPr>
          <w:color w:val="231F20"/>
          <w:sz w:val="16"/>
        </w:rPr>
        <w:t>[2014]</w:t>
      </w:r>
      <w:r>
        <w:rPr>
          <w:color w:val="231F20"/>
          <w:spacing w:val="-1"/>
          <w:sz w:val="16"/>
        </w:rPr>
        <w:t xml:space="preserve"> </w:t>
      </w:r>
      <w:r>
        <w:rPr>
          <w:color w:val="231F20"/>
          <w:sz w:val="16"/>
        </w:rPr>
        <w:t>UKUT</w:t>
      </w:r>
      <w:r>
        <w:rPr>
          <w:color w:val="231F20"/>
          <w:spacing w:val="-1"/>
          <w:sz w:val="16"/>
        </w:rPr>
        <w:t xml:space="preserve"> </w:t>
      </w:r>
      <w:r>
        <w:rPr>
          <w:color w:val="231F20"/>
          <w:sz w:val="16"/>
        </w:rPr>
        <w:t>30</w:t>
      </w:r>
      <w:r>
        <w:rPr>
          <w:color w:val="231F20"/>
          <w:spacing w:val="-1"/>
          <w:sz w:val="16"/>
        </w:rPr>
        <w:t xml:space="preserve"> </w:t>
      </w:r>
      <w:r>
        <w:rPr>
          <w:color w:val="231F20"/>
          <w:spacing w:val="-2"/>
          <w:sz w:val="16"/>
        </w:rPr>
        <w:t>(LC).</w:t>
      </w:r>
    </w:p>
    <w:p w14:paraId="78556400" w14:textId="77777777" w:rsidR="00180D28" w:rsidRDefault="002909AC">
      <w:pPr>
        <w:spacing w:before="58" w:line="223" w:lineRule="auto"/>
        <w:ind w:left="890" w:right="82" w:firstLine="412"/>
        <w:jc w:val="both"/>
        <w:rPr>
          <w:sz w:val="16"/>
        </w:rPr>
      </w:pPr>
      <w:r>
        <w:rPr>
          <w:rFonts w:ascii="Arial"/>
          <w:b/>
          <w:color w:val="231F20"/>
          <w:sz w:val="16"/>
          <w:vertAlign w:val="superscript"/>
        </w:rPr>
        <w:t>5</w:t>
      </w:r>
      <w:r>
        <w:rPr>
          <w:rFonts w:ascii="Century Schoolbook"/>
          <w:i/>
          <w:color w:val="231F20"/>
          <w:sz w:val="16"/>
        </w:rPr>
        <w:t xml:space="preserve">Albion Residential Ltd v Albion Riverside Residents RTM Company Ltd </w:t>
      </w:r>
      <w:r>
        <w:rPr>
          <w:color w:val="231F20"/>
          <w:sz w:val="16"/>
        </w:rPr>
        <w:t xml:space="preserve">[2014] UKUT 6 (LC); </w:t>
      </w:r>
      <w:proofErr w:type="spellStart"/>
      <w:r>
        <w:rPr>
          <w:rFonts w:ascii="Century Schoolbook"/>
          <w:i/>
          <w:color w:val="231F20"/>
          <w:sz w:val="16"/>
        </w:rPr>
        <w:t>Fencott</w:t>
      </w:r>
      <w:proofErr w:type="spellEnd"/>
      <w:r>
        <w:rPr>
          <w:rFonts w:ascii="Century Schoolbook"/>
          <w:i/>
          <w:color w:val="231F20"/>
          <w:sz w:val="16"/>
        </w:rPr>
        <w:t xml:space="preserve"> Ltd v Lyttleton Court RTM Co Ltd </w:t>
      </w:r>
      <w:r>
        <w:rPr>
          <w:color w:val="231F20"/>
          <w:sz w:val="16"/>
        </w:rPr>
        <w:t>[2014] UKUT 27 (LC); in both cases a landlord which had succeeded in an appeal to the Upper Tribunal against a determination of the first-tier tribunal that the right to manage had been acquired was held to be entitled to its costs of the appeal and of the proceed-</w:t>
      </w:r>
      <w:proofErr w:type="spellStart"/>
      <w:r>
        <w:rPr>
          <w:color w:val="231F20"/>
          <w:sz w:val="16"/>
        </w:rPr>
        <w:t>ings</w:t>
      </w:r>
      <w:proofErr w:type="spellEnd"/>
      <w:r>
        <w:rPr>
          <w:color w:val="231F20"/>
          <w:sz w:val="16"/>
        </w:rPr>
        <w:t xml:space="preserve"> before the first-tier tribunal.</w:t>
      </w:r>
    </w:p>
    <w:p w14:paraId="78556401" w14:textId="77777777" w:rsidR="00180D28" w:rsidRDefault="002909AC">
      <w:pPr>
        <w:spacing w:before="64" w:line="223" w:lineRule="auto"/>
        <w:ind w:left="890" w:right="82" w:firstLine="412"/>
        <w:jc w:val="both"/>
        <w:rPr>
          <w:sz w:val="16"/>
        </w:rPr>
      </w:pPr>
      <w:r>
        <w:rPr>
          <w:rFonts w:ascii="Arial"/>
          <w:b/>
          <w:color w:val="231F20"/>
          <w:sz w:val="16"/>
          <w:vertAlign w:val="superscript"/>
        </w:rPr>
        <w:t>6</w:t>
      </w:r>
      <w:r>
        <w:rPr>
          <w:color w:val="231F20"/>
          <w:sz w:val="16"/>
        </w:rPr>
        <w:t>Section 89(3) of the 2002 Act; this joint and several liability arose only where the claim notice</w:t>
      </w:r>
      <w:r>
        <w:rPr>
          <w:color w:val="231F20"/>
          <w:spacing w:val="80"/>
          <w:sz w:val="16"/>
        </w:rPr>
        <w:t xml:space="preserve"> </w:t>
      </w:r>
      <w:r>
        <w:rPr>
          <w:color w:val="231F20"/>
          <w:sz w:val="16"/>
        </w:rPr>
        <w:t>did not result in the acquisition of the right to manage; where the right was secured only the RTM company had a liability for the costs reasonably incurred by landlords and other relevant third parties. The liability did not arise if a qualifying tenant assigned the lease to another person who became a member of the RTM company.</w:t>
      </w:r>
    </w:p>
    <w:p w14:paraId="78556402" w14:textId="77777777" w:rsidR="00180D28" w:rsidRDefault="002909AC">
      <w:pPr>
        <w:spacing w:before="52" w:line="186" w:lineRule="exact"/>
        <w:ind w:left="1302"/>
        <w:rPr>
          <w:sz w:val="16"/>
        </w:rPr>
      </w:pPr>
      <w:r>
        <w:rPr>
          <w:rFonts w:ascii="Arial"/>
          <w:b/>
          <w:color w:val="231F20"/>
          <w:sz w:val="16"/>
          <w:vertAlign w:val="superscript"/>
        </w:rPr>
        <w:t>7</w:t>
      </w:r>
      <w:r>
        <w:rPr>
          <w:rFonts w:ascii="Century Schoolbook"/>
          <w:i/>
          <w:color w:val="231F20"/>
          <w:sz w:val="16"/>
        </w:rPr>
        <w:t>Albion</w:t>
      </w:r>
      <w:r>
        <w:rPr>
          <w:rFonts w:ascii="Century Schoolbook"/>
          <w:i/>
          <w:color w:val="231F20"/>
          <w:spacing w:val="15"/>
          <w:sz w:val="16"/>
        </w:rPr>
        <w:t xml:space="preserve"> </w:t>
      </w:r>
      <w:r>
        <w:rPr>
          <w:rFonts w:ascii="Century Schoolbook"/>
          <w:i/>
          <w:color w:val="231F20"/>
          <w:sz w:val="16"/>
        </w:rPr>
        <w:t>Residential</w:t>
      </w:r>
      <w:r>
        <w:rPr>
          <w:rFonts w:ascii="Century Schoolbook"/>
          <w:i/>
          <w:color w:val="231F20"/>
          <w:spacing w:val="16"/>
          <w:sz w:val="16"/>
        </w:rPr>
        <w:t xml:space="preserve"> </w:t>
      </w:r>
      <w:r>
        <w:rPr>
          <w:rFonts w:ascii="Century Schoolbook"/>
          <w:i/>
          <w:color w:val="231F20"/>
          <w:sz w:val="16"/>
        </w:rPr>
        <w:t>Ltd</w:t>
      </w:r>
      <w:r>
        <w:rPr>
          <w:rFonts w:ascii="Century Schoolbook"/>
          <w:i/>
          <w:color w:val="231F20"/>
          <w:spacing w:val="16"/>
          <w:sz w:val="16"/>
        </w:rPr>
        <w:t xml:space="preserve"> </w:t>
      </w:r>
      <w:r>
        <w:rPr>
          <w:rFonts w:ascii="Century Schoolbook"/>
          <w:i/>
          <w:color w:val="231F20"/>
          <w:sz w:val="16"/>
        </w:rPr>
        <w:t>v</w:t>
      </w:r>
      <w:r>
        <w:rPr>
          <w:rFonts w:ascii="Century Schoolbook"/>
          <w:i/>
          <w:color w:val="231F20"/>
          <w:spacing w:val="16"/>
          <w:sz w:val="16"/>
        </w:rPr>
        <w:t xml:space="preserve"> </w:t>
      </w:r>
      <w:r>
        <w:rPr>
          <w:rFonts w:ascii="Century Schoolbook"/>
          <w:i/>
          <w:color w:val="231F20"/>
          <w:sz w:val="16"/>
        </w:rPr>
        <w:t>Albion</w:t>
      </w:r>
      <w:r>
        <w:rPr>
          <w:rFonts w:ascii="Century Schoolbook"/>
          <w:i/>
          <w:color w:val="231F20"/>
          <w:spacing w:val="16"/>
          <w:sz w:val="16"/>
        </w:rPr>
        <w:t xml:space="preserve"> </w:t>
      </w:r>
      <w:r>
        <w:rPr>
          <w:rFonts w:ascii="Century Schoolbook"/>
          <w:i/>
          <w:color w:val="231F20"/>
          <w:sz w:val="16"/>
        </w:rPr>
        <w:t>Riverside</w:t>
      </w:r>
      <w:r>
        <w:rPr>
          <w:rFonts w:ascii="Century Schoolbook"/>
          <w:i/>
          <w:color w:val="231F20"/>
          <w:spacing w:val="16"/>
          <w:sz w:val="16"/>
        </w:rPr>
        <w:t xml:space="preserve"> </w:t>
      </w:r>
      <w:r>
        <w:rPr>
          <w:rFonts w:ascii="Century Schoolbook"/>
          <w:i/>
          <w:color w:val="231F20"/>
          <w:sz w:val="16"/>
        </w:rPr>
        <w:t>Residents</w:t>
      </w:r>
      <w:r>
        <w:rPr>
          <w:rFonts w:ascii="Century Schoolbook"/>
          <w:i/>
          <w:color w:val="231F20"/>
          <w:spacing w:val="16"/>
          <w:sz w:val="16"/>
        </w:rPr>
        <w:t xml:space="preserve"> </w:t>
      </w:r>
      <w:r>
        <w:rPr>
          <w:rFonts w:ascii="Century Schoolbook"/>
          <w:i/>
          <w:color w:val="231F20"/>
          <w:sz w:val="16"/>
        </w:rPr>
        <w:t>RTM</w:t>
      </w:r>
      <w:r>
        <w:rPr>
          <w:rFonts w:ascii="Century Schoolbook"/>
          <w:i/>
          <w:color w:val="231F20"/>
          <w:spacing w:val="16"/>
          <w:sz w:val="16"/>
        </w:rPr>
        <w:t xml:space="preserve"> </w:t>
      </w:r>
      <w:r>
        <w:rPr>
          <w:rFonts w:ascii="Century Schoolbook"/>
          <w:i/>
          <w:color w:val="231F20"/>
          <w:sz w:val="16"/>
        </w:rPr>
        <w:t>Company</w:t>
      </w:r>
      <w:r>
        <w:rPr>
          <w:rFonts w:ascii="Century Schoolbook"/>
          <w:i/>
          <w:color w:val="231F20"/>
          <w:spacing w:val="16"/>
          <w:sz w:val="16"/>
        </w:rPr>
        <w:t xml:space="preserve"> </w:t>
      </w:r>
      <w:r>
        <w:rPr>
          <w:rFonts w:ascii="Century Schoolbook"/>
          <w:i/>
          <w:color w:val="231F20"/>
          <w:sz w:val="16"/>
        </w:rPr>
        <w:t>Ltd</w:t>
      </w:r>
      <w:r>
        <w:rPr>
          <w:rFonts w:ascii="Century Schoolbook"/>
          <w:i/>
          <w:color w:val="231F20"/>
          <w:spacing w:val="16"/>
          <w:sz w:val="16"/>
        </w:rPr>
        <w:t xml:space="preserve"> </w:t>
      </w:r>
      <w:r>
        <w:rPr>
          <w:color w:val="231F20"/>
          <w:sz w:val="16"/>
        </w:rPr>
        <w:t>[2014]</w:t>
      </w:r>
      <w:r>
        <w:rPr>
          <w:color w:val="231F20"/>
          <w:spacing w:val="16"/>
          <w:sz w:val="16"/>
        </w:rPr>
        <w:t xml:space="preserve"> </w:t>
      </w:r>
      <w:r>
        <w:rPr>
          <w:color w:val="231F20"/>
          <w:sz w:val="16"/>
        </w:rPr>
        <w:t>UKUT</w:t>
      </w:r>
      <w:r>
        <w:rPr>
          <w:color w:val="231F20"/>
          <w:spacing w:val="16"/>
          <w:sz w:val="16"/>
        </w:rPr>
        <w:t xml:space="preserve"> </w:t>
      </w:r>
      <w:r>
        <w:rPr>
          <w:color w:val="231F20"/>
          <w:sz w:val="16"/>
        </w:rPr>
        <w:t>6</w:t>
      </w:r>
      <w:r>
        <w:rPr>
          <w:color w:val="231F20"/>
          <w:spacing w:val="16"/>
          <w:sz w:val="16"/>
        </w:rPr>
        <w:t xml:space="preserve"> </w:t>
      </w:r>
      <w:r>
        <w:rPr>
          <w:color w:val="231F20"/>
          <w:spacing w:val="-2"/>
          <w:sz w:val="16"/>
        </w:rPr>
        <w:t>(LC</w:t>
      </w:r>
      <w:proofErr w:type="gramStart"/>
      <w:r>
        <w:rPr>
          <w:color w:val="231F20"/>
          <w:spacing w:val="-2"/>
          <w:sz w:val="16"/>
        </w:rPr>
        <w:t>);</w:t>
      </w:r>
      <w:proofErr w:type="gramEnd"/>
    </w:p>
    <w:p w14:paraId="78556403" w14:textId="77777777" w:rsidR="00180D28" w:rsidRDefault="002909AC">
      <w:pPr>
        <w:spacing w:line="186" w:lineRule="exact"/>
        <w:ind w:left="890"/>
        <w:rPr>
          <w:sz w:val="16"/>
        </w:rPr>
      </w:pPr>
      <w:proofErr w:type="spellStart"/>
      <w:r>
        <w:rPr>
          <w:rFonts w:ascii="Century Schoolbook"/>
          <w:i/>
          <w:color w:val="231F20"/>
          <w:sz w:val="16"/>
        </w:rPr>
        <w:t>Fencott</w:t>
      </w:r>
      <w:proofErr w:type="spellEnd"/>
      <w:r>
        <w:rPr>
          <w:rFonts w:ascii="Century Schoolbook"/>
          <w:i/>
          <w:color w:val="231F20"/>
          <w:spacing w:val="2"/>
          <w:sz w:val="16"/>
        </w:rPr>
        <w:t xml:space="preserve"> </w:t>
      </w:r>
      <w:r>
        <w:rPr>
          <w:rFonts w:ascii="Century Schoolbook"/>
          <w:i/>
          <w:color w:val="231F20"/>
          <w:sz w:val="16"/>
        </w:rPr>
        <w:t>Ltd</w:t>
      </w:r>
      <w:r>
        <w:rPr>
          <w:rFonts w:ascii="Century Schoolbook"/>
          <w:i/>
          <w:color w:val="231F20"/>
          <w:spacing w:val="3"/>
          <w:sz w:val="16"/>
        </w:rPr>
        <w:t xml:space="preserve"> </w:t>
      </w:r>
      <w:r>
        <w:rPr>
          <w:rFonts w:ascii="Century Schoolbook"/>
          <w:i/>
          <w:color w:val="231F20"/>
          <w:sz w:val="16"/>
        </w:rPr>
        <w:t>v</w:t>
      </w:r>
      <w:r>
        <w:rPr>
          <w:rFonts w:ascii="Century Schoolbook"/>
          <w:i/>
          <w:color w:val="231F20"/>
          <w:spacing w:val="3"/>
          <w:sz w:val="16"/>
        </w:rPr>
        <w:t xml:space="preserve"> </w:t>
      </w:r>
      <w:r>
        <w:rPr>
          <w:rFonts w:ascii="Century Schoolbook"/>
          <w:i/>
          <w:color w:val="231F20"/>
          <w:sz w:val="16"/>
        </w:rPr>
        <w:t>Lyttleton</w:t>
      </w:r>
      <w:r>
        <w:rPr>
          <w:rFonts w:ascii="Century Schoolbook"/>
          <w:i/>
          <w:color w:val="231F20"/>
          <w:spacing w:val="3"/>
          <w:sz w:val="16"/>
        </w:rPr>
        <w:t xml:space="preserve"> </w:t>
      </w:r>
      <w:r>
        <w:rPr>
          <w:rFonts w:ascii="Century Schoolbook"/>
          <w:i/>
          <w:color w:val="231F20"/>
          <w:sz w:val="16"/>
        </w:rPr>
        <w:t>Court</w:t>
      </w:r>
      <w:r>
        <w:rPr>
          <w:rFonts w:ascii="Century Schoolbook"/>
          <w:i/>
          <w:color w:val="231F20"/>
          <w:spacing w:val="2"/>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Company</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[2014]</w:t>
      </w:r>
      <w:r>
        <w:rPr>
          <w:color w:val="231F20"/>
          <w:spacing w:val="3"/>
          <w:sz w:val="16"/>
        </w:rPr>
        <w:t xml:space="preserve"> </w:t>
      </w:r>
      <w:r>
        <w:rPr>
          <w:color w:val="231F20"/>
          <w:sz w:val="16"/>
        </w:rPr>
        <w:t>UKUT</w:t>
      </w:r>
      <w:r>
        <w:rPr>
          <w:color w:val="231F20"/>
          <w:spacing w:val="2"/>
          <w:sz w:val="16"/>
        </w:rPr>
        <w:t xml:space="preserve"> </w:t>
      </w:r>
      <w:r>
        <w:rPr>
          <w:color w:val="231F20"/>
          <w:sz w:val="16"/>
        </w:rPr>
        <w:t>27</w:t>
      </w:r>
      <w:r>
        <w:rPr>
          <w:color w:val="231F20"/>
          <w:spacing w:val="3"/>
          <w:sz w:val="16"/>
        </w:rPr>
        <w:t xml:space="preserve"> </w:t>
      </w:r>
      <w:r>
        <w:rPr>
          <w:color w:val="231F20"/>
          <w:spacing w:val="-2"/>
          <w:sz w:val="16"/>
        </w:rPr>
        <w:t>(LC).</w:t>
      </w:r>
    </w:p>
    <w:p w14:paraId="78556404" w14:textId="77777777" w:rsidR="00180D28" w:rsidRDefault="00180D28">
      <w:pPr>
        <w:spacing w:line="186" w:lineRule="exact"/>
        <w:rPr>
          <w:sz w:val="16"/>
        </w:rPr>
        <w:sectPr w:rsidR="00180D28">
          <w:pgSz w:w="12240" w:h="15840"/>
          <w:pgMar w:top="2080" w:right="1800" w:bottom="2100" w:left="1800" w:header="1889" w:footer="1911" w:gutter="0"/>
          <w:cols w:space="720"/>
        </w:sectPr>
      </w:pPr>
    </w:p>
    <w:p w14:paraId="78556405" w14:textId="77777777" w:rsidR="00180D28" w:rsidRDefault="002909AC">
      <w:pPr>
        <w:pStyle w:val="BodyText"/>
        <w:spacing w:before="217" w:line="218" w:lineRule="auto"/>
        <w:ind w:left="39" w:right="933"/>
        <w:jc w:val="both"/>
        <w:rPr>
          <w:rFonts w:ascii="Arial" w:hAnsi="Arial"/>
          <w:b/>
        </w:rPr>
      </w:pPr>
      <w:r>
        <w:rPr>
          <w:color w:val="231F20"/>
        </w:rPr>
        <w:lastRenderedPageBreak/>
        <w:t>RTM company was prevented from relying on the invalidity of the same notices as a reason why it should not be liable for costs incurred by the recipient of the notice.</w:t>
      </w:r>
      <w:r>
        <w:rPr>
          <w:rFonts w:ascii="Arial" w:hAnsi="Arial"/>
          <w:b/>
          <w:color w:val="231F20"/>
          <w:vertAlign w:val="superscript"/>
        </w:rPr>
        <w:t>8</w:t>
      </w:r>
      <w:r>
        <w:rPr>
          <w:rFonts w:ascii="Arial" w:hAnsi="Arial"/>
          <w:b/>
          <w:color w:val="231F20"/>
        </w:rPr>
        <w:t xml:space="preserve"> </w:t>
      </w:r>
      <w:r>
        <w:rPr>
          <w:color w:val="231F20"/>
        </w:rPr>
        <w:t>But, where an RTM company commenced tribunal proceedings against a purchaser of the landlord’s reversionary interest whose title had not yet been registered and which was therefore not yet the landlord, the RTM company was not estopped from denying that the party whom it had joined in the proceedings was entitled to its costs when the proceedings were withdrawn.</w:t>
      </w:r>
      <w:r>
        <w:rPr>
          <w:rFonts w:ascii="Arial" w:hAnsi="Arial"/>
          <w:b/>
          <w:color w:val="231F20"/>
          <w:vertAlign w:val="superscript"/>
        </w:rPr>
        <w:t>9</w:t>
      </w:r>
    </w:p>
    <w:p w14:paraId="78556406" w14:textId="77777777" w:rsidR="00180D28" w:rsidRDefault="002909AC">
      <w:pPr>
        <w:pStyle w:val="BodyText"/>
        <w:spacing w:before="45" w:line="218" w:lineRule="auto"/>
        <w:ind w:left="39" w:right="933" w:firstLine="199"/>
        <w:jc w:val="both"/>
        <w:rPr>
          <w:rFonts w:ascii="Arial"/>
          <w:b/>
        </w:rPr>
      </w:pPr>
      <w:r>
        <w:rPr>
          <w:color w:val="231F20"/>
        </w:rPr>
        <w:t>As a protection against abuse, costs incurred in respect of professional services were only regarded as reasonable (and therefore recoverable) to the extent that they might reasonably have been expected to have been incurred if the person claiming to recover them had been personally liable to pay them, without the benefit of a statutory entitlement to reimbursement by the RTM company.</w:t>
      </w:r>
      <w:r>
        <w:rPr>
          <w:rFonts w:ascii="Arial"/>
          <w:b/>
          <w:color w:val="231F20"/>
          <w:vertAlign w:val="superscript"/>
        </w:rPr>
        <w:t>10</w:t>
      </w:r>
    </w:p>
    <w:p w14:paraId="78556407" w14:textId="77777777" w:rsidR="00180D28" w:rsidRDefault="00180D28">
      <w:pPr>
        <w:pStyle w:val="BodyText"/>
        <w:spacing w:before="13"/>
        <w:rPr>
          <w:rFonts w:ascii="Arial"/>
          <w:b/>
        </w:rPr>
      </w:pPr>
    </w:p>
    <w:p w14:paraId="78556408" w14:textId="77777777" w:rsidR="00180D28" w:rsidRDefault="002909AC">
      <w:pPr>
        <w:pStyle w:val="Heading1"/>
        <w:spacing w:line="218" w:lineRule="auto"/>
        <w:ind w:left="907" w:right="1080" w:hanging="869"/>
      </w:pPr>
      <w:r>
        <w:rPr>
          <w:color w:val="231F20"/>
        </w:rPr>
        <w:t>§</w:t>
      </w:r>
      <w:r>
        <w:rPr>
          <w:color w:val="231F20"/>
          <w:spacing w:val="-6"/>
        </w:rPr>
        <w:t xml:space="preserve"> </w:t>
      </w:r>
      <w:r>
        <w:rPr>
          <w:color w:val="231F20"/>
        </w:rPr>
        <w:t>31:47</w:t>
      </w:r>
      <w:r>
        <w:rPr>
          <w:color w:val="231F20"/>
          <w:spacing w:val="80"/>
        </w:rPr>
        <w:t xml:space="preserve"> </w:t>
      </w:r>
      <w:r>
        <w:rPr>
          <w:color w:val="231F20"/>
        </w:rPr>
        <w:t>Costs incurred in consequence of claim notice—The new rule from 3 March 2025</w:t>
      </w:r>
    </w:p>
    <w:p w14:paraId="78556409" w14:textId="77777777" w:rsidR="00180D28" w:rsidRDefault="002909AC">
      <w:pPr>
        <w:pStyle w:val="BodyText"/>
        <w:spacing w:before="121" w:line="218" w:lineRule="auto"/>
        <w:ind w:left="39" w:right="933" w:firstLine="199"/>
        <w:jc w:val="both"/>
        <w:rPr>
          <w:rFonts w:ascii="Arial"/>
          <w:b/>
        </w:rPr>
      </w:pPr>
      <w:r>
        <w:rPr>
          <w:color w:val="231F20"/>
        </w:rPr>
        <w:t>With effect from 3 March 2025, the former general rule was reversed. An RTM company and its members are not liable for any costs incurred by any other</w:t>
      </w:r>
      <w:r>
        <w:rPr>
          <w:color w:val="231F20"/>
          <w:spacing w:val="80"/>
        </w:rPr>
        <w:t xml:space="preserve"> </w:t>
      </w:r>
      <w:r>
        <w:rPr>
          <w:color w:val="231F20"/>
        </w:rPr>
        <w:t>person in consequence of a claim notice given by the company, except in specified circumstances.</w:t>
      </w:r>
      <w:r>
        <w:rPr>
          <w:rFonts w:ascii="Arial"/>
          <w:b/>
          <w:color w:val="231F20"/>
          <w:vertAlign w:val="superscript"/>
        </w:rPr>
        <w:t>1</w:t>
      </w:r>
      <w:r>
        <w:rPr>
          <w:rFonts w:ascii="Arial"/>
          <w:b/>
          <w:color w:val="231F20"/>
        </w:rPr>
        <w:t xml:space="preserve"> </w:t>
      </w:r>
      <w:r>
        <w:rPr>
          <w:color w:val="231F20"/>
        </w:rPr>
        <w:t>The new rule overrides any term of a lease, transfer, contract or other arrangement having a contrary effect.</w:t>
      </w:r>
      <w:r>
        <w:rPr>
          <w:rFonts w:ascii="Arial"/>
          <w:b/>
          <w:color w:val="231F20"/>
          <w:vertAlign w:val="superscript"/>
        </w:rPr>
        <w:t>2</w:t>
      </w:r>
      <w:r>
        <w:rPr>
          <w:rFonts w:ascii="Arial"/>
          <w:b/>
          <w:color w:val="231F20"/>
        </w:rPr>
        <w:t xml:space="preserve"> </w:t>
      </w:r>
      <w:r>
        <w:rPr>
          <w:color w:val="231F20"/>
        </w:rPr>
        <w:t>Additionally, the costs of proceedings under the right to manage provisions of the 2002 Act are not to be regarded as relevant costs to be taken into account in determining the amount of a variable service</w:t>
      </w:r>
      <w:r>
        <w:rPr>
          <w:color w:val="231F20"/>
          <w:spacing w:val="-2"/>
        </w:rPr>
        <w:t xml:space="preserve"> </w:t>
      </w:r>
      <w:r>
        <w:rPr>
          <w:color w:val="231F20"/>
        </w:rPr>
        <w:t>charge</w:t>
      </w:r>
      <w:r>
        <w:rPr>
          <w:color w:val="231F20"/>
          <w:spacing w:val="-2"/>
        </w:rPr>
        <w:t xml:space="preserve"> </w:t>
      </w:r>
      <w:r>
        <w:rPr>
          <w:color w:val="231F20"/>
        </w:rPr>
        <w:t>payable</w:t>
      </w:r>
      <w:r>
        <w:rPr>
          <w:color w:val="231F20"/>
          <w:spacing w:val="-2"/>
        </w:rPr>
        <w:t xml:space="preserve"> </w:t>
      </w:r>
      <w:r>
        <w:rPr>
          <w:color w:val="231F20"/>
        </w:rPr>
        <w:t>by</w:t>
      </w:r>
      <w:r>
        <w:rPr>
          <w:color w:val="231F20"/>
          <w:spacing w:val="-2"/>
        </w:rPr>
        <w:t xml:space="preserve"> </w:t>
      </w:r>
      <w:r>
        <w:rPr>
          <w:color w:val="231F20"/>
        </w:rPr>
        <w:t>any</w:t>
      </w:r>
      <w:r>
        <w:rPr>
          <w:color w:val="231F20"/>
          <w:spacing w:val="-2"/>
        </w:rPr>
        <w:t xml:space="preserve"> </w:t>
      </w:r>
      <w:r>
        <w:rPr>
          <w:color w:val="231F20"/>
        </w:rPr>
        <w:t>person</w:t>
      </w:r>
      <w:r>
        <w:rPr>
          <w:color w:val="231F20"/>
          <w:spacing w:val="-2"/>
        </w:rPr>
        <w:t xml:space="preserve"> </w:t>
      </w:r>
      <w:r>
        <w:rPr>
          <w:color w:val="231F20"/>
        </w:rPr>
        <w:t>whether</w:t>
      </w:r>
      <w:r>
        <w:rPr>
          <w:color w:val="231F20"/>
          <w:spacing w:val="-2"/>
        </w:rPr>
        <w:t xml:space="preserve"> </w:t>
      </w:r>
      <w:r>
        <w:rPr>
          <w:color w:val="231F20"/>
        </w:rPr>
        <w:t>or</w:t>
      </w:r>
      <w:r>
        <w:rPr>
          <w:color w:val="231F20"/>
          <w:spacing w:val="-2"/>
        </w:rPr>
        <w:t xml:space="preserve"> </w:t>
      </w:r>
      <w:r>
        <w:rPr>
          <w:color w:val="231F20"/>
        </w:rPr>
        <w:t>not</w:t>
      </w:r>
      <w:r>
        <w:rPr>
          <w:color w:val="231F20"/>
          <w:spacing w:val="-2"/>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party</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proceed-</w:t>
      </w:r>
      <w:proofErr w:type="spellStart"/>
      <w:r>
        <w:rPr>
          <w:color w:val="231F20"/>
        </w:rPr>
        <w:t>ings</w:t>
      </w:r>
      <w:proofErr w:type="spellEnd"/>
      <w:r>
        <w:rPr>
          <w:color w:val="231F20"/>
        </w:rPr>
        <w:t xml:space="preserve"> and so may not be recovered through a service charge from the members of</w:t>
      </w:r>
      <w:r>
        <w:rPr>
          <w:color w:val="231F20"/>
          <w:spacing w:val="80"/>
        </w:rPr>
        <w:t xml:space="preserve"> </w:t>
      </w:r>
      <w:r>
        <w:rPr>
          <w:color w:val="231F20"/>
        </w:rPr>
        <w:t>an RTM company.</w:t>
      </w:r>
      <w:r>
        <w:rPr>
          <w:rFonts w:ascii="Arial"/>
          <w:b/>
          <w:color w:val="231F20"/>
          <w:vertAlign w:val="superscript"/>
        </w:rPr>
        <w:t>3</w:t>
      </w:r>
      <w:r>
        <w:rPr>
          <w:rFonts w:ascii="Arial"/>
          <w:b/>
          <w:color w:val="231F20"/>
        </w:rPr>
        <w:t xml:space="preserve"> </w:t>
      </w:r>
      <w:r>
        <w:rPr>
          <w:color w:val="231F20"/>
        </w:rPr>
        <w:t xml:space="preserve">Nor may non-litigation costs incurred by a landlord in </w:t>
      </w:r>
      <w:proofErr w:type="spellStart"/>
      <w:r>
        <w:rPr>
          <w:color w:val="231F20"/>
        </w:rPr>
        <w:t>connec-tion</w:t>
      </w:r>
      <w:proofErr w:type="spellEnd"/>
      <w:r>
        <w:rPr>
          <w:color w:val="231F20"/>
        </w:rPr>
        <w:t xml:space="preserve"> with a right to manage claim be treated as relevant costs for the purpose of determining a service charge payable by a non-participating tenant in relation to the claim.</w:t>
      </w:r>
      <w:r>
        <w:rPr>
          <w:rFonts w:ascii="Arial"/>
          <w:b/>
          <w:color w:val="231F20"/>
          <w:vertAlign w:val="superscript"/>
        </w:rPr>
        <w:t>4</w:t>
      </w:r>
    </w:p>
    <w:p w14:paraId="7855640A" w14:textId="77777777" w:rsidR="00180D28" w:rsidRDefault="002909AC">
      <w:pPr>
        <w:pStyle w:val="BodyText"/>
        <w:spacing w:before="40" w:line="218" w:lineRule="auto"/>
        <w:ind w:left="39" w:right="934" w:firstLine="199"/>
        <w:jc w:val="both"/>
      </w:pPr>
      <w:r>
        <w:rPr>
          <w:color w:val="231F20"/>
        </w:rPr>
        <w:t>There are two main exceptions to the new general rule. First, an RTM company and its members are liable for costs which they are ordered to pay in connection with</w:t>
      </w:r>
      <w:r>
        <w:rPr>
          <w:color w:val="231F20"/>
          <w:spacing w:val="11"/>
        </w:rPr>
        <w:t xml:space="preserve"> </w:t>
      </w:r>
      <w:r>
        <w:rPr>
          <w:color w:val="231F20"/>
        </w:rPr>
        <w:t>proceedings</w:t>
      </w:r>
      <w:r>
        <w:rPr>
          <w:color w:val="231F20"/>
          <w:spacing w:val="11"/>
        </w:rPr>
        <w:t xml:space="preserve"> </w:t>
      </w:r>
      <w:r>
        <w:rPr>
          <w:color w:val="231F20"/>
        </w:rPr>
        <w:t>before</w:t>
      </w:r>
      <w:r>
        <w:rPr>
          <w:color w:val="231F20"/>
          <w:spacing w:val="11"/>
        </w:rPr>
        <w:t xml:space="preserve"> </w:t>
      </w:r>
      <w:r>
        <w:rPr>
          <w:color w:val="231F20"/>
        </w:rPr>
        <w:t>a</w:t>
      </w:r>
      <w:r>
        <w:rPr>
          <w:color w:val="231F20"/>
          <w:spacing w:val="11"/>
        </w:rPr>
        <w:t xml:space="preserve"> </w:t>
      </w:r>
      <w:r>
        <w:rPr>
          <w:color w:val="231F20"/>
        </w:rPr>
        <w:t>court</w:t>
      </w:r>
      <w:r>
        <w:rPr>
          <w:color w:val="231F20"/>
          <w:spacing w:val="11"/>
        </w:rPr>
        <w:t xml:space="preserve"> </w:t>
      </w:r>
      <w:r>
        <w:rPr>
          <w:color w:val="231F20"/>
        </w:rPr>
        <w:t>or</w:t>
      </w:r>
      <w:r>
        <w:rPr>
          <w:color w:val="231F20"/>
          <w:spacing w:val="11"/>
        </w:rPr>
        <w:t xml:space="preserve"> </w:t>
      </w:r>
      <w:r>
        <w:rPr>
          <w:color w:val="231F20"/>
        </w:rPr>
        <w:t>tribunal</w:t>
      </w:r>
      <w:r>
        <w:rPr>
          <w:color w:val="231F20"/>
          <w:spacing w:val="11"/>
        </w:rPr>
        <w:t xml:space="preserve"> </w:t>
      </w:r>
      <w:r>
        <w:rPr>
          <w:color w:val="231F20"/>
        </w:rPr>
        <w:t>which</w:t>
      </w:r>
      <w:r>
        <w:rPr>
          <w:color w:val="231F20"/>
          <w:spacing w:val="12"/>
        </w:rPr>
        <w:t xml:space="preserve"> </w:t>
      </w:r>
      <w:r>
        <w:rPr>
          <w:color w:val="231F20"/>
        </w:rPr>
        <w:t>has</w:t>
      </w:r>
      <w:r>
        <w:rPr>
          <w:color w:val="231F20"/>
          <w:spacing w:val="11"/>
        </w:rPr>
        <w:t xml:space="preserve"> </w:t>
      </w:r>
      <w:r>
        <w:rPr>
          <w:color w:val="231F20"/>
        </w:rPr>
        <w:t>power</w:t>
      </w:r>
      <w:r>
        <w:rPr>
          <w:color w:val="231F20"/>
          <w:spacing w:val="11"/>
        </w:rPr>
        <w:t xml:space="preserve"> </w:t>
      </w:r>
      <w:r>
        <w:rPr>
          <w:color w:val="231F20"/>
        </w:rPr>
        <w:t>under</w:t>
      </w:r>
      <w:r>
        <w:rPr>
          <w:color w:val="231F20"/>
          <w:spacing w:val="11"/>
        </w:rPr>
        <w:t xml:space="preserve"> </w:t>
      </w:r>
      <w:r>
        <w:rPr>
          <w:color w:val="231F20"/>
        </w:rPr>
        <w:t>an</w:t>
      </w:r>
      <w:r>
        <w:rPr>
          <w:color w:val="231F20"/>
          <w:spacing w:val="11"/>
        </w:rPr>
        <w:t xml:space="preserve"> </w:t>
      </w:r>
      <w:r>
        <w:rPr>
          <w:color w:val="231F20"/>
          <w:spacing w:val="-2"/>
        </w:rPr>
        <w:t>enactment</w:t>
      </w:r>
    </w:p>
    <w:p w14:paraId="7855640B" w14:textId="77777777" w:rsidR="00180D28" w:rsidRDefault="002909AC">
      <w:pPr>
        <w:pStyle w:val="BodyText"/>
        <w:spacing w:before="8"/>
        <w:rPr>
          <w:sz w:val="17"/>
        </w:rPr>
      </w:pPr>
      <w:r>
        <w:rPr>
          <w:noProof/>
          <w:sz w:val="17"/>
        </w:rPr>
        <mc:AlternateContent>
          <mc:Choice Requires="wps">
            <w:drawing>
              <wp:anchor distT="0" distB="0" distL="0" distR="0" simplePos="0" relativeHeight="487604224" behindDoc="1" locked="0" layoutInCell="1" allowOverlap="1" wp14:anchorId="78556515" wp14:editId="78556516">
                <wp:simplePos x="0" y="0"/>
                <wp:positionH relativeFrom="page">
                  <wp:posOffset>1168199</wp:posOffset>
                </wp:positionH>
                <wp:positionV relativeFrom="paragraph">
                  <wp:posOffset>150256</wp:posOffset>
                </wp:positionV>
                <wp:extent cx="912494"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E15DB86" id="Graphic 148" o:spid="_x0000_s1026" style="position:absolute;margin-left:92pt;margin-top:11.85pt;width:71.8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40C" w14:textId="77777777" w:rsidR="00180D28" w:rsidRDefault="002909AC">
      <w:pPr>
        <w:spacing w:before="42" w:line="86" w:lineRule="exact"/>
        <w:ind w:left="452"/>
        <w:rPr>
          <w:rFonts w:ascii="Arial"/>
          <w:b/>
          <w:sz w:val="12"/>
        </w:rPr>
      </w:pPr>
      <w:r>
        <w:rPr>
          <w:rFonts w:ascii="Arial"/>
          <w:b/>
          <w:color w:val="231F20"/>
          <w:spacing w:val="-10"/>
          <w:sz w:val="12"/>
        </w:rPr>
        <w:t>8</w:t>
      </w:r>
    </w:p>
    <w:p w14:paraId="7855640D" w14:textId="77777777" w:rsidR="00180D28" w:rsidRDefault="002909AC">
      <w:pPr>
        <w:spacing w:line="141" w:lineRule="exact"/>
        <w:ind w:left="518"/>
        <w:rPr>
          <w:sz w:val="16"/>
        </w:rPr>
      </w:pPr>
      <w:proofErr w:type="spellStart"/>
      <w:r>
        <w:rPr>
          <w:rFonts w:ascii="Century Schoolbook"/>
          <w:i/>
          <w:color w:val="231F20"/>
          <w:sz w:val="16"/>
        </w:rPr>
        <w:t>Plintal</w:t>
      </w:r>
      <w:proofErr w:type="spellEnd"/>
      <w:r>
        <w:rPr>
          <w:rFonts w:ascii="Century Schoolbook"/>
          <w:i/>
          <w:color w:val="231F20"/>
          <w:spacing w:val="3"/>
          <w:sz w:val="16"/>
        </w:rPr>
        <w:t xml:space="preserve"> </w:t>
      </w:r>
      <w:r>
        <w:rPr>
          <w:rFonts w:ascii="Century Schoolbook"/>
          <w:i/>
          <w:color w:val="231F20"/>
          <w:sz w:val="16"/>
        </w:rPr>
        <w:t>SA</w:t>
      </w:r>
      <w:r>
        <w:rPr>
          <w:rFonts w:ascii="Century Schoolbook"/>
          <w:i/>
          <w:color w:val="231F20"/>
          <w:spacing w:val="1"/>
          <w:sz w:val="16"/>
        </w:rPr>
        <w:t xml:space="preserve"> </w:t>
      </w:r>
      <w:r>
        <w:rPr>
          <w:rFonts w:ascii="Century Schoolbook"/>
          <w:i/>
          <w:color w:val="231F20"/>
          <w:sz w:val="16"/>
        </w:rPr>
        <w:t>v</w:t>
      </w:r>
      <w:r>
        <w:rPr>
          <w:rFonts w:ascii="Century Schoolbook"/>
          <w:i/>
          <w:color w:val="231F20"/>
          <w:spacing w:val="4"/>
          <w:sz w:val="16"/>
        </w:rPr>
        <w:t xml:space="preserve"> </w:t>
      </w:r>
      <w:r>
        <w:rPr>
          <w:rFonts w:ascii="Century Schoolbook"/>
          <w:i/>
          <w:color w:val="231F20"/>
          <w:sz w:val="16"/>
        </w:rPr>
        <w:t>36-48A</w:t>
      </w:r>
      <w:r>
        <w:rPr>
          <w:rFonts w:ascii="Century Schoolbook"/>
          <w:i/>
          <w:color w:val="231F20"/>
          <w:spacing w:val="1"/>
          <w:sz w:val="16"/>
        </w:rPr>
        <w:t xml:space="preserve"> </w:t>
      </w:r>
      <w:r>
        <w:rPr>
          <w:rFonts w:ascii="Century Schoolbook"/>
          <w:i/>
          <w:color w:val="231F20"/>
          <w:sz w:val="16"/>
        </w:rPr>
        <w:t>Edgewood</w:t>
      </w:r>
      <w:r>
        <w:rPr>
          <w:rFonts w:ascii="Century Schoolbook"/>
          <w:i/>
          <w:color w:val="231F20"/>
          <w:spacing w:val="4"/>
          <w:sz w:val="16"/>
        </w:rPr>
        <w:t xml:space="preserve"> </w:t>
      </w:r>
      <w:r>
        <w:rPr>
          <w:rFonts w:ascii="Century Schoolbook"/>
          <w:i/>
          <w:color w:val="231F20"/>
          <w:sz w:val="16"/>
        </w:rPr>
        <w:t>Drive</w:t>
      </w:r>
      <w:r>
        <w:rPr>
          <w:rFonts w:ascii="Century Schoolbook"/>
          <w:i/>
          <w:color w:val="231F20"/>
          <w:spacing w:val="4"/>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4"/>
          <w:sz w:val="16"/>
        </w:rPr>
        <w:t xml:space="preserve"> </w:t>
      </w:r>
      <w:r>
        <w:rPr>
          <w:color w:val="231F20"/>
          <w:spacing w:val="-2"/>
          <w:sz w:val="16"/>
        </w:rPr>
        <w:t>LRX/16/2007.</w:t>
      </w:r>
    </w:p>
    <w:p w14:paraId="7855640E" w14:textId="77777777" w:rsidR="00180D28" w:rsidRDefault="002909AC">
      <w:pPr>
        <w:spacing w:before="12" w:line="86" w:lineRule="exact"/>
        <w:ind w:left="452"/>
        <w:rPr>
          <w:rFonts w:ascii="Arial"/>
          <w:b/>
          <w:sz w:val="12"/>
        </w:rPr>
      </w:pPr>
      <w:r>
        <w:rPr>
          <w:rFonts w:ascii="Arial"/>
          <w:b/>
          <w:color w:val="231F20"/>
          <w:spacing w:val="-10"/>
          <w:sz w:val="12"/>
        </w:rPr>
        <w:t>9</w:t>
      </w:r>
    </w:p>
    <w:p w14:paraId="7855640F" w14:textId="77777777" w:rsidR="00180D28" w:rsidRDefault="002909AC">
      <w:pPr>
        <w:spacing w:line="141" w:lineRule="exact"/>
        <w:ind w:left="518"/>
        <w:rPr>
          <w:sz w:val="16"/>
        </w:rPr>
      </w:pPr>
      <w:r>
        <w:rPr>
          <w:rFonts w:ascii="Century Schoolbook"/>
          <w:i/>
          <w:color w:val="231F20"/>
          <w:sz w:val="16"/>
        </w:rPr>
        <w:t>159-167</w:t>
      </w:r>
      <w:r>
        <w:rPr>
          <w:rFonts w:ascii="Century Schoolbook"/>
          <w:i/>
          <w:color w:val="231F20"/>
          <w:spacing w:val="3"/>
          <w:sz w:val="16"/>
        </w:rPr>
        <w:t xml:space="preserve"> </w:t>
      </w:r>
      <w:r>
        <w:rPr>
          <w:rFonts w:ascii="Century Schoolbook"/>
          <w:i/>
          <w:color w:val="231F20"/>
          <w:sz w:val="16"/>
        </w:rPr>
        <w:t>Prince</w:t>
      </w:r>
      <w:r>
        <w:rPr>
          <w:rFonts w:ascii="Century Schoolbook"/>
          <w:i/>
          <w:color w:val="231F20"/>
          <w:spacing w:val="3"/>
          <w:sz w:val="16"/>
        </w:rPr>
        <w:t xml:space="preserve"> </w:t>
      </w:r>
      <w:r>
        <w:rPr>
          <w:rFonts w:ascii="Century Schoolbook"/>
          <w:i/>
          <w:color w:val="231F20"/>
          <w:sz w:val="16"/>
        </w:rPr>
        <w:t>of</w:t>
      </w:r>
      <w:r>
        <w:rPr>
          <w:rFonts w:ascii="Century Schoolbook"/>
          <w:i/>
          <w:color w:val="231F20"/>
          <w:spacing w:val="3"/>
          <w:sz w:val="16"/>
        </w:rPr>
        <w:t xml:space="preserve"> </w:t>
      </w:r>
      <w:r>
        <w:rPr>
          <w:rFonts w:ascii="Century Schoolbook"/>
          <w:i/>
          <w:color w:val="231F20"/>
          <w:sz w:val="16"/>
        </w:rPr>
        <w:t>Wales</w:t>
      </w:r>
      <w:r>
        <w:rPr>
          <w:rFonts w:ascii="Century Schoolbook"/>
          <w:i/>
          <w:color w:val="231F20"/>
          <w:spacing w:val="3"/>
          <w:sz w:val="16"/>
        </w:rPr>
        <w:t xml:space="preserve"> </w:t>
      </w:r>
      <w:r>
        <w:rPr>
          <w:rFonts w:ascii="Century Schoolbook"/>
          <w:i/>
          <w:color w:val="231F20"/>
          <w:sz w:val="16"/>
        </w:rPr>
        <w:t>Road</w:t>
      </w:r>
      <w:r>
        <w:rPr>
          <w:rFonts w:ascii="Century Schoolbook"/>
          <w:i/>
          <w:color w:val="231F20"/>
          <w:spacing w:val="3"/>
          <w:sz w:val="16"/>
        </w:rPr>
        <w:t xml:space="preserve"> </w:t>
      </w:r>
      <w:r>
        <w:rPr>
          <w:rFonts w:ascii="Century Schoolbook"/>
          <w:i/>
          <w:color w:val="231F20"/>
          <w:sz w:val="16"/>
        </w:rPr>
        <w:t>RTM</w:t>
      </w:r>
      <w:r>
        <w:rPr>
          <w:rFonts w:ascii="Century Schoolbook"/>
          <w:i/>
          <w:color w:val="231F20"/>
          <w:spacing w:val="3"/>
          <w:sz w:val="16"/>
        </w:rPr>
        <w:t xml:space="preserve"> </w:t>
      </w:r>
      <w:r>
        <w:rPr>
          <w:rFonts w:ascii="Century Schoolbook"/>
          <w:i/>
          <w:color w:val="231F20"/>
          <w:sz w:val="16"/>
        </w:rPr>
        <w:t>Co</w:t>
      </w:r>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3"/>
          <w:sz w:val="16"/>
        </w:rPr>
        <w:t xml:space="preserve"> </w:t>
      </w:r>
      <w:proofErr w:type="spellStart"/>
      <w:r>
        <w:rPr>
          <w:rFonts w:ascii="Century Schoolbook"/>
          <w:i/>
          <w:color w:val="231F20"/>
          <w:sz w:val="16"/>
        </w:rPr>
        <w:t>Assethold</w:t>
      </w:r>
      <w:proofErr w:type="spellEnd"/>
      <w:r>
        <w:rPr>
          <w:rFonts w:ascii="Century Schoolbook"/>
          <w:i/>
          <w:color w:val="231F20"/>
          <w:spacing w:val="3"/>
          <w:sz w:val="16"/>
        </w:rPr>
        <w:t xml:space="preserve"> </w:t>
      </w:r>
      <w:r>
        <w:rPr>
          <w:rFonts w:ascii="Century Schoolbook"/>
          <w:i/>
          <w:color w:val="231F20"/>
          <w:sz w:val="16"/>
        </w:rPr>
        <w:t>Ltd</w:t>
      </w:r>
      <w:r>
        <w:rPr>
          <w:rFonts w:ascii="Century Schoolbook"/>
          <w:i/>
          <w:color w:val="231F20"/>
          <w:spacing w:val="3"/>
          <w:sz w:val="16"/>
        </w:rPr>
        <w:t xml:space="preserve"> </w:t>
      </w:r>
      <w:r>
        <w:rPr>
          <w:color w:val="231F20"/>
          <w:sz w:val="16"/>
        </w:rPr>
        <w:t>[2024]</w:t>
      </w:r>
      <w:r>
        <w:rPr>
          <w:color w:val="231F20"/>
          <w:spacing w:val="3"/>
          <w:sz w:val="16"/>
        </w:rPr>
        <w:t xml:space="preserve"> </w:t>
      </w:r>
      <w:r>
        <w:rPr>
          <w:color w:val="231F20"/>
          <w:sz w:val="16"/>
        </w:rPr>
        <w:t>EWCA</w:t>
      </w:r>
      <w:r>
        <w:rPr>
          <w:color w:val="231F20"/>
          <w:spacing w:val="-5"/>
          <w:sz w:val="16"/>
        </w:rPr>
        <w:t xml:space="preserve"> </w:t>
      </w:r>
      <w:r>
        <w:rPr>
          <w:color w:val="231F20"/>
          <w:sz w:val="16"/>
        </w:rPr>
        <w:t>Civ</w:t>
      </w:r>
      <w:r>
        <w:rPr>
          <w:color w:val="231F20"/>
          <w:spacing w:val="3"/>
          <w:sz w:val="16"/>
        </w:rPr>
        <w:t xml:space="preserve"> </w:t>
      </w:r>
      <w:r>
        <w:rPr>
          <w:color w:val="231F20"/>
          <w:spacing w:val="-2"/>
          <w:sz w:val="16"/>
        </w:rPr>
        <w:t>1544.</w:t>
      </w:r>
    </w:p>
    <w:p w14:paraId="78556410" w14:textId="77777777" w:rsidR="00180D28" w:rsidRDefault="002909AC">
      <w:pPr>
        <w:spacing w:before="13" w:line="86" w:lineRule="exact"/>
        <w:ind w:left="385"/>
        <w:rPr>
          <w:rFonts w:ascii="Arial"/>
          <w:b/>
          <w:sz w:val="12"/>
        </w:rPr>
      </w:pPr>
      <w:r>
        <w:rPr>
          <w:rFonts w:ascii="Arial"/>
          <w:b/>
          <w:color w:val="231F20"/>
          <w:spacing w:val="-5"/>
          <w:sz w:val="12"/>
        </w:rPr>
        <w:t>10</w:t>
      </w:r>
    </w:p>
    <w:p w14:paraId="78556411" w14:textId="77777777" w:rsidR="00180D28" w:rsidRDefault="002909AC">
      <w:pPr>
        <w:spacing w:line="134" w:lineRule="exact"/>
        <w:ind w:left="518"/>
        <w:jc w:val="both"/>
        <w:rPr>
          <w:sz w:val="16"/>
        </w:rPr>
      </w:pPr>
      <w:r>
        <w:rPr>
          <w:color w:val="231F20"/>
          <w:sz w:val="16"/>
        </w:rPr>
        <w:t>Section</w:t>
      </w:r>
      <w:r>
        <w:rPr>
          <w:color w:val="231F20"/>
          <w:spacing w:val="2"/>
          <w:sz w:val="16"/>
        </w:rPr>
        <w:t xml:space="preserve"> </w:t>
      </w:r>
      <w:r>
        <w:rPr>
          <w:color w:val="231F20"/>
          <w:sz w:val="16"/>
        </w:rPr>
        <w:t>88(2)</w:t>
      </w:r>
      <w:r>
        <w:rPr>
          <w:color w:val="231F20"/>
          <w:spacing w:val="3"/>
          <w:sz w:val="16"/>
        </w:rPr>
        <w:t xml:space="preserve"> </w:t>
      </w:r>
      <w:r>
        <w:rPr>
          <w:color w:val="231F20"/>
          <w:sz w:val="16"/>
        </w:rPr>
        <w:t>of</w:t>
      </w:r>
      <w:r>
        <w:rPr>
          <w:color w:val="231F20"/>
          <w:spacing w:val="2"/>
          <w:sz w:val="16"/>
        </w:rPr>
        <w:t xml:space="preserve"> </w:t>
      </w:r>
      <w:r>
        <w:rPr>
          <w:color w:val="231F20"/>
          <w:sz w:val="16"/>
        </w:rPr>
        <w:t>the</w:t>
      </w:r>
      <w:r>
        <w:rPr>
          <w:color w:val="231F20"/>
          <w:spacing w:val="3"/>
          <w:sz w:val="16"/>
        </w:rPr>
        <w:t xml:space="preserve"> </w:t>
      </w:r>
      <w:r>
        <w:rPr>
          <w:color w:val="231F20"/>
          <w:sz w:val="16"/>
        </w:rPr>
        <w:t>2002</w:t>
      </w:r>
      <w:r>
        <w:rPr>
          <w:color w:val="231F20"/>
          <w:spacing w:val="-6"/>
          <w:sz w:val="16"/>
        </w:rPr>
        <w:t xml:space="preserve"> </w:t>
      </w:r>
      <w:r>
        <w:rPr>
          <w:color w:val="231F20"/>
          <w:sz w:val="16"/>
        </w:rPr>
        <w:t>Act;</w:t>
      </w:r>
      <w:r>
        <w:rPr>
          <w:color w:val="231F20"/>
          <w:spacing w:val="2"/>
          <w:sz w:val="16"/>
        </w:rPr>
        <w:t xml:space="preserve"> </w:t>
      </w:r>
      <w:r>
        <w:rPr>
          <w:color w:val="231F20"/>
          <w:sz w:val="16"/>
        </w:rPr>
        <w:t>the</w:t>
      </w:r>
      <w:r>
        <w:rPr>
          <w:color w:val="231F20"/>
          <w:spacing w:val="3"/>
          <w:sz w:val="16"/>
        </w:rPr>
        <w:t xml:space="preserve"> </w:t>
      </w:r>
      <w:r>
        <w:rPr>
          <w:color w:val="231F20"/>
          <w:sz w:val="16"/>
        </w:rPr>
        <w:t>existence</w:t>
      </w:r>
      <w:r>
        <w:rPr>
          <w:color w:val="231F20"/>
          <w:spacing w:val="2"/>
          <w:sz w:val="16"/>
        </w:rPr>
        <w:t xml:space="preserve"> </w:t>
      </w:r>
      <w:r>
        <w:rPr>
          <w:color w:val="231F20"/>
          <w:sz w:val="16"/>
        </w:rPr>
        <w:t>of</w:t>
      </w:r>
      <w:r>
        <w:rPr>
          <w:color w:val="231F20"/>
          <w:spacing w:val="3"/>
          <w:sz w:val="16"/>
        </w:rPr>
        <w:t xml:space="preserve"> </w:t>
      </w:r>
      <w:r>
        <w:rPr>
          <w:color w:val="231F20"/>
          <w:sz w:val="16"/>
        </w:rPr>
        <w:t>this</w:t>
      </w:r>
      <w:r>
        <w:rPr>
          <w:color w:val="231F20"/>
          <w:spacing w:val="2"/>
          <w:sz w:val="16"/>
        </w:rPr>
        <w:t xml:space="preserve"> </w:t>
      </w:r>
      <w:r>
        <w:rPr>
          <w:color w:val="231F20"/>
          <w:sz w:val="16"/>
        </w:rPr>
        <w:t>protection,</w:t>
      </w:r>
      <w:r>
        <w:rPr>
          <w:color w:val="231F20"/>
          <w:spacing w:val="3"/>
          <w:sz w:val="16"/>
        </w:rPr>
        <w:t xml:space="preserve"> </w:t>
      </w:r>
      <w:r>
        <w:rPr>
          <w:color w:val="231F20"/>
          <w:sz w:val="16"/>
        </w:rPr>
        <w:t>and</w:t>
      </w:r>
      <w:r>
        <w:rPr>
          <w:color w:val="231F20"/>
          <w:spacing w:val="2"/>
          <w:sz w:val="16"/>
        </w:rPr>
        <w:t xml:space="preserve"> </w:t>
      </w:r>
      <w:r>
        <w:rPr>
          <w:color w:val="231F20"/>
          <w:sz w:val="16"/>
        </w:rPr>
        <w:t>the</w:t>
      </w:r>
      <w:r>
        <w:rPr>
          <w:color w:val="231F20"/>
          <w:spacing w:val="3"/>
          <w:sz w:val="16"/>
        </w:rPr>
        <w:t xml:space="preserve"> </w:t>
      </w:r>
      <w:r>
        <w:rPr>
          <w:color w:val="231F20"/>
          <w:sz w:val="16"/>
        </w:rPr>
        <w:t>fact</w:t>
      </w:r>
      <w:r>
        <w:rPr>
          <w:color w:val="231F20"/>
          <w:spacing w:val="2"/>
          <w:sz w:val="16"/>
        </w:rPr>
        <w:t xml:space="preserve"> </w:t>
      </w:r>
      <w:r>
        <w:rPr>
          <w:color w:val="231F20"/>
          <w:sz w:val="16"/>
        </w:rPr>
        <w:t>that</w:t>
      </w:r>
      <w:r>
        <w:rPr>
          <w:color w:val="231F20"/>
          <w:spacing w:val="3"/>
          <w:sz w:val="16"/>
        </w:rPr>
        <w:t xml:space="preserve"> </w:t>
      </w:r>
      <w:r>
        <w:rPr>
          <w:color w:val="231F20"/>
          <w:sz w:val="16"/>
        </w:rPr>
        <w:t>the</w:t>
      </w:r>
      <w:r>
        <w:rPr>
          <w:color w:val="231F20"/>
          <w:spacing w:val="2"/>
          <w:sz w:val="16"/>
        </w:rPr>
        <w:t xml:space="preserve"> </w:t>
      </w:r>
      <w:r>
        <w:rPr>
          <w:color w:val="231F20"/>
          <w:sz w:val="16"/>
        </w:rPr>
        <w:t>recipient</w:t>
      </w:r>
      <w:r>
        <w:rPr>
          <w:color w:val="231F20"/>
          <w:spacing w:val="3"/>
          <w:sz w:val="16"/>
        </w:rPr>
        <w:t xml:space="preserve"> </w:t>
      </w:r>
      <w:r>
        <w:rPr>
          <w:color w:val="231F20"/>
          <w:sz w:val="16"/>
        </w:rPr>
        <w:t>of</w:t>
      </w:r>
      <w:r>
        <w:rPr>
          <w:color w:val="231F20"/>
          <w:spacing w:val="2"/>
          <w:sz w:val="16"/>
        </w:rPr>
        <w:t xml:space="preserve"> </w:t>
      </w:r>
      <w:r>
        <w:rPr>
          <w:color w:val="231F20"/>
          <w:spacing w:val="-10"/>
          <w:sz w:val="16"/>
        </w:rPr>
        <w:t>a</w:t>
      </w:r>
    </w:p>
    <w:p w14:paraId="78556412" w14:textId="77777777" w:rsidR="00180D28" w:rsidRDefault="002909AC">
      <w:pPr>
        <w:spacing w:before="5" w:line="223" w:lineRule="auto"/>
        <w:ind w:left="39" w:right="933"/>
        <w:jc w:val="both"/>
        <w:rPr>
          <w:sz w:val="16"/>
        </w:rPr>
      </w:pPr>
      <w:r>
        <w:rPr>
          <w:color w:val="231F20"/>
          <w:sz w:val="16"/>
        </w:rPr>
        <w:t>claim notice has a statutory entitlement to recover certain costs assessed in accordance with it</w:t>
      </w:r>
      <w:proofErr w:type="gramStart"/>
      <w:r>
        <w:rPr>
          <w:color w:val="231F20"/>
          <w:sz w:val="16"/>
        </w:rPr>
        <w:t>, have</w:t>
      </w:r>
      <w:proofErr w:type="gramEnd"/>
      <w:r>
        <w:rPr>
          <w:color w:val="231F20"/>
          <w:sz w:val="16"/>
        </w:rPr>
        <w:t xml:space="preserve"> caused the Upper Tribunal to doubt that the normal indemnity principle applies to such costs: Re: </w:t>
      </w:r>
      <w:r>
        <w:rPr>
          <w:rFonts w:ascii="Century Schoolbook"/>
          <w:i/>
          <w:color w:val="231F20"/>
          <w:sz w:val="16"/>
        </w:rPr>
        <w:t xml:space="preserve">Triplerose Ltd v Mill House RTM Company Ltd </w:t>
      </w:r>
      <w:r>
        <w:rPr>
          <w:color w:val="231F20"/>
          <w:sz w:val="16"/>
        </w:rPr>
        <w:t>[2016] UKUT 80 (LC).</w:t>
      </w:r>
    </w:p>
    <w:p w14:paraId="78556413" w14:textId="77777777" w:rsidR="00180D28" w:rsidRDefault="002909AC">
      <w:pPr>
        <w:spacing w:before="70"/>
        <w:ind w:left="39"/>
        <w:jc w:val="both"/>
        <w:rPr>
          <w:rFonts w:ascii="Century Schoolbook"/>
          <w:b/>
          <w:sz w:val="16"/>
        </w:rPr>
      </w:pPr>
      <w:r>
        <w:rPr>
          <w:rFonts w:ascii="Century Schoolbook"/>
          <w:b/>
          <w:color w:val="231F20"/>
          <w:sz w:val="16"/>
        </w:rPr>
        <w:t xml:space="preserve">[Section </w:t>
      </w:r>
      <w:r>
        <w:rPr>
          <w:rFonts w:ascii="Century Schoolbook"/>
          <w:b/>
          <w:color w:val="231F20"/>
          <w:spacing w:val="-2"/>
          <w:sz w:val="16"/>
        </w:rPr>
        <w:t>31:47]</w:t>
      </w:r>
    </w:p>
    <w:p w14:paraId="78556414" w14:textId="77777777" w:rsidR="00180D28" w:rsidRDefault="002909AC">
      <w:pPr>
        <w:spacing w:before="33" w:line="86" w:lineRule="exact"/>
        <w:ind w:left="452"/>
        <w:rPr>
          <w:rFonts w:ascii="Arial"/>
          <w:b/>
          <w:sz w:val="12"/>
        </w:rPr>
      </w:pPr>
      <w:r>
        <w:rPr>
          <w:rFonts w:ascii="Arial"/>
          <w:b/>
          <w:color w:val="231F20"/>
          <w:spacing w:val="-10"/>
          <w:sz w:val="12"/>
        </w:rPr>
        <w:t>1</w:t>
      </w:r>
    </w:p>
    <w:p w14:paraId="78556415" w14:textId="77777777" w:rsidR="00180D28" w:rsidRDefault="002909AC">
      <w:pPr>
        <w:spacing w:line="134" w:lineRule="exact"/>
        <w:ind w:left="518"/>
        <w:jc w:val="both"/>
        <w:rPr>
          <w:sz w:val="16"/>
        </w:rPr>
      </w:pPr>
      <w:r>
        <w:rPr>
          <w:color w:val="231F20"/>
          <w:sz w:val="16"/>
        </w:rPr>
        <w:t>Section</w:t>
      </w:r>
      <w:r>
        <w:rPr>
          <w:color w:val="231F20"/>
          <w:spacing w:val="1"/>
          <w:sz w:val="16"/>
        </w:rPr>
        <w:t xml:space="preserve"> </w:t>
      </w:r>
      <w:r>
        <w:rPr>
          <w:color w:val="231F20"/>
          <w:sz w:val="16"/>
        </w:rPr>
        <w:t>87</w:t>
      </w:r>
      <w:proofErr w:type="gramStart"/>
      <w:r>
        <w:rPr>
          <w:color w:val="231F20"/>
          <w:sz w:val="16"/>
        </w:rPr>
        <w:t>A(</w:t>
      </w:r>
      <w:proofErr w:type="gramEnd"/>
      <w:r>
        <w:rPr>
          <w:color w:val="231F20"/>
          <w:sz w:val="16"/>
        </w:rPr>
        <w:t>1)</w:t>
      </w:r>
      <w:r>
        <w:rPr>
          <w:color w:val="231F20"/>
          <w:spacing w:val="1"/>
          <w:sz w:val="16"/>
        </w:rPr>
        <w:t xml:space="preserve"> </w:t>
      </w:r>
      <w:r>
        <w:rPr>
          <w:color w:val="231F20"/>
          <w:sz w:val="16"/>
        </w:rPr>
        <w:t>of</w:t>
      </w:r>
      <w:r>
        <w:rPr>
          <w:color w:val="231F20"/>
          <w:spacing w:val="1"/>
          <w:sz w:val="16"/>
        </w:rPr>
        <w:t xml:space="preserve"> </w:t>
      </w:r>
      <w:r>
        <w:rPr>
          <w:color w:val="231F20"/>
          <w:sz w:val="16"/>
        </w:rPr>
        <w:t>the</w:t>
      </w:r>
      <w:r>
        <w:rPr>
          <w:color w:val="231F20"/>
          <w:spacing w:val="1"/>
          <w:sz w:val="16"/>
        </w:rPr>
        <w:t xml:space="preserve"> </w:t>
      </w:r>
      <w:r>
        <w:rPr>
          <w:color w:val="231F20"/>
          <w:sz w:val="16"/>
        </w:rPr>
        <w:t>2002</w:t>
      </w:r>
      <w:r>
        <w:rPr>
          <w:color w:val="231F20"/>
          <w:spacing w:val="-7"/>
          <w:sz w:val="16"/>
        </w:rPr>
        <w:t xml:space="preserve"> </w:t>
      </w:r>
      <w:r>
        <w:rPr>
          <w:color w:val="231F20"/>
          <w:sz w:val="16"/>
        </w:rPr>
        <w:t>Act,</w:t>
      </w:r>
      <w:r>
        <w:rPr>
          <w:color w:val="231F20"/>
          <w:spacing w:val="1"/>
          <w:sz w:val="16"/>
        </w:rPr>
        <w:t xml:space="preserve"> </w:t>
      </w:r>
      <w:r>
        <w:rPr>
          <w:color w:val="231F20"/>
          <w:sz w:val="16"/>
        </w:rPr>
        <w:t>inserted</w:t>
      </w:r>
      <w:r>
        <w:rPr>
          <w:color w:val="231F20"/>
          <w:spacing w:val="1"/>
          <w:sz w:val="16"/>
        </w:rPr>
        <w:t xml:space="preserve"> </w:t>
      </w:r>
      <w:r>
        <w:rPr>
          <w:color w:val="231F20"/>
          <w:sz w:val="16"/>
        </w:rPr>
        <w:t>with</w:t>
      </w:r>
      <w:r>
        <w:rPr>
          <w:color w:val="231F20"/>
          <w:spacing w:val="1"/>
          <w:sz w:val="16"/>
        </w:rPr>
        <w:t xml:space="preserve"> </w:t>
      </w:r>
      <w:r>
        <w:rPr>
          <w:color w:val="231F20"/>
          <w:sz w:val="16"/>
        </w:rPr>
        <w:t>effect</w:t>
      </w:r>
      <w:r>
        <w:rPr>
          <w:color w:val="231F20"/>
          <w:spacing w:val="1"/>
          <w:sz w:val="16"/>
        </w:rPr>
        <w:t xml:space="preserve"> </w:t>
      </w:r>
      <w:r>
        <w:rPr>
          <w:color w:val="231F20"/>
          <w:sz w:val="16"/>
        </w:rPr>
        <w:t>from</w:t>
      </w:r>
      <w:r>
        <w:rPr>
          <w:color w:val="231F20"/>
          <w:spacing w:val="1"/>
          <w:sz w:val="16"/>
        </w:rPr>
        <w:t xml:space="preserve"> </w:t>
      </w:r>
      <w:r>
        <w:rPr>
          <w:color w:val="231F20"/>
          <w:sz w:val="16"/>
        </w:rPr>
        <w:t>3</w:t>
      </w:r>
      <w:r>
        <w:rPr>
          <w:color w:val="231F20"/>
          <w:spacing w:val="2"/>
          <w:sz w:val="16"/>
        </w:rPr>
        <w:t xml:space="preserve"> </w:t>
      </w:r>
      <w:r>
        <w:rPr>
          <w:color w:val="231F20"/>
          <w:sz w:val="16"/>
        </w:rPr>
        <w:t>March</w:t>
      </w:r>
      <w:r>
        <w:rPr>
          <w:color w:val="231F20"/>
          <w:spacing w:val="1"/>
          <w:sz w:val="16"/>
        </w:rPr>
        <w:t xml:space="preserve"> </w:t>
      </w:r>
      <w:r>
        <w:rPr>
          <w:color w:val="231F20"/>
          <w:sz w:val="16"/>
        </w:rPr>
        <w:t>2025</w:t>
      </w:r>
      <w:r>
        <w:rPr>
          <w:color w:val="231F20"/>
          <w:spacing w:val="1"/>
          <w:sz w:val="16"/>
        </w:rPr>
        <w:t xml:space="preserve"> </w:t>
      </w:r>
      <w:r>
        <w:rPr>
          <w:color w:val="231F20"/>
          <w:sz w:val="16"/>
        </w:rPr>
        <w:t>by</w:t>
      </w:r>
      <w:r>
        <w:rPr>
          <w:color w:val="231F20"/>
          <w:spacing w:val="1"/>
          <w:sz w:val="16"/>
        </w:rPr>
        <w:t xml:space="preserve"> </w:t>
      </w:r>
      <w:r>
        <w:rPr>
          <w:color w:val="231F20"/>
          <w:sz w:val="16"/>
        </w:rPr>
        <w:t>s.50(3),</w:t>
      </w:r>
      <w:r>
        <w:rPr>
          <w:color w:val="231F20"/>
          <w:spacing w:val="1"/>
          <w:sz w:val="16"/>
        </w:rPr>
        <w:t xml:space="preserve"> </w:t>
      </w:r>
      <w:r>
        <w:rPr>
          <w:color w:val="231F20"/>
          <w:sz w:val="16"/>
        </w:rPr>
        <w:t>Leasehold</w:t>
      </w:r>
      <w:r>
        <w:rPr>
          <w:color w:val="231F20"/>
          <w:spacing w:val="1"/>
          <w:sz w:val="16"/>
        </w:rPr>
        <w:t xml:space="preserve"> </w:t>
      </w:r>
      <w:r>
        <w:rPr>
          <w:color w:val="231F20"/>
          <w:spacing w:val="-5"/>
          <w:sz w:val="16"/>
        </w:rPr>
        <w:t>and</w:t>
      </w:r>
    </w:p>
    <w:p w14:paraId="78556416" w14:textId="77777777" w:rsidR="00180D28" w:rsidRDefault="002909AC">
      <w:pPr>
        <w:spacing w:line="186" w:lineRule="exact"/>
        <w:ind w:left="39"/>
        <w:jc w:val="both"/>
        <w:rPr>
          <w:sz w:val="16"/>
        </w:rPr>
      </w:pPr>
      <w:r>
        <w:rPr>
          <w:color w:val="231F20"/>
          <w:sz w:val="16"/>
        </w:rPr>
        <w:t>Freehold</w:t>
      </w:r>
      <w:r>
        <w:rPr>
          <w:color w:val="231F20"/>
          <w:spacing w:val="2"/>
          <w:sz w:val="16"/>
        </w:rPr>
        <w:t xml:space="preserve"> </w:t>
      </w:r>
      <w:r>
        <w:rPr>
          <w:color w:val="231F20"/>
          <w:sz w:val="16"/>
        </w:rPr>
        <w:t>Reform</w:t>
      </w:r>
      <w:r>
        <w:rPr>
          <w:color w:val="231F20"/>
          <w:spacing w:val="-5"/>
          <w:sz w:val="16"/>
        </w:rPr>
        <w:t xml:space="preserve"> </w:t>
      </w:r>
      <w:r>
        <w:rPr>
          <w:color w:val="231F20"/>
          <w:sz w:val="16"/>
        </w:rPr>
        <w:t>Act</w:t>
      </w:r>
      <w:r>
        <w:rPr>
          <w:color w:val="231F20"/>
          <w:spacing w:val="3"/>
          <w:sz w:val="16"/>
        </w:rPr>
        <w:t xml:space="preserve"> </w:t>
      </w:r>
      <w:r>
        <w:rPr>
          <w:color w:val="231F20"/>
          <w:spacing w:val="-2"/>
          <w:sz w:val="16"/>
        </w:rPr>
        <w:t>2024.</w:t>
      </w:r>
    </w:p>
    <w:p w14:paraId="78556417" w14:textId="77777777" w:rsidR="00180D28" w:rsidRDefault="002909AC">
      <w:pPr>
        <w:spacing w:before="13" w:line="86" w:lineRule="exact"/>
        <w:ind w:left="452"/>
        <w:rPr>
          <w:rFonts w:ascii="Arial"/>
          <w:b/>
          <w:sz w:val="12"/>
        </w:rPr>
      </w:pPr>
      <w:r>
        <w:rPr>
          <w:rFonts w:ascii="Arial"/>
          <w:b/>
          <w:color w:val="231F20"/>
          <w:spacing w:val="-10"/>
          <w:sz w:val="12"/>
        </w:rPr>
        <w:t>2</w:t>
      </w:r>
    </w:p>
    <w:p w14:paraId="78556418" w14:textId="77777777" w:rsidR="00180D28" w:rsidRDefault="002909AC">
      <w:pPr>
        <w:spacing w:line="134" w:lineRule="exact"/>
        <w:ind w:left="518"/>
        <w:jc w:val="both"/>
        <w:rPr>
          <w:sz w:val="16"/>
        </w:rPr>
      </w:pPr>
      <w:r>
        <w:rPr>
          <w:color w:val="231F20"/>
          <w:sz w:val="16"/>
        </w:rPr>
        <w:t>Section</w:t>
      </w:r>
      <w:r>
        <w:rPr>
          <w:color w:val="231F20"/>
          <w:spacing w:val="14"/>
          <w:sz w:val="16"/>
        </w:rPr>
        <w:t xml:space="preserve"> </w:t>
      </w:r>
      <w:r>
        <w:rPr>
          <w:color w:val="231F20"/>
          <w:sz w:val="16"/>
        </w:rPr>
        <w:t>87</w:t>
      </w:r>
      <w:proofErr w:type="gramStart"/>
      <w:r>
        <w:rPr>
          <w:color w:val="231F20"/>
          <w:sz w:val="16"/>
        </w:rPr>
        <w:t>A(</w:t>
      </w:r>
      <w:proofErr w:type="gramEnd"/>
      <w:r>
        <w:rPr>
          <w:color w:val="231F20"/>
          <w:sz w:val="16"/>
        </w:rPr>
        <w:t>2)</w:t>
      </w:r>
      <w:r>
        <w:rPr>
          <w:color w:val="231F20"/>
          <w:spacing w:val="15"/>
          <w:sz w:val="16"/>
        </w:rPr>
        <w:t xml:space="preserve"> </w:t>
      </w:r>
      <w:r>
        <w:rPr>
          <w:color w:val="231F20"/>
          <w:sz w:val="16"/>
        </w:rPr>
        <w:t>of</w:t>
      </w:r>
      <w:r>
        <w:rPr>
          <w:color w:val="231F20"/>
          <w:spacing w:val="15"/>
          <w:sz w:val="16"/>
        </w:rPr>
        <w:t xml:space="preserve"> </w:t>
      </w:r>
      <w:r>
        <w:rPr>
          <w:color w:val="231F20"/>
          <w:sz w:val="16"/>
        </w:rPr>
        <w:t>the</w:t>
      </w:r>
      <w:r>
        <w:rPr>
          <w:color w:val="231F20"/>
          <w:spacing w:val="15"/>
          <w:sz w:val="16"/>
        </w:rPr>
        <w:t xml:space="preserve"> </w:t>
      </w:r>
      <w:r>
        <w:rPr>
          <w:color w:val="231F20"/>
          <w:sz w:val="16"/>
        </w:rPr>
        <w:t>2002</w:t>
      </w:r>
      <w:r>
        <w:rPr>
          <w:color w:val="231F20"/>
          <w:spacing w:val="7"/>
          <w:sz w:val="16"/>
        </w:rPr>
        <w:t xml:space="preserve"> </w:t>
      </w:r>
      <w:r>
        <w:rPr>
          <w:color w:val="231F20"/>
          <w:sz w:val="16"/>
        </w:rPr>
        <w:t>Act.</w:t>
      </w:r>
      <w:r>
        <w:rPr>
          <w:color w:val="231F20"/>
          <w:spacing w:val="15"/>
          <w:sz w:val="16"/>
        </w:rPr>
        <w:t xml:space="preserve"> </w:t>
      </w:r>
      <w:r>
        <w:rPr>
          <w:color w:val="231F20"/>
          <w:sz w:val="16"/>
        </w:rPr>
        <w:t>Specific</w:t>
      </w:r>
      <w:r>
        <w:rPr>
          <w:color w:val="231F20"/>
          <w:spacing w:val="15"/>
          <w:sz w:val="16"/>
        </w:rPr>
        <w:t xml:space="preserve"> </w:t>
      </w:r>
      <w:r>
        <w:rPr>
          <w:color w:val="231F20"/>
          <w:sz w:val="16"/>
        </w:rPr>
        <w:t>provision</w:t>
      </w:r>
      <w:r>
        <w:rPr>
          <w:color w:val="231F20"/>
          <w:spacing w:val="15"/>
          <w:sz w:val="16"/>
        </w:rPr>
        <w:t xml:space="preserve"> </w:t>
      </w:r>
      <w:r>
        <w:rPr>
          <w:color w:val="231F20"/>
          <w:sz w:val="16"/>
        </w:rPr>
        <w:t>is</w:t>
      </w:r>
      <w:r>
        <w:rPr>
          <w:color w:val="231F20"/>
          <w:spacing w:val="15"/>
          <w:sz w:val="16"/>
        </w:rPr>
        <w:t xml:space="preserve"> </w:t>
      </w:r>
      <w:r>
        <w:rPr>
          <w:color w:val="231F20"/>
          <w:sz w:val="16"/>
        </w:rPr>
        <w:t>made</w:t>
      </w:r>
      <w:r>
        <w:rPr>
          <w:color w:val="231F20"/>
          <w:spacing w:val="15"/>
          <w:sz w:val="16"/>
        </w:rPr>
        <w:t xml:space="preserve"> </w:t>
      </w:r>
      <w:r>
        <w:rPr>
          <w:color w:val="231F20"/>
          <w:sz w:val="16"/>
        </w:rPr>
        <w:t>in</w:t>
      </w:r>
      <w:r>
        <w:rPr>
          <w:color w:val="231F20"/>
          <w:spacing w:val="15"/>
          <w:sz w:val="16"/>
        </w:rPr>
        <w:t xml:space="preserve"> </w:t>
      </w:r>
      <w:r>
        <w:rPr>
          <w:color w:val="231F20"/>
          <w:sz w:val="16"/>
        </w:rPr>
        <w:t>section</w:t>
      </w:r>
      <w:r>
        <w:rPr>
          <w:color w:val="231F20"/>
          <w:spacing w:val="15"/>
          <w:sz w:val="16"/>
        </w:rPr>
        <w:t xml:space="preserve"> </w:t>
      </w:r>
      <w:r>
        <w:rPr>
          <w:color w:val="231F20"/>
          <w:sz w:val="16"/>
        </w:rPr>
        <w:t>87</w:t>
      </w:r>
      <w:proofErr w:type="gramStart"/>
      <w:r>
        <w:rPr>
          <w:color w:val="231F20"/>
          <w:sz w:val="16"/>
        </w:rPr>
        <w:t>A(</w:t>
      </w:r>
      <w:proofErr w:type="gramEnd"/>
      <w:r>
        <w:rPr>
          <w:color w:val="231F20"/>
          <w:sz w:val="16"/>
        </w:rPr>
        <w:t>3)</w:t>
      </w:r>
      <w:r>
        <w:rPr>
          <w:color w:val="231F20"/>
          <w:spacing w:val="15"/>
          <w:sz w:val="16"/>
        </w:rPr>
        <w:t xml:space="preserve"> </w:t>
      </w:r>
      <w:r>
        <w:rPr>
          <w:color w:val="231F20"/>
          <w:sz w:val="16"/>
        </w:rPr>
        <w:t>and</w:t>
      </w:r>
      <w:r>
        <w:rPr>
          <w:color w:val="231F20"/>
          <w:spacing w:val="15"/>
          <w:sz w:val="16"/>
        </w:rPr>
        <w:t xml:space="preserve"> </w:t>
      </w:r>
      <w:r>
        <w:rPr>
          <w:color w:val="231F20"/>
          <w:sz w:val="16"/>
        </w:rPr>
        <w:t>(4)</w:t>
      </w:r>
      <w:r>
        <w:rPr>
          <w:color w:val="231F20"/>
          <w:spacing w:val="15"/>
          <w:sz w:val="16"/>
        </w:rPr>
        <w:t xml:space="preserve"> </w:t>
      </w:r>
      <w:r>
        <w:rPr>
          <w:color w:val="231F20"/>
          <w:spacing w:val="-2"/>
          <w:sz w:val="16"/>
        </w:rPr>
        <w:t>preserving</w:t>
      </w:r>
    </w:p>
    <w:p w14:paraId="78556419" w14:textId="77777777" w:rsidR="00180D28" w:rsidRDefault="002909AC">
      <w:pPr>
        <w:spacing w:before="4" w:line="223" w:lineRule="auto"/>
        <w:ind w:left="39" w:right="933"/>
        <w:jc w:val="both"/>
        <w:rPr>
          <w:sz w:val="16"/>
        </w:rPr>
      </w:pPr>
      <w:r>
        <w:rPr>
          <w:color w:val="231F20"/>
          <w:sz w:val="16"/>
        </w:rPr>
        <w:t>the liability of an RTM company to its members, and vice versa, and the liability of members to each other to the extent agreed between them.</w:t>
      </w:r>
    </w:p>
    <w:p w14:paraId="7855641A" w14:textId="77777777" w:rsidR="00180D28" w:rsidRDefault="002909AC">
      <w:pPr>
        <w:spacing w:before="16" w:line="86" w:lineRule="exact"/>
        <w:ind w:left="452"/>
        <w:rPr>
          <w:rFonts w:ascii="Arial"/>
          <w:b/>
          <w:sz w:val="12"/>
        </w:rPr>
      </w:pPr>
      <w:r>
        <w:rPr>
          <w:rFonts w:ascii="Arial"/>
          <w:b/>
          <w:color w:val="231F20"/>
          <w:spacing w:val="-10"/>
          <w:sz w:val="12"/>
        </w:rPr>
        <w:t>3</w:t>
      </w:r>
    </w:p>
    <w:p w14:paraId="7855641B" w14:textId="77777777" w:rsidR="00180D28" w:rsidRDefault="002909AC">
      <w:pPr>
        <w:spacing w:line="134" w:lineRule="exact"/>
        <w:ind w:left="518"/>
        <w:jc w:val="both"/>
        <w:rPr>
          <w:sz w:val="16"/>
        </w:rPr>
      </w:pPr>
      <w:r>
        <w:rPr>
          <w:color w:val="231F20"/>
          <w:sz w:val="16"/>
        </w:rPr>
        <w:t>Section</w:t>
      </w:r>
      <w:r>
        <w:rPr>
          <w:color w:val="231F20"/>
          <w:spacing w:val="39"/>
          <w:sz w:val="16"/>
        </w:rPr>
        <w:t xml:space="preserve"> </w:t>
      </w:r>
      <w:r>
        <w:rPr>
          <w:color w:val="231F20"/>
          <w:sz w:val="16"/>
        </w:rPr>
        <w:t>20</w:t>
      </w:r>
      <w:proofErr w:type="gramStart"/>
      <w:r>
        <w:rPr>
          <w:color w:val="231F20"/>
          <w:sz w:val="16"/>
        </w:rPr>
        <w:t>CA(</w:t>
      </w:r>
      <w:proofErr w:type="gramEnd"/>
      <w:r>
        <w:rPr>
          <w:color w:val="231F20"/>
          <w:sz w:val="16"/>
        </w:rPr>
        <w:t>1)</w:t>
      </w:r>
      <w:r>
        <w:rPr>
          <w:color w:val="231F20"/>
          <w:spacing w:val="39"/>
          <w:sz w:val="16"/>
        </w:rPr>
        <w:t xml:space="preserve"> </w:t>
      </w:r>
      <w:r>
        <w:rPr>
          <w:color w:val="231F20"/>
          <w:sz w:val="16"/>
        </w:rPr>
        <w:t>of</w:t>
      </w:r>
      <w:r>
        <w:rPr>
          <w:color w:val="231F20"/>
          <w:spacing w:val="40"/>
          <w:sz w:val="16"/>
        </w:rPr>
        <w:t xml:space="preserve"> </w:t>
      </w:r>
      <w:r>
        <w:rPr>
          <w:color w:val="231F20"/>
          <w:sz w:val="16"/>
        </w:rPr>
        <w:t>the</w:t>
      </w:r>
      <w:r>
        <w:rPr>
          <w:color w:val="231F20"/>
          <w:spacing w:val="39"/>
          <w:sz w:val="16"/>
        </w:rPr>
        <w:t xml:space="preserve"> </w:t>
      </w:r>
      <w:r>
        <w:rPr>
          <w:color w:val="231F20"/>
          <w:sz w:val="16"/>
        </w:rPr>
        <w:t>Landlord</w:t>
      </w:r>
      <w:r>
        <w:rPr>
          <w:color w:val="231F20"/>
          <w:spacing w:val="39"/>
          <w:sz w:val="16"/>
        </w:rPr>
        <w:t xml:space="preserve"> </w:t>
      </w:r>
      <w:r>
        <w:rPr>
          <w:color w:val="231F20"/>
          <w:sz w:val="16"/>
        </w:rPr>
        <w:t>and</w:t>
      </w:r>
      <w:r>
        <w:rPr>
          <w:color w:val="231F20"/>
          <w:spacing w:val="40"/>
          <w:sz w:val="16"/>
        </w:rPr>
        <w:t xml:space="preserve"> </w:t>
      </w:r>
      <w:r>
        <w:rPr>
          <w:color w:val="231F20"/>
          <w:sz w:val="16"/>
        </w:rPr>
        <w:t>Tenant</w:t>
      </w:r>
      <w:r>
        <w:rPr>
          <w:color w:val="231F20"/>
          <w:spacing w:val="30"/>
          <w:sz w:val="16"/>
        </w:rPr>
        <w:t xml:space="preserve"> </w:t>
      </w:r>
      <w:r>
        <w:rPr>
          <w:color w:val="231F20"/>
          <w:sz w:val="16"/>
        </w:rPr>
        <w:t>Act</w:t>
      </w:r>
      <w:r>
        <w:rPr>
          <w:color w:val="231F20"/>
          <w:spacing w:val="39"/>
          <w:sz w:val="16"/>
        </w:rPr>
        <w:t xml:space="preserve"> </w:t>
      </w:r>
      <w:r>
        <w:rPr>
          <w:color w:val="231F20"/>
          <w:sz w:val="16"/>
        </w:rPr>
        <w:t>1985,</w:t>
      </w:r>
      <w:r>
        <w:rPr>
          <w:color w:val="231F20"/>
          <w:spacing w:val="40"/>
          <w:sz w:val="16"/>
        </w:rPr>
        <w:t xml:space="preserve"> </w:t>
      </w:r>
      <w:r>
        <w:rPr>
          <w:color w:val="231F20"/>
          <w:sz w:val="16"/>
        </w:rPr>
        <w:t>inserted</w:t>
      </w:r>
      <w:r>
        <w:rPr>
          <w:color w:val="231F20"/>
          <w:spacing w:val="39"/>
          <w:sz w:val="16"/>
        </w:rPr>
        <w:t xml:space="preserve"> </w:t>
      </w:r>
      <w:r>
        <w:rPr>
          <w:color w:val="231F20"/>
          <w:sz w:val="16"/>
        </w:rPr>
        <w:t>by</w:t>
      </w:r>
      <w:r>
        <w:rPr>
          <w:color w:val="231F20"/>
          <w:spacing w:val="39"/>
          <w:sz w:val="16"/>
        </w:rPr>
        <w:t xml:space="preserve"> </w:t>
      </w:r>
      <w:r>
        <w:rPr>
          <w:color w:val="231F20"/>
          <w:sz w:val="16"/>
        </w:rPr>
        <w:t>s.62(3),</w:t>
      </w:r>
      <w:r>
        <w:rPr>
          <w:color w:val="231F20"/>
          <w:spacing w:val="40"/>
          <w:sz w:val="16"/>
        </w:rPr>
        <w:t xml:space="preserve"> </w:t>
      </w:r>
      <w:r>
        <w:rPr>
          <w:color w:val="231F20"/>
          <w:sz w:val="16"/>
        </w:rPr>
        <w:t>Leasehold</w:t>
      </w:r>
      <w:r>
        <w:rPr>
          <w:color w:val="231F20"/>
          <w:spacing w:val="39"/>
          <w:sz w:val="16"/>
        </w:rPr>
        <w:t xml:space="preserve"> </w:t>
      </w:r>
      <w:r>
        <w:rPr>
          <w:color w:val="231F20"/>
          <w:spacing w:val="-5"/>
          <w:sz w:val="16"/>
        </w:rPr>
        <w:t>and</w:t>
      </w:r>
    </w:p>
    <w:p w14:paraId="7855641C" w14:textId="77777777" w:rsidR="00180D28" w:rsidRDefault="002909AC">
      <w:pPr>
        <w:spacing w:before="5" w:line="223" w:lineRule="auto"/>
        <w:ind w:left="39" w:right="932"/>
        <w:jc w:val="both"/>
        <w:rPr>
          <w:sz w:val="16"/>
        </w:rPr>
      </w:pPr>
      <w:r>
        <w:rPr>
          <w:color w:val="231F20"/>
          <w:sz w:val="16"/>
        </w:rPr>
        <w:t>Freehold Reform Act 2024 with effect from a date to be appointed. The appropriate tribunal may not make an order under s.20</w:t>
      </w:r>
      <w:proofErr w:type="gramStart"/>
      <w:r>
        <w:rPr>
          <w:color w:val="231F20"/>
          <w:sz w:val="16"/>
        </w:rPr>
        <w:t>CA(</w:t>
      </w:r>
      <w:proofErr w:type="gramEnd"/>
      <w:r>
        <w:rPr>
          <w:color w:val="231F20"/>
          <w:sz w:val="16"/>
        </w:rPr>
        <w:t>2) permitting recovery of a landlord’s litigation costs incurred in proceed-</w:t>
      </w:r>
      <w:proofErr w:type="spellStart"/>
      <w:r>
        <w:rPr>
          <w:color w:val="231F20"/>
          <w:sz w:val="16"/>
        </w:rPr>
        <w:t>ings</w:t>
      </w:r>
      <w:proofErr w:type="spellEnd"/>
      <w:r>
        <w:rPr>
          <w:color w:val="231F20"/>
          <w:sz w:val="16"/>
        </w:rPr>
        <w:t xml:space="preserve"> under the right to manage provisions of the 2002 Act: section 20</w:t>
      </w:r>
      <w:proofErr w:type="gramStart"/>
      <w:r>
        <w:rPr>
          <w:color w:val="231F20"/>
          <w:sz w:val="16"/>
        </w:rPr>
        <w:t>CA(</w:t>
      </w:r>
      <w:proofErr w:type="gramEnd"/>
      <w:r>
        <w:rPr>
          <w:color w:val="231F20"/>
          <w:sz w:val="16"/>
        </w:rPr>
        <w:t xml:space="preserve">3), Landlord and Tenant Act </w:t>
      </w:r>
      <w:r>
        <w:rPr>
          <w:color w:val="231F20"/>
          <w:spacing w:val="-2"/>
          <w:sz w:val="16"/>
        </w:rPr>
        <w:t>1985.</w:t>
      </w:r>
    </w:p>
    <w:p w14:paraId="7855641D" w14:textId="77777777" w:rsidR="00180D28" w:rsidRDefault="002909AC">
      <w:pPr>
        <w:spacing w:before="62" w:line="223" w:lineRule="auto"/>
        <w:ind w:left="39" w:right="865" w:firstLine="412"/>
        <w:rPr>
          <w:sz w:val="16"/>
        </w:rPr>
      </w:pPr>
      <w:r>
        <w:rPr>
          <w:rFonts w:ascii="Arial"/>
          <w:b/>
          <w:color w:val="231F20"/>
          <w:sz w:val="16"/>
          <w:vertAlign w:val="superscript"/>
        </w:rPr>
        <w:t>4</w:t>
      </w:r>
      <w:r>
        <w:rPr>
          <w:color w:val="231F20"/>
          <w:sz w:val="16"/>
        </w:rPr>
        <w:t>Section</w:t>
      </w:r>
      <w:r>
        <w:rPr>
          <w:color w:val="231F20"/>
          <w:spacing w:val="32"/>
          <w:sz w:val="16"/>
        </w:rPr>
        <w:t xml:space="preserve"> </w:t>
      </w:r>
      <w:r>
        <w:rPr>
          <w:color w:val="231F20"/>
          <w:sz w:val="16"/>
        </w:rPr>
        <w:t>20</w:t>
      </w:r>
      <w:proofErr w:type="gramStart"/>
      <w:r>
        <w:rPr>
          <w:color w:val="231F20"/>
          <w:sz w:val="16"/>
        </w:rPr>
        <w:t>J(</w:t>
      </w:r>
      <w:proofErr w:type="gramEnd"/>
      <w:r>
        <w:rPr>
          <w:color w:val="231F20"/>
          <w:sz w:val="16"/>
        </w:rPr>
        <w:t>1),</w:t>
      </w:r>
      <w:r>
        <w:rPr>
          <w:color w:val="231F20"/>
          <w:spacing w:val="32"/>
          <w:sz w:val="16"/>
        </w:rPr>
        <w:t xml:space="preserve"> </w:t>
      </w:r>
      <w:r>
        <w:rPr>
          <w:color w:val="231F20"/>
          <w:sz w:val="16"/>
        </w:rPr>
        <w:t>Landlord</w:t>
      </w:r>
      <w:r>
        <w:rPr>
          <w:color w:val="231F20"/>
          <w:spacing w:val="32"/>
          <w:sz w:val="16"/>
        </w:rPr>
        <w:t xml:space="preserve"> </w:t>
      </w:r>
      <w:r>
        <w:rPr>
          <w:color w:val="231F20"/>
          <w:sz w:val="16"/>
        </w:rPr>
        <w:t>and</w:t>
      </w:r>
      <w:r>
        <w:rPr>
          <w:color w:val="231F20"/>
          <w:spacing w:val="32"/>
          <w:sz w:val="16"/>
        </w:rPr>
        <w:t xml:space="preserve"> </w:t>
      </w:r>
      <w:r>
        <w:rPr>
          <w:color w:val="231F20"/>
          <w:sz w:val="16"/>
        </w:rPr>
        <w:t>Tenant</w:t>
      </w:r>
      <w:r>
        <w:rPr>
          <w:color w:val="231F20"/>
          <w:spacing w:val="22"/>
          <w:sz w:val="16"/>
        </w:rPr>
        <w:t xml:space="preserve"> </w:t>
      </w:r>
      <w:r>
        <w:rPr>
          <w:color w:val="231F20"/>
          <w:sz w:val="16"/>
        </w:rPr>
        <w:t>Act</w:t>
      </w:r>
      <w:r>
        <w:rPr>
          <w:color w:val="231F20"/>
          <w:spacing w:val="32"/>
          <w:sz w:val="16"/>
        </w:rPr>
        <w:t xml:space="preserve"> </w:t>
      </w:r>
      <w:r>
        <w:rPr>
          <w:color w:val="231F20"/>
          <w:sz w:val="16"/>
        </w:rPr>
        <w:t>1985,</w:t>
      </w:r>
      <w:r>
        <w:rPr>
          <w:color w:val="231F20"/>
          <w:spacing w:val="32"/>
          <w:sz w:val="16"/>
        </w:rPr>
        <w:t xml:space="preserve"> </w:t>
      </w:r>
      <w:r>
        <w:rPr>
          <w:color w:val="231F20"/>
          <w:sz w:val="16"/>
        </w:rPr>
        <w:t>as</w:t>
      </w:r>
      <w:r>
        <w:rPr>
          <w:color w:val="231F20"/>
          <w:spacing w:val="32"/>
          <w:sz w:val="16"/>
        </w:rPr>
        <w:t xml:space="preserve"> </w:t>
      </w:r>
      <w:r>
        <w:rPr>
          <w:color w:val="231F20"/>
          <w:sz w:val="16"/>
        </w:rPr>
        <w:t>inserted</w:t>
      </w:r>
      <w:r>
        <w:rPr>
          <w:color w:val="231F20"/>
          <w:spacing w:val="32"/>
          <w:sz w:val="16"/>
        </w:rPr>
        <w:t xml:space="preserve"> </w:t>
      </w:r>
      <w:r>
        <w:rPr>
          <w:color w:val="231F20"/>
          <w:sz w:val="16"/>
        </w:rPr>
        <w:t>by</w:t>
      </w:r>
      <w:r>
        <w:rPr>
          <w:color w:val="231F20"/>
          <w:spacing w:val="32"/>
          <w:sz w:val="16"/>
        </w:rPr>
        <w:t xml:space="preserve"> </w:t>
      </w:r>
      <w:r>
        <w:rPr>
          <w:color w:val="231F20"/>
          <w:sz w:val="16"/>
        </w:rPr>
        <w:t>s.64,</w:t>
      </w:r>
      <w:r>
        <w:rPr>
          <w:color w:val="231F20"/>
          <w:spacing w:val="32"/>
          <w:sz w:val="16"/>
        </w:rPr>
        <w:t xml:space="preserve"> </w:t>
      </w:r>
      <w:r>
        <w:rPr>
          <w:color w:val="231F20"/>
          <w:sz w:val="16"/>
        </w:rPr>
        <w:t>Leasehold</w:t>
      </w:r>
      <w:r>
        <w:rPr>
          <w:color w:val="231F20"/>
          <w:spacing w:val="32"/>
          <w:sz w:val="16"/>
        </w:rPr>
        <w:t xml:space="preserve"> </w:t>
      </w:r>
      <w:r>
        <w:rPr>
          <w:color w:val="231F20"/>
          <w:sz w:val="16"/>
        </w:rPr>
        <w:t>and</w:t>
      </w:r>
      <w:r>
        <w:rPr>
          <w:color w:val="231F20"/>
          <w:spacing w:val="32"/>
          <w:sz w:val="16"/>
        </w:rPr>
        <w:t xml:space="preserve"> </w:t>
      </w:r>
      <w:r>
        <w:rPr>
          <w:color w:val="231F20"/>
          <w:sz w:val="16"/>
        </w:rPr>
        <w:t>Freehold Reform Act 2024 with effect from 3 March 2025.</w:t>
      </w:r>
    </w:p>
    <w:p w14:paraId="7855641E" w14:textId="77777777" w:rsidR="00180D28" w:rsidRDefault="00180D28">
      <w:pPr>
        <w:spacing w:line="223" w:lineRule="auto"/>
        <w:rPr>
          <w:sz w:val="16"/>
        </w:rPr>
        <w:sectPr w:rsidR="00180D28">
          <w:headerReference w:type="even" r:id="rId72"/>
          <w:headerReference w:type="default" r:id="rId73"/>
          <w:footerReference w:type="even" r:id="rId74"/>
          <w:footerReference w:type="default" r:id="rId75"/>
          <w:pgSz w:w="12240" w:h="15840"/>
          <w:pgMar w:top="2080" w:right="1800" w:bottom="2080" w:left="1800" w:header="1889" w:footer="1895" w:gutter="0"/>
          <w:pgNumType w:start="34"/>
          <w:cols w:space="720"/>
        </w:sectPr>
      </w:pPr>
    </w:p>
    <w:p w14:paraId="7855641F" w14:textId="77777777" w:rsidR="00180D28" w:rsidRDefault="002909AC">
      <w:pPr>
        <w:pStyle w:val="BodyText"/>
        <w:spacing w:before="225" w:line="208" w:lineRule="auto"/>
        <w:ind w:left="890" w:right="83"/>
        <w:jc w:val="both"/>
        <w:rPr>
          <w:rFonts w:ascii="Arial"/>
          <w:b/>
        </w:rPr>
      </w:pPr>
      <w:r>
        <w:rPr>
          <w:color w:val="231F20"/>
        </w:rPr>
        <w:lastRenderedPageBreak/>
        <w:t>other than the 2002 Act to order payment of costs.</w:t>
      </w:r>
      <w:r>
        <w:rPr>
          <w:rFonts w:ascii="Arial"/>
          <w:b/>
          <w:color w:val="231F20"/>
          <w:vertAlign w:val="superscript"/>
        </w:rPr>
        <w:t>5</w:t>
      </w:r>
      <w:r>
        <w:rPr>
          <w:rFonts w:ascii="Arial"/>
          <w:b/>
          <w:color w:val="231F20"/>
        </w:rPr>
        <w:t xml:space="preserve"> </w:t>
      </w:r>
      <w:r>
        <w:rPr>
          <w:color w:val="231F20"/>
        </w:rPr>
        <w:t>Secondly, under s.87B of the 2002 Act the appropriate tribunal may order an RTM company to pay costs which have been reasonably incurred in consequence of a claim notice given by the company if the claim notice is withdrawn or otherwise ceases to have effect by reason of one of the right to manage provisions of the 2002 Act, and the RTM company acted unreasonably in giving the claim notice or in not withdrawing it or causing it to cease to have effect sooner. Such an order may only be made in</w:t>
      </w:r>
      <w:r>
        <w:rPr>
          <w:color w:val="231F20"/>
          <w:spacing w:val="80"/>
        </w:rPr>
        <w:t xml:space="preserve"> </w:t>
      </w:r>
      <w:r>
        <w:rPr>
          <w:color w:val="231F20"/>
        </w:rPr>
        <w:t>favour of an applicant who is party to a lease of the whole or any part of the premises as landlord, or otherwise than as landlord or tenant, or a manager of the premises appointed under the Landlord and Tenant Act 1987. The power to award costs applies only to costs incurred before the claim notice is withdrawn, or is deemed withdrawn, or ceases to have effect, and only to costs incurred other than in connection with proceedings before a court or tribunal.</w:t>
      </w:r>
      <w:r>
        <w:rPr>
          <w:rFonts w:ascii="Arial"/>
          <w:b/>
          <w:color w:val="231F20"/>
          <w:vertAlign w:val="superscript"/>
        </w:rPr>
        <w:t>6</w:t>
      </w:r>
      <w:r>
        <w:rPr>
          <w:rFonts w:ascii="Arial"/>
          <w:b/>
          <w:color w:val="231F20"/>
        </w:rPr>
        <w:t xml:space="preserve"> </w:t>
      </w:r>
      <w:r>
        <w:rPr>
          <w:color w:val="231F20"/>
        </w:rPr>
        <w:t>The effect of an order made by the appropriate tribunal under s.87B against an RTM company is that each person who is or has been a member of the RTM company is also liable (jointly and severally with the RTM company and each other such person).</w:t>
      </w:r>
      <w:r>
        <w:rPr>
          <w:rFonts w:ascii="Arial"/>
          <w:b/>
          <w:color w:val="231F20"/>
          <w:vertAlign w:val="superscript"/>
        </w:rPr>
        <w:t>7</w:t>
      </w:r>
    </w:p>
    <w:p w14:paraId="78556420" w14:textId="77777777" w:rsidR="00180D28" w:rsidRDefault="00180D28">
      <w:pPr>
        <w:pStyle w:val="BodyText"/>
        <w:spacing w:before="15"/>
        <w:rPr>
          <w:rFonts w:ascii="Arial"/>
          <w:b/>
        </w:rPr>
      </w:pPr>
    </w:p>
    <w:p w14:paraId="78556421" w14:textId="77777777" w:rsidR="00180D28" w:rsidRDefault="002909AC">
      <w:pPr>
        <w:pStyle w:val="Heading1"/>
        <w:numPr>
          <w:ilvl w:val="0"/>
          <w:numId w:val="8"/>
        </w:numPr>
        <w:tabs>
          <w:tab w:val="left" w:pos="1296"/>
        </w:tabs>
        <w:spacing w:line="208" w:lineRule="auto"/>
        <w:ind w:left="1296" w:right="591" w:hanging="407"/>
        <w:jc w:val="left"/>
      </w:pPr>
      <w:r>
        <w:rPr>
          <w:color w:val="231F20"/>
        </w:rPr>
        <w:t>ACQUISITION, EXERCISE</w:t>
      </w:r>
      <w:r>
        <w:rPr>
          <w:color w:val="231F20"/>
          <w:spacing w:val="-10"/>
        </w:rPr>
        <w:t xml:space="preserve"> </w:t>
      </w:r>
      <w:r>
        <w:rPr>
          <w:color w:val="231F20"/>
        </w:rPr>
        <w:t xml:space="preserve">AND CESSATION OF THE RIGHT TO </w:t>
      </w:r>
      <w:r>
        <w:rPr>
          <w:color w:val="231F20"/>
          <w:spacing w:val="-2"/>
        </w:rPr>
        <w:t>MANAGE</w:t>
      </w:r>
    </w:p>
    <w:p w14:paraId="78556422" w14:textId="77777777" w:rsidR="00180D28" w:rsidRDefault="002909AC">
      <w:pPr>
        <w:spacing w:before="95"/>
        <w:ind w:left="890"/>
        <w:jc w:val="both"/>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5"/>
          <w:sz w:val="20"/>
        </w:rPr>
        <w:t xml:space="preserve"> </w:t>
      </w:r>
      <w:proofErr w:type="gramStart"/>
      <w:r>
        <w:rPr>
          <w:rFonts w:ascii="Century Schoolbook" w:hAnsi="Century Schoolbook"/>
          <w:b/>
          <w:color w:val="231F20"/>
          <w:sz w:val="20"/>
        </w:rPr>
        <w:t>31:48</w:t>
      </w:r>
      <w:r>
        <w:rPr>
          <w:rFonts w:ascii="Century Schoolbook" w:hAnsi="Century Schoolbook"/>
          <w:b/>
          <w:color w:val="231F20"/>
          <w:spacing w:val="37"/>
          <w:sz w:val="20"/>
        </w:rPr>
        <w:t xml:space="preserve">  </w:t>
      </w:r>
      <w:r>
        <w:rPr>
          <w:rFonts w:ascii="Century Schoolbook" w:hAnsi="Century Schoolbook"/>
          <w:b/>
          <w:color w:val="231F20"/>
          <w:sz w:val="20"/>
        </w:rPr>
        <w:t>Manner</w:t>
      </w:r>
      <w:proofErr w:type="gramEnd"/>
      <w:r>
        <w:rPr>
          <w:rFonts w:ascii="Century Schoolbook" w:hAnsi="Century Schoolbook"/>
          <w:b/>
          <w:color w:val="231F20"/>
          <w:spacing w:val="8"/>
          <w:sz w:val="20"/>
        </w:rPr>
        <w:t xml:space="preserve"> </w:t>
      </w:r>
      <w:r>
        <w:rPr>
          <w:rFonts w:ascii="Century Schoolbook" w:hAnsi="Century Schoolbook"/>
          <w:b/>
          <w:color w:val="231F20"/>
          <w:sz w:val="20"/>
        </w:rPr>
        <w:t>of</w:t>
      </w:r>
      <w:r>
        <w:rPr>
          <w:rFonts w:ascii="Century Schoolbook" w:hAnsi="Century Schoolbook"/>
          <w:b/>
          <w:color w:val="231F20"/>
          <w:spacing w:val="6"/>
          <w:sz w:val="20"/>
        </w:rPr>
        <w:t xml:space="preserve"> </w:t>
      </w:r>
      <w:r>
        <w:rPr>
          <w:rFonts w:ascii="Century Schoolbook" w:hAnsi="Century Schoolbook"/>
          <w:b/>
          <w:color w:val="231F20"/>
          <w:spacing w:val="-2"/>
          <w:sz w:val="20"/>
        </w:rPr>
        <w:t>acquisition</w:t>
      </w:r>
    </w:p>
    <w:p w14:paraId="78556423" w14:textId="77777777" w:rsidR="00180D28" w:rsidRDefault="002909AC">
      <w:pPr>
        <w:pStyle w:val="BodyText"/>
        <w:spacing w:before="81" w:line="213" w:lineRule="auto"/>
        <w:ind w:left="890" w:right="83" w:firstLine="199"/>
        <w:jc w:val="both"/>
      </w:pPr>
      <w:r>
        <w:rPr>
          <w:color w:val="231F20"/>
        </w:rPr>
        <w:t>As previously explained, the right to manage is not acquired by agreement or in consequence of the order of a tribunal,</w:t>
      </w:r>
      <w:r>
        <w:rPr>
          <w:rFonts w:ascii="Arial" w:hAnsi="Arial"/>
          <w:b/>
          <w:color w:val="231F20"/>
          <w:vertAlign w:val="superscript"/>
        </w:rPr>
        <w:t>1</w:t>
      </w:r>
      <w:r>
        <w:rPr>
          <w:rFonts w:ascii="Arial" w:hAnsi="Arial"/>
          <w:b/>
          <w:color w:val="231F20"/>
        </w:rPr>
        <w:t xml:space="preserve"> </w:t>
      </w:r>
      <w:r>
        <w:rPr>
          <w:color w:val="231F20"/>
        </w:rPr>
        <w:t>but is conferred by the 2002 Act on an</w:t>
      </w:r>
      <w:r>
        <w:rPr>
          <w:color w:val="231F20"/>
          <w:spacing w:val="40"/>
        </w:rPr>
        <w:t xml:space="preserve"> </w:t>
      </w:r>
      <w:r>
        <w:rPr>
          <w:color w:val="231F20"/>
        </w:rPr>
        <w:t>RTM company which correctly follows the statutory procedure for making a claim provided all of the relevant conditions have been met.</w:t>
      </w:r>
      <w:r>
        <w:rPr>
          <w:rFonts w:ascii="Arial" w:hAnsi="Arial"/>
          <w:b/>
          <w:color w:val="231F20"/>
          <w:vertAlign w:val="superscript"/>
        </w:rPr>
        <w:t>2</w:t>
      </w:r>
      <w:r>
        <w:rPr>
          <w:rFonts w:ascii="Arial" w:hAnsi="Arial"/>
          <w:b/>
          <w:color w:val="231F20"/>
        </w:rPr>
        <w:t xml:space="preserve"> </w:t>
      </w:r>
      <w:r>
        <w:rPr>
          <w:color w:val="231F20"/>
        </w:rPr>
        <w:t xml:space="preserve">No confirmation of the </w:t>
      </w:r>
      <w:proofErr w:type="spellStart"/>
      <w:r>
        <w:rPr>
          <w:color w:val="231F20"/>
        </w:rPr>
        <w:t>suc-cessful</w:t>
      </w:r>
      <w:proofErr w:type="spellEnd"/>
      <w:r>
        <w:rPr>
          <w:color w:val="231F20"/>
        </w:rPr>
        <w:t xml:space="preserve"> acquisition of the right is provided for by the 2002 Act except where the RTM company’s entitlement is challenged by a recipient of the claim notice giving a counter-notice, in which case the right will not be acquired unless a </w:t>
      </w:r>
      <w:proofErr w:type="spellStart"/>
      <w:r>
        <w:rPr>
          <w:color w:val="231F20"/>
        </w:rPr>
        <w:t>determina-tion</w:t>
      </w:r>
      <w:proofErr w:type="spellEnd"/>
      <w:r>
        <w:rPr>
          <w:color w:val="231F20"/>
        </w:rPr>
        <w:t xml:space="preserve"> of entitlement is obtained from the appropriate tribunal. There is no specific procedure under the 2002 Act for any other party not entitled to receive a claim notice but nonetheless affected by the RTM company’s acquisition of the right to dispute that the right is applicable or that the statutory procedures have been properly</w:t>
      </w:r>
      <w:r>
        <w:rPr>
          <w:color w:val="231F20"/>
          <w:spacing w:val="-8"/>
        </w:rPr>
        <w:t xml:space="preserve"> </w:t>
      </w:r>
      <w:r>
        <w:rPr>
          <w:color w:val="231F20"/>
        </w:rPr>
        <w:t>implemented.</w:t>
      </w:r>
      <w:r>
        <w:rPr>
          <w:rFonts w:ascii="Arial" w:hAnsi="Arial"/>
          <w:b/>
          <w:color w:val="231F20"/>
          <w:vertAlign w:val="superscript"/>
        </w:rPr>
        <w:t>3</w:t>
      </w:r>
      <w:r>
        <w:rPr>
          <w:rFonts w:ascii="Arial" w:hAnsi="Arial"/>
          <w:b/>
          <w:color w:val="231F20"/>
          <w:spacing w:val="-8"/>
        </w:rPr>
        <w:t xml:space="preserve"> </w:t>
      </w:r>
      <w:r>
        <w:rPr>
          <w:color w:val="231F20"/>
        </w:rPr>
        <w:t>The</w:t>
      </w:r>
      <w:r>
        <w:rPr>
          <w:color w:val="231F20"/>
          <w:spacing w:val="-8"/>
        </w:rPr>
        <w:t xml:space="preserve"> </w:t>
      </w:r>
      <w:r>
        <w:rPr>
          <w:color w:val="231F20"/>
        </w:rPr>
        <w:t>successful</w:t>
      </w:r>
      <w:r>
        <w:rPr>
          <w:color w:val="231F20"/>
          <w:spacing w:val="-8"/>
        </w:rPr>
        <w:t xml:space="preserve"> </w:t>
      </w:r>
      <w:r>
        <w:rPr>
          <w:color w:val="231F20"/>
        </w:rPr>
        <w:t>acquisition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right</w:t>
      </w:r>
      <w:r>
        <w:rPr>
          <w:color w:val="231F20"/>
          <w:spacing w:val="-8"/>
        </w:rPr>
        <w:t xml:space="preserve"> </w:t>
      </w:r>
      <w:r>
        <w:rPr>
          <w:color w:val="231F20"/>
        </w:rPr>
        <w:t>to</w:t>
      </w:r>
      <w:r>
        <w:rPr>
          <w:color w:val="231F20"/>
          <w:spacing w:val="-8"/>
        </w:rPr>
        <w:t xml:space="preserve"> </w:t>
      </w:r>
      <w:r>
        <w:rPr>
          <w:color w:val="231F20"/>
        </w:rPr>
        <w:t>manage</w:t>
      </w:r>
      <w:r>
        <w:rPr>
          <w:color w:val="231F20"/>
          <w:spacing w:val="-8"/>
        </w:rPr>
        <w:t xml:space="preserve"> </w:t>
      </w:r>
      <w:r>
        <w:rPr>
          <w:color w:val="231F20"/>
        </w:rPr>
        <w:t>interferes with the contractual rights of qualifying tenants and third parties without any ap-parent entitlement to compensation.</w:t>
      </w:r>
    </w:p>
    <w:p w14:paraId="78556424" w14:textId="77777777" w:rsidR="00180D28" w:rsidRDefault="002909AC">
      <w:pPr>
        <w:pStyle w:val="BodyText"/>
        <w:spacing w:before="9"/>
        <w:rPr>
          <w:sz w:val="17"/>
        </w:rPr>
      </w:pPr>
      <w:r>
        <w:rPr>
          <w:noProof/>
          <w:sz w:val="17"/>
        </w:rPr>
        <mc:AlternateContent>
          <mc:Choice Requires="wps">
            <w:drawing>
              <wp:anchor distT="0" distB="0" distL="0" distR="0" simplePos="0" relativeHeight="487604736" behindDoc="1" locked="0" layoutInCell="1" allowOverlap="1" wp14:anchorId="78556517" wp14:editId="78556518">
                <wp:simplePos x="0" y="0"/>
                <wp:positionH relativeFrom="page">
                  <wp:posOffset>1708205</wp:posOffset>
                </wp:positionH>
                <wp:positionV relativeFrom="paragraph">
                  <wp:posOffset>151216</wp:posOffset>
                </wp:positionV>
                <wp:extent cx="912494"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FA39F8" id="Graphic 149" o:spid="_x0000_s1026" style="position:absolute;margin-left:134.5pt;margin-top:11.9pt;width:71.8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" path="m,l912373,e" filled="f" strokecolor="#231f20" strokeweight=".17597mm">
                <v:path arrowok="t"/>
                <w10:wrap type="topAndBottom" anchorx="page"/>
              </v:shape>
            </w:pict>
          </mc:Fallback>
        </mc:AlternateContent>
      </w:r>
    </w:p>
    <w:p w14:paraId="78556425" w14:textId="77777777" w:rsidR="00180D28" w:rsidRDefault="002909AC">
      <w:pPr>
        <w:spacing w:before="87" w:line="223" w:lineRule="auto"/>
        <w:ind w:left="890" w:right="82" w:firstLine="412"/>
        <w:jc w:val="both"/>
        <w:rPr>
          <w:sz w:val="16"/>
        </w:rPr>
      </w:pPr>
      <w:r>
        <w:rPr>
          <w:rFonts w:ascii="Arial"/>
          <w:b/>
          <w:color w:val="231F20"/>
          <w:sz w:val="16"/>
          <w:vertAlign w:val="superscript"/>
        </w:rPr>
        <w:t>5</w:t>
      </w:r>
      <w:r>
        <w:rPr>
          <w:color w:val="231F20"/>
          <w:sz w:val="16"/>
        </w:rPr>
        <w:t>Section 87</w:t>
      </w:r>
      <w:proofErr w:type="gramStart"/>
      <w:r>
        <w:rPr>
          <w:color w:val="231F20"/>
          <w:sz w:val="16"/>
        </w:rPr>
        <w:t>A(</w:t>
      </w:r>
      <w:proofErr w:type="gramEnd"/>
      <w:r>
        <w:rPr>
          <w:color w:val="231F20"/>
          <w:sz w:val="16"/>
        </w:rPr>
        <w:t>5) of the 2002 Act. An example would be an order against a party which has acted unreasonably for the payment of costs under r.13(1)(b), Tribunal Procedure (First-tier Tribunal) (Property Chamber) Rules 2013.</w:t>
      </w:r>
    </w:p>
    <w:p w14:paraId="78556426" w14:textId="77777777" w:rsidR="00180D28" w:rsidRDefault="002909AC">
      <w:pPr>
        <w:spacing w:before="51"/>
        <w:ind w:left="1302"/>
        <w:rPr>
          <w:sz w:val="16"/>
        </w:rPr>
      </w:pPr>
      <w:r>
        <w:rPr>
          <w:rFonts w:ascii="Arial" w:hAnsi="Arial"/>
          <w:b/>
          <w:color w:val="231F20"/>
          <w:sz w:val="16"/>
          <w:vertAlign w:val="superscript"/>
        </w:rPr>
        <w:t>6</w:t>
      </w:r>
      <w:r>
        <w:rPr>
          <w:color w:val="231F20"/>
          <w:sz w:val="16"/>
        </w:rPr>
        <w:t>Section</w:t>
      </w:r>
      <w:r>
        <w:rPr>
          <w:color w:val="231F20"/>
          <w:spacing w:val="5"/>
          <w:sz w:val="16"/>
        </w:rPr>
        <w:t xml:space="preserve"> </w:t>
      </w:r>
      <w:r>
        <w:rPr>
          <w:color w:val="231F20"/>
          <w:sz w:val="16"/>
        </w:rPr>
        <w:t>87</w:t>
      </w:r>
      <w:proofErr w:type="gramStart"/>
      <w:r>
        <w:rPr>
          <w:color w:val="231F20"/>
          <w:sz w:val="16"/>
        </w:rPr>
        <w:t>B(</w:t>
      </w:r>
      <w:proofErr w:type="gramEnd"/>
      <w:r>
        <w:rPr>
          <w:color w:val="231F20"/>
          <w:sz w:val="16"/>
        </w:rPr>
        <w:t>1)</w:t>
      </w:r>
      <w:proofErr w:type="gramStart"/>
      <w:r>
        <w:rPr>
          <w:color w:val="231F20"/>
          <w:sz w:val="16"/>
        </w:rPr>
        <w:t>–(</w:t>
      </w:r>
      <w:proofErr w:type="gramEnd"/>
      <w:r>
        <w:rPr>
          <w:color w:val="231F20"/>
          <w:sz w:val="16"/>
        </w:rPr>
        <w:t>2)</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5"/>
          <w:sz w:val="16"/>
        </w:rPr>
        <w:t xml:space="preserve"> </w:t>
      </w:r>
      <w:r>
        <w:rPr>
          <w:color w:val="231F20"/>
          <w:sz w:val="16"/>
        </w:rPr>
        <w:t>2002</w:t>
      </w:r>
      <w:r>
        <w:rPr>
          <w:color w:val="231F20"/>
          <w:spacing w:val="-2"/>
          <w:sz w:val="16"/>
        </w:rPr>
        <w:t xml:space="preserve"> </w:t>
      </w:r>
      <w:r>
        <w:rPr>
          <w:color w:val="231F20"/>
          <w:spacing w:val="-4"/>
          <w:sz w:val="16"/>
        </w:rPr>
        <w:t>Act.</w:t>
      </w:r>
    </w:p>
    <w:p w14:paraId="78556427" w14:textId="77777777" w:rsidR="00180D28" w:rsidRDefault="002909AC">
      <w:pPr>
        <w:spacing w:before="59" w:line="223" w:lineRule="auto"/>
        <w:ind w:left="890" w:right="83" w:firstLine="412"/>
        <w:jc w:val="both"/>
        <w:rPr>
          <w:sz w:val="16"/>
        </w:rPr>
      </w:pPr>
      <w:r>
        <w:rPr>
          <w:rFonts w:ascii="Arial"/>
          <w:b/>
          <w:color w:val="231F20"/>
          <w:sz w:val="16"/>
          <w:vertAlign w:val="superscript"/>
        </w:rPr>
        <w:t>7</w:t>
      </w:r>
      <w:r>
        <w:rPr>
          <w:color w:val="231F20"/>
          <w:sz w:val="16"/>
        </w:rPr>
        <w:t>Section 87</w:t>
      </w:r>
      <w:proofErr w:type="gramStart"/>
      <w:r>
        <w:rPr>
          <w:color w:val="231F20"/>
          <w:sz w:val="16"/>
        </w:rPr>
        <w:t>B(</w:t>
      </w:r>
      <w:proofErr w:type="gramEnd"/>
      <w:r>
        <w:rPr>
          <w:color w:val="231F20"/>
          <w:sz w:val="16"/>
        </w:rPr>
        <w:t>3) of the 2002 Act. A former member is not liable once they have assigned their</w:t>
      </w:r>
      <w:r>
        <w:rPr>
          <w:color w:val="231F20"/>
          <w:spacing w:val="80"/>
          <w:sz w:val="16"/>
        </w:rPr>
        <w:t xml:space="preserve"> </w:t>
      </w:r>
      <w:r>
        <w:rPr>
          <w:color w:val="231F20"/>
          <w:sz w:val="16"/>
        </w:rPr>
        <w:t>lease to another person who has become a member of the RTM company: s.87B(4). It would be prudent precaution for members of an RTM company who wish to assign their lease to require their assignee to become a member of the company.</w:t>
      </w:r>
    </w:p>
    <w:p w14:paraId="78556428" w14:textId="77777777" w:rsidR="00180D28" w:rsidRDefault="002909AC">
      <w:pPr>
        <w:spacing w:before="71"/>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31:48]</w:t>
      </w:r>
    </w:p>
    <w:p w14:paraId="78556429" w14:textId="77777777" w:rsidR="00180D28" w:rsidRDefault="002909AC">
      <w:pPr>
        <w:spacing w:before="78" w:line="223" w:lineRule="auto"/>
        <w:ind w:left="890" w:right="83" w:firstLine="412"/>
        <w:jc w:val="both"/>
        <w:rPr>
          <w:sz w:val="16"/>
        </w:rPr>
      </w:pPr>
      <w:r>
        <w:rPr>
          <w:rFonts w:ascii="Arial" w:hAnsi="Arial"/>
          <w:b/>
          <w:color w:val="231F20"/>
          <w:sz w:val="16"/>
          <w:vertAlign w:val="superscript"/>
        </w:rPr>
        <w:t>1</w:t>
      </w:r>
      <w:r>
        <w:rPr>
          <w:color w:val="231F20"/>
          <w:sz w:val="16"/>
        </w:rPr>
        <w:t>With the sole exception of an order under s.85 of the 2002 Act where none of those to whom a claim notice is required to be given can be traced, see § 31:37.</w:t>
      </w:r>
    </w:p>
    <w:p w14:paraId="7855642A" w14:textId="77777777" w:rsidR="00180D28" w:rsidRDefault="002909AC">
      <w:pPr>
        <w:spacing w:before="51"/>
        <w:ind w:left="1302"/>
        <w:rPr>
          <w:sz w:val="16"/>
        </w:rPr>
      </w:pPr>
      <w:r>
        <w:rPr>
          <w:rFonts w:ascii="Arial"/>
          <w:b/>
          <w:color w:val="231F20"/>
          <w:sz w:val="16"/>
          <w:vertAlign w:val="superscript"/>
        </w:rPr>
        <w:t>2</w:t>
      </w:r>
      <w:r>
        <w:rPr>
          <w:rFonts w:ascii="Century Schoolbook"/>
          <w:i/>
          <w:color w:val="231F20"/>
          <w:sz w:val="16"/>
        </w:rPr>
        <w:t>Alleyn</w:t>
      </w:r>
      <w:r>
        <w:rPr>
          <w:rFonts w:ascii="Century Schoolbook"/>
          <w:i/>
          <w:color w:val="231F20"/>
          <w:spacing w:val="4"/>
          <w:sz w:val="16"/>
        </w:rPr>
        <w:t xml:space="preserve"> </w:t>
      </w:r>
      <w:r>
        <w:rPr>
          <w:rFonts w:ascii="Century Schoolbook"/>
          <w:i/>
          <w:color w:val="231F20"/>
          <w:sz w:val="16"/>
        </w:rPr>
        <w:t>Court</w:t>
      </w:r>
      <w:r>
        <w:rPr>
          <w:rFonts w:ascii="Century Schoolbook"/>
          <w:i/>
          <w:color w:val="231F20"/>
          <w:spacing w:val="5"/>
          <w:sz w:val="16"/>
        </w:rPr>
        <w:t xml:space="preserve"> </w:t>
      </w:r>
      <w:r>
        <w:rPr>
          <w:rFonts w:ascii="Century Schoolbook"/>
          <w:i/>
          <w:color w:val="231F20"/>
          <w:sz w:val="16"/>
        </w:rPr>
        <w:t>RTM</w:t>
      </w:r>
      <w:r>
        <w:rPr>
          <w:rFonts w:ascii="Century Schoolbook"/>
          <w:i/>
          <w:color w:val="231F20"/>
          <w:spacing w:val="4"/>
          <w:sz w:val="16"/>
        </w:rPr>
        <w:t xml:space="preserve"> </w:t>
      </w:r>
      <w:r>
        <w:rPr>
          <w:rFonts w:ascii="Century Schoolbook"/>
          <w:i/>
          <w:color w:val="231F20"/>
          <w:sz w:val="16"/>
        </w:rPr>
        <w:t>Co</w:t>
      </w:r>
      <w:r>
        <w:rPr>
          <w:rFonts w:ascii="Century Schoolbook"/>
          <w:i/>
          <w:color w:val="231F20"/>
          <w:spacing w:val="5"/>
          <w:sz w:val="16"/>
        </w:rPr>
        <w:t xml:space="preserve"> </w:t>
      </w:r>
      <w:r>
        <w:rPr>
          <w:rFonts w:ascii="Century Schoolbook"/>
          <w:i/>
          <w:color w:val="231F20"/>
          <w:sz w:val="16"/>
        </w:rPr>
        <w:t>Ltd</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Abou-Hamdan</w:t>
      </w:r>
      <w:r>
        <w:rPr>
          <w:rFonts w:ascii="Century Schoolbook"/>
          <w:i/>
          <w:color w:val="231F20"/>
          <w:spacing w:val="4"/>
          <w:sz w:val="16"/>
        </w:rPr>
        <w:t xml:space="preserve"> </w:t>
      </w:r>
      <w:r>
        <w:rPr>
          <w:color w:val="231F20"/>
          <w:sz w:val="16"/>
        </w:rPr>
        <w:t>[2012]</w:t>
      </w:r>
      <w:r>
        <w:rPr>
          <w:color w:val="231F20"/>
          <w:spacing w:val="5"/>
          <w:sz w:val="16"/>
        </w:rPr>
        <w:t xml:space="preserve"> </w:t>
      </w:r>
      <w:r>
        <w:rPr>
          <w:color w:val="231F20"/>
          <w:sz w:val="16"/>
        </w:rPr>
        <w:t>UKUT</w:t>
      </w:r>
      <w:r>
        <w:rPr>
          <w:color w:val="231F20"/>
          <w:spacing w:val="4"/>
          <w:sz w:val="16"/>
        </w:rPr>
        <w:t xml:space="preserve"> </w:t>
      </w:r>
      <w:r>
        <w:rPr>
          <w:color w:val="231F20"/>
          <w:sz w:val="16"/>
        </w:rPr>
        <w:t>74</w:t>
      </w:r>
      <w:r>
        <w:rPr>
          <w:color w:val="231F20"/>
          <w:spacing w:val="5"/>
          <w:sz w:val="16"/>
        </w:rPr>
        <w:t xml:space="preserve"> </w:t>
      </w:r>
      <w:r>
        <w:rPr>
          <w:color w:val="231F20"/>
          <w:spacing w:val="-2"/>
          <w:sz w:val="16"/>
        </w:rPr>
        <w:t>(LC).</w:t>
      </w:r>
    </w:p>
    <w:p w14:paraId="7855642B" w14:textId="77777777" w:rsidR="00180D28" w:rsidRDefault="002909AC">
      <w:pPr>
        <w:spacing w:before="58" w:line="223" w:lineRule="auto"/>
        <w:ind w:left="890" w:right="82" w:firstLine="412"/>
        <w:jc w:val="both"/>
        <w:rPr>
          <w:sz w:val="16"/>
        </w:rPr>
      </w:pPr>
      <w:r>
        <w:rPr>
          <w:rFonts w:ascii="Arial"/>
          <w:b/>
          <w:color w:val="231F20"/>
          <w:sz w:val="16"/>
          <w:vertAlign w:val="superscript"/>
        </w:rPr>
        <w:t>3</w:t>
      </w:r>
      <w:r>
        <w:rPr>
          <w:color w:val="231F20"/>
          <w:sz w:val="16"/>
        </w:rPr>
        <w:t>The appropriate tribunal has no jurisdiction to entertain an application by any party other than an RTM company for a determination under s.84(3) of the 2002</w:t>
      </w:r>
      <w:r>
        <w:rPr>
          <w:color w:val="231F20"/>
          <w:spacing w:val="-3"/>
          <w:sz w:val="16"/>
        </w:rPr>
        <w:t xml:space="preserve"> </w:t>
      </w:r>
      <w:r>
        <w:rPr>
          <w:color w:val="231F20"/>
          <w:sz w:val="16"/>
        </w:rPr>
        <w:t>Act that the right to manage has been acquired, nor any jurisdiction at all to make such a determination in the absence of a counter-notice. Despite the availability of any specific statutory procedure, third parties, such as a tenant of part of</w:t>
      </w:r>
      <w:r>
        <w:rPr>
          <w:color w:val="231F20"/>
          <w:spacing w:val="80"/>
          <w:sz w:val="16"/>
        </w:rPr>
        <w:t xml:space="preserve"> </w:t>
      </w:r>
      <w:r>
        <w:rPr>
          <w:color w:val="231F20"/>
          <w:sz w:val="16"/>
        </w:rPr>
        <w:t>the</w:t>
      </w:r>
      <w:r>
        <w:rPr>
          <w:color w:val="231F20"/>
          <w:spacing w:val="5"/>
          <w:sz w:val="16"/>
        </w:rPr>
        <w:t xml:space="preserve"> </w:t>
      </w:r>
      <w:r>
        <w:rPr>
          <w:color w:val="231F20"/>
          <w:sz w:val="16"/>
        </w:rPr>
        <w:t>premises</w:t>
      </w:r>
      <w:r>
        <w:rPr>
          <w:color w:val="231F20"/>
          <w:spacing w:val="5"/>
          <w:sz w:val="16"/>
        </w:rPr>
        <w:t xml:space="preserve"> </w:t>
      </w:r>
      <w:r>
        <w:rPr>
          <w:color w:val="231F20"/>
          <w:sz w:val="16"/>
        </w:rPr>
        <w:t>or</w:t>
      </w:r>
      <w:r>
        <w:rPr>
          <w:color w:val="231F20"/>
          <w:spacing w:val="5"/>
          <w:sz w:val="16"/>
        </w:rPr>
        <w:t xml:space="preserve"> </w:t>
      </w:r>
      <w:r>
        <w:rPr>
          <w:color w:val="231F20"/>
          <w:sz w:val="16"/>
        </w:rPr>
        <w:t>an</w:t>
      </w:r>
      <w:r>
        <w:rPr>
          <w:color w:val="231F20"/>
          <w:spacing w:val="5"/>
          <w:sz w:val="16"/>
        </w:rPr>
        <w:t xml:space="preserve"> </w:t>
      </w:r>
      <w:r>
        <w:rPr>
          <w:color w:val="231F20"/>
          <w:sz w:val="16"/>
        </w:rPr>
        <w:t>existing</w:t>
      </w:r>
      <w:r>
        <w:rPr>
          <w:color w:val="231F20"/>
          <w:spacing w:val="5"/>
          <w:sz w:val="16"/>
        </w:rPr>
        <w:t xml:space="preserve"> </w:t>
      </w:r>
      <w:r>
        <w:rPr>
          <w:color w:val="231F20"/>
          <w:sz w:val="16"/>
        </w:rPr>
        <w:t>managing</w:t>
      </w:r>
      <w:r>
        <w:rPr>
          <w:color w:val="231F20"/>
          <w:spacing w:val="5"/>
          <w:sz w:val="16"/>
        </w:rPr>
        <w:t xml:space="preserve"> </w:t>
      </w:r>
      <w:r>
        <w:rPr>
          <w:color w:val="231F20"/>
          <w:sz w:val="16"/>
        </w:rPr>
        <w:t>agent,</w:t>
      </w:r>
      <w:r>
        <w:rPr>
          <w:color w:val="231F20"/>
          <w:spacing w:val="5"/>
          <w:sz w:val="16"/>
        </w:rPr>
        <w:t xml:space="preserve"> </w:t>
      </w:r>
      <w:r>
        <w:rPr>
          <w:color w:val="231F20"/>
          <w:sz w:val="16"/>
        </w:rPr>
        <w:t>who</w:t>
      </w:r>
      <w:r>
        <w:rPr>
          <w:color w:val="231F20"/>
          <w:spacing w:val="5"/>
          <w:sz w:val="16"/>
        </w:rPr>
        <w:t xml:space="preserve"> </w:t>
      </w:r>
      <w:r>
        <w:rPr>
          <w:color w:val="231F20"/>
          <w:sz w:val="16"/>
        </w:rPr>
        <w:t>are</w:t>
      </w:r>
      <w:r>
        <w:rPr>
          <w:color w:val="231F20"/>
          <w:spacing w:val="6"/>
          <w:sz w:val="16"/>
        </w:rPr>
        <w:t xml:space="preserve"> </w:t>
      </w:r>
      <w:r>
        <w:rPr>
          <w:color w:val="231F20"/>
          <w:sz w:val="16"/>
        </w:rPr>
        <w:t>not</w:t>
      </w:r>
      <w:r>
        <w:rPr>
          <w:color w:val="231F20"/>
          <w:spacing w:val="5"/>
          <w:sz w:val="16"/>
        </w:rPr>
        <w:t xml:space="preserve"> </w:t>
      </w:r>
      <w:r>
        <w:rPr>
          <w:color w:val="231F20"/>
          <w:sz w:val="16"/>
        </w:rPr>
        <w:t>parties</w:t>
      </w:r>
      <w:r>
        <w:rPr>
          <w:color w:val="231F20"/>
          <w:spacing w:val="5"/>
          <w:sz w:val="16"/>
        </w:rPr>
        <w:t xml:space="preserve"> </w:t>
      </w:r>
      <w:r>
        <w:rPr>
          <w:color w:val="231F20"/>
          <w:sz w:val="16"/>
        </w:rPr>
        <w:t>to</w:t>
      </w:r>
      <w:r>
        <w:rPr>
          <w:color w:val="231F20"/>
          <w:spacing w:val="5"/>
          <w:sz w:val="16"/>
        </w:rPr>
        <w:t xml:space="preserve"> </w:t>
      </w:r>
      <w:r>
        <w:rPr>
          <w:color w:val="231F20"/>
          <w:sz w:val="16"/>
        </w:rPr>
        <w:t>any</w:t>
      </w:r>
      <w:r>
        <w:rPr>
          <w:color w:val="231F20"/>
          <w:spacing w:val="5"/>
          <w:sz w:val="16"/>
        </w:rPr>
        <w:t xml:space="preserve"> </w:t>
      </w:r>
      <w:r>
        <w:rPr>
          <w:color w:val="231F20"/>
          <w:sz w:val="16"/>
        </w:rPr>
        <w:t>determination</w:t>
      </w:r>
      <w:r>
        <w:rPr>
          <w:color w:val="231F20"/>
          <w:spacing w:val="5"/>
          <w:sz w:val="16"/>
        </w:rPr>
        <w:t xml:space="preserve"> </w:t>
      </w:r>
      <w:r>
        <w:rPr>
          <w:color w:val="231F20"/>
          <w:sz w:val="16"/>
        </w:rPr>
        <w:t>by</w:t>
      </w:r>
      <w:r>
        <w:rPr>
          <w:color w:val="231F20"/>
          <w:spacing w:val="5"/>
          <w:sz w:val="16"/>
        </w:rPr>
        <w:t xml:space="preserve"> </w:t>
      </w:r>
      <w:r>
        <w:rPr>
          <w:color w:val="231F20"/>
          <w:sz w:val="16"/>
        </w:rPr>
        <w:t>the</w:t>
      </w:r>
      <w:r>
        <w:rPr>
          <w:color w:val="231F20"/>
          <w:spacing w:val="5"/>
          <w:sz w:val="16"/>
        </w:rPr>
        <w:t xml:space="preserve"> </w:t>
      </w:r>
      <w:r>
        <w:rPr>
          <w:color w:val="231F20"/>
          <w:spacing w:val="-2"/>
          <w:sz w:val="16"/>
        </w:rPr>
        <w:t>tribunal</w:t>
      </w:r>
    </w:p>
    <w:p w14:paraId="7855642C" w14:textId="77777777" w:rsidR="00180D28" w:rsidRDefault="00180D28">
      <w:pPr>
        <w:spacing w:line="223" w:lineRule="auto"/>
        <w:jc w:val="both"/>
        <w:rPr>
          <w:sz w:val="16"/>
        </w:rPr>
        <w:sectPr w:rsidR="00180D28">
          <w:pgSz w:w="12240" w:h="15840"/>
          <w:pgMar w:top="2080" w:right="1800" w:bottom="2100" w:left="1800" w:header="1889" w:footer="1911" w:gutter="0"/>
          <w:cols w:space="720"/>
        </w:sectPr>
      </w:pPr>
    </w:p>
    <w:p w14:paraId="7855642D" w14:textId="77777777" w:rsidR="00180D28" w:rsidRDefault="002909AC">
      <w:pPr>
        <w:pStyle w:val="Heading1"/>
        <w:spacing w:before="199"/>
        <w:ind w:left="39"/>
      </w:pPr>
      <w:r>
        <w:rPr>
          <w:color w:val="231F20"/>
        </w:rPr>
        <w:lastRenderedPageBreak/>
        <w:t>§</w:t>
      </w:r>
      <w:r>
        <w:rPr>
          <w:color w:val="231F20"/>
          <w:spacing w:val="-6"/>
        </w:rPr>
        <w:t xml:space="preserve"> </w:t>
      </w:r>
      <w:proofErr w:type="gramStart"/>
      <w:r>
        <w:rPr>
          <w:color w:val="231F20"/>
        </w:rPr>
        <w:t>31:49</w:t>
      </w:r>
      <w:r>
        <w:rPr>
          <w:color w:val="231F20"/>
          <w:spacing w:val="36"/>
        </w:rPr>
        <w:t xml:space="preserve">  </w:t>
      </w:r>
      <w:r>
        <w:rPr>
          <w:color w:val="231F20"/>
        </w:rPr>
        <w:t>The</w:t>
      </w:r>
      <w:proofErr w:type="gramEnd"/>
      <w:r>
        <w:rPr>
          <w:color w:val="231F20"/>
          <w:spacing w:val="6"/>
        </w:rPr>
        <w:t xml:space="preserve"> </w:t>
      </w:r>
      <w:r>
        <w:rPr>
          <w:color w:val="231F20"/>
        </w:rPr>
        <w:t>acquisition</w:t>
      </w:r>
      <w:r>
        <w:rPr>
          <w:color w:val="231F20"/>
          <w:spacing w:val="5"/>
        </w:rPr>
        <w:t xml:space="preserve"> </w:t>
      </w:r>
      <w:r>
        <w:rPr>
          <w:color w:val="231F20"/>
          <w:spacing w:val="-4"/>
        </w:rPr>
        <w:t>date</w:t>
      </w:r>
    </w:p>
    <w:p w14:paraId="7855642E" w14:textId="77777777" w:rsidR="00180D28" w:rsidRDefault="002909AC">
      <w:pPr>
        <w:pStyle w:val="BodyText"/>
        <w:spacing w:before="149" w:line="228" w:lineRule="auto"/>
        <w:ind w:left="39" w:right="933" w:firstLine="199"/>
        <w:jc w:val="both"/>
        <w:rPr>
          <w:rFonts w:ascii="Arial" w:hAnsi="Arial"/>
          <w:b/>
        </w:rPr>
      </w:pPr>
      <w:r>
        <w:rPr>
          <w:color w:val="231F20"/>
        </w:rPr>
        <w:t>It is a requirement of a claim notice that it specify the date, not less than four months after the date of the claim notice, on which the RTM company intends to acquire the right to manage.</w:t>
      </w:r>
      <w:r>
        <w:rPr>
          <w:rFonts w:ascii="Arial" w:hAnsi="Arial"/>
          <w:b/>
          <w:color w:val="231F20"/>
          <w:vertAlign w:val="superscript"/>
        </w:rPr>
        <w:t>1</w:t>
      </w:r>
      <w:r>
        <w:rPr>
          <w:rFonts w:ascii="Arial" w:hAnsi="Arial"/>
          <w:b/>
          <w:color w:val="231F20"/>
        </w:rPr>
        <w:t xml:space="preserve"> </w:t>
      </w:r>
      <w:r>
        <w:rPr>
          <w:color w:val="231F20"/>
        </w:rPr>
        <w:t>If no counter-notice disputing the company’s entitle-</w:t>
      </w:r>
      <w:proofErr w:type="spellStart"/>
      <w:r>
        <w:rPr>
          <w:color w:val="231F20"/>
        </w:rPr>
        <w:t>ment</w:t>
      </w:r>
      <w:proofErr w:type="spellEnd"/>
      <w:r>
        <w:rPr>
          <w:color w:val="231F20"/>
        </w:rPr>
        <w:t xml:space="preserve"> is served by a person to whom the claim notice is given, the right to manage is acquired on the date specified in the claim notice.</w:t>
      </w:r>
      <w:r>
        <w:rPr>
          <w:rFonts w:ascii="Arial" w:hAnsi="Arial"/>
          <w:b/>
          <w:color w:val="231F20"/>
          <w:vertAlign w:val="superscript"/>
        </w:rPr>
        <w:t>2</w:t>
      </w:r>
    </w:p>
    <w:p w14:paraId="7855642F" w14:textId="77777777" w:rsidR="00180D28" w:rsidRDefault="002909AC">
      <w:pPr>
        <w:pStyle w:val="BodyText"/>
        <w:spacing w:before="75" w:line="228" w:lineRule="auto"/>
        <w:ind w:left="39" w:right="933" w:firstLine="199"/>
        <w:jc w:val="both"/>
        <w:rPr>
          <w:rFonts w:ascii="Arial"/>
          <w:b/>
        </w:rPr>
      </w:pPr>
      <w:r>
        <w:rPr>
          <w:color w:val="231F20"/>
        </w:rPr>
        <w:t>If a counter-notice disputing the entitlement of the RTM company to acquire the right to manage is served by someone to whom a claim notice has been given, the right will not be acquired unless either a determination of entitlement is obtained by the company on an application to the appropriate tribunal, or the person by whom the counter-notice was given agrees in writing that the company was entitled to acquire the right on the relevant date.</w:t>
      </w:r>
      <w:r>
        <w:rPr>
          <w:rFonts w:ascii="Arial"/>
          <w:b/>
          <w:color w:val="231F20"/>
          <w:vertAlign w:val="superscript"/>
        </w:rPr>
        <w:t>3</w:t>
      </w:r>
      <w:r>
        <w:rPr>
          <w:rFonts w:ascii="Arial"/>
          <w:b/>
          <w:color w:val="231F20"/>
        </w:rPr>
        <w:t xml:space="preserve"> </w:t>
      </w:r>
      <w:r>
        <w:rPr>
          <w:color w:val="231F20"/>
        </w:rPr>
        <w:t xml:space="preserve">In the former case the </w:t>
      </w:r>
      <w:proofErr w:type="spellStart"/>
      <w:r>
        <w:rPr>
          <w:color w:val="231F20"/>
        </w:rPr>
        <w:t>acquisi-tion</w:t>
      </w:r>
      <w:proofErr w:type="spellEnd"/>
      <w:r>
        <w:rPr>
          <w:color w:val="231F20"/>
        </w:rPr>
        <w:t xml:space="preserve"> date is three months after the date on which the determination of entitlement becomes final.</w:t>
      </w:r>
      <w:r>
        <w:rPr>
          <w:rFonts w:ascii="Arial"/>
          <w:b/>
          <w:color w:val="231F20"/>
          <w:vertAlign w:val="superscript"/>
        </w:rPr>
        <w:t>4</w:t>
      </w:r>
      <w:r>
        <w:rPr>
          <w:rFonts w:ascii="Arial"/>
          <w:b/>
          <w:color w:val="231F20"/>
        </w:rPr>
        <w:t xml:space="preserve"> </w:t>
      </w:r>
      <w:r>
        <w:rPr>
          <w:color w:val="231F20"/>
        </w:rPr>
        <w:t>In the latter case the acquisition date is three months from the date of the agreement in writing.</w:t>
      </w:r>
      <w:r>
        <w:rPr>
          <w:rFonts w:ascii="Arial"/>
          <w:b/>
          <w:color w:val="231F20"/>
          <w:vertAlign w:val="superscript"/>
        </w:rPr>
        <w:t>5</w:t>
      </w:r>
    </w:p>
    <w:p w14:paraId="78556430" w14:textId="77777777" w:rsidR="00180D28" w:rsidRDefault="002909AC">
      <w:pPr>
        <w:pStyle w:val="BodyText"/>
        <w:spacing w:before="80" w:line="228" w:lineRule="auto"/>
        <w:ind w:left="39" w:right="933" w:firstLine="199"/>
        <w:jc w:val="both"/>
      </w:pPr>
      <w:r>
        <w:rPr>
          <w:color w:val="231F20"/>
        </w:rPr>
        <w:t xml:space="preserve">Where no required recipient of a claim notice can be traced, so that an </w:t>
      </w:r>
      <w:proofErr w:type="spellStart"/>
      <w:proofErr w:type="gramStart"/>
      <w:r>
        <w:rPr>
          <w:color w:val="231F20"/>
        </w:rPr>
        <w:t>applica-tion</w:t>
      </w:r>
      <w:proofErr w:type="spellEnd"/>
      <w:proofErr w:type="gramEnd"/>
      <w:r>
        <w:rPr>
          <w:color w:val="231F20"/>
          <w:spacing w:val="17"/>
        </w:rPr>
        <w:t xml:space="preserve"> </w:t>
      </w:r>
      <w:r>
        <w:rPr>
          <w:color w:val="231F20"/>
        </w:rPr>
        <w:t>must</w:t>
      </w:r>
      <w:r>
        <w:rPr>
          <w:color w:val="231F20"/>
          <w:spacing w:val="18"/>
        </w:rPr>
        <w:t xml:space="preserve"> </w:t>
      </w:r>
      <w:r>
        <w:rPr>
          <w:color w:val="231F20"/>
        </w:rPr>
        <w:t>be</w:t>
      </w:r>
      <w:r>
        <w:rPr>
          <w:color w:val="231F20"/>
          <w:spacing w:val="17"/>
        </w:rPr>
        <w:t xml:space="preserve"> </w:t>
      </w:r>
      <w:r>
        <w:rPr>
          <w:color w:val="231F20"/>
        </w:rPr>
        <w:t>made</w:t>
      </w:r>
      <w:r>
        <w:rPr>
          <w:color w:val="231F20"/>
          <w:spacing w:val="18"/>
        </w:rPr>
        <w:t xml:space="preserve"> </w:t>
      </w:r>
      <w:r>
        <w:rPr>
          <w:color w:val="231F20"/>
        </w:rPr>
        <w:t>to</w:t>
      </w:r>
      <w:r>
        <w:rPr>
          <w:color w:val="231F20"/>
          <w:spacing w:val="17"/>
        </w:rPr>
        <w:t xml:space="preserve"> </w:t>
      </w:r>
      <w:r>
        <w:rPr>
          <w:color w:val="231F20"/>
        </w:rPr>
        <w:t>the</w:t>
      </w:r>
      <w:r>
        <w:rPr>
          <w:color w:val="231F20"/>
          <w:spacing w:val="18"/>
        </w:rPr>
        <w:t xml:space="preserve"> </w:t>
      </w:r>
      <w:r>
        <w:rPr>
          <w:color w:val="231F20"/>
        </w:rPr>
        <w:t>appropriate</w:t>
      </w:r>
      <w:r>
        <w:rPr>
          <w:color w:val="231F20"/>
          <w:spacing w:val="17"/>
        </w:rPr>
        <w:t xml:space="preserve"> </w:t>
      </w:r>
      <w:r>
        <w:rPr>
          <w:color w:val="231F20"/>
        </w:rPr>
        <w:t>tribunal</w:t>
      </w:r>
      <w:r>
        <w:rPr>
          <w:color w:val="231F20"/>
          <w:spacing w:val="18"/>
        </w:rPr>
        <w:t xml:space="preserve"> </w:t>
      </w:r>
      <w:r>
        <w:rPr>
          <w:color w:val="231F20"/>
        </w:rPr>
        <w:t>for</w:t>
      </w:r>
      <w:r>
        <w:rPr>
          <w:color w:val="231F20"/>
          <w:spacing w:val="17"/>
        </w:rPr>
        <w:t xml:space="preserve"> </w:t>
      </w:r>
      <w:r>
        <w:rPr>
          <w:color w:val="231F20"/>
        </w:rPr>
        <w:t>an</w:t>
      </w:r>
      <w:r>
        <w:rPr>
          <w:color w:val="231F20"/>
          <w:spacing w:val="18"/>
        </w:rPr>
        <w:t xml:space="preserve"> </w:t>
      </w:r>
      <w:r>
        <w:rPr>
          <w:color w:val="231F20"/>
        </w:rPr>
        <w:t>order</w:t>
      </w:r>
      <w:r>
        <w:rPr>
          <w:color w:val="231F20"/>
          <w:spacing w:val="17"/>
        </w:rPr>
        <w:t xml:space="preserve"> </w:t>
      </w:r>
      <w:r>
        <w:rPr>
          <w:color w:val="231F20"/>
        </w:rPr>
        <w:t>under</w:t>
      </w:r>
      <w:r>
        <w:rPr>
          <w:color w:val="231F20"/>
          <w:spacing w:val="18"/>
        </w:rPr>
        <w:t xml:space="preserve"> </w:t>
      </w:r>
      <w:r>
        <w:rPr>
          <w:color w:val="231F20"/>
        </w:rPr>
        <w:t>s.85,</w:t>
      </w:r>
      <w:r>
        <w:rPr>
          <w:color w:val="231F20"/>
          <w:spacing w:val="17"/>
        </w:rPr>
        <w:t xml:space="preserve"> </w:t>
      </w:r>
      <w:r>
        <w:rPr>
          <w:color w:val="231F20"/>
        </w:rPr>
        <w:t>2002</w:t>
      </w:r>
      <w:r>
        <w:rPr>
          <w:color w:val="231F20"/>
          <w:spacing w:val="18"/>
        </w:rPr>
        <w:t xml:space="preserve"> </w:t>
      </w:r>
      <w:r>
        <w:rPr>
          <w:color w:val="231F20"/>
          <w:spacing w:val="-5"/>
        </w:rPr>
        <w:t>Act</w:t>
      </w:r>
    </w:p>
    <w:p w14:paraId="78556431" w14:textId="77777777" w:rsidR="00180D28" w:rsidRDefault="002909AC">
      <w:pPr>
        <w:pStyle w:val="BodyText"/>
        <w:spacing w:before="6"/>
        <w:rPr>
          <w:sz w:val="17"/>
        </w:rPr>
      </w:pPr>
      <w:r>
        <w:rPr>
          <w:noProof/>
          <w:sz w:val="17"/>
        </w:rPr>
        <mc:AlternateContent>
          <mc:Choice Requires="wps">
            <w:drawing>
              <wp:anchor distT="0" distB="0" distL="0" distR="0" simplePos="0" relativeHeight="487605248" behindDoc="1" locked="0" layoutInCell="1" allowOverlap="1" wp14:anchorId="78556519" wp14:editId="7855651A">
                <wp:simplePos x="0" y="0"/>
                <wp:positionH relativeFrom="page">
                  <wp:posOffset>1168199</wp:posOffset>
                </wp:positionH>
                <wp:positionV relativeFrom="paragraph">
                  <wp:posOffset>148962</wp:posOffset>
                </wp:positionV>
                <wp:extent cx="912494"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75AD3ED" id="Graphic 157" o:spid="_x0000_s1026" style="position:absolute;margin-left:92pt;margin-top:11.75pt;width:71.8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" path="m,l912380,e" filled="f" strokecolor="#231f20" strokeweight=".17597mm">
                <v:path arrowok="t"/>
                <w10:wrap type="topAndBottom" anchorx="page"/>
              </v:shape>
            </w:pict>
          </mc:Fallback>
        </mc:AlternateContent>
      </w:r>
    </w:p>
    <w:p w14:paraId="78556432" w14:textId="77777777" w:rsidR="00180D28" w:rsidRDefault="002909AC">
      <w:pPr>
        <w:spacing w:before="67" w:line="223" w:lineRule="auto"/>
        <w:ind w:left="39" w:right="933"/>
        <w:jc w:val="both"/>
        <w:rPr>
          <w:sz w:val="16"/>
        </w:rPr>
      </w:pPr>
      <w:r>
        <w:rPr>
          <w:color w:val="231F20"/>
          <w:sz w:val="16"/>
        </w:rPr>
        <w:t>that the right to manage has been acquired but whose rights are affected, could presumably challenge the acquisition of the right to manage in proceedings before the court. Even a recipient of a claim</w:t>
      </w:r>
      <w:r>
        <w:rPr>
          <w:color w:val="231F20"/>
          <w:spacing w:val="80"/>
          <w:sz w:val="16"/>
        </w:rPr>
        <w:t xml:space="preserve"> </w:t>
      </w:r>
      <w:r>
        <w:rPr>
          <w:color w:val="231F20"/>
          <w:sz w:val="16"/>
        </w:rPr>
        <w:t xml:space="preserve">notice who failed to serve a counter-notice may be entitled to dispute the acquisition of the right, at least on the grounds that the statutory procedures were not applicable: </w:t>
      </w:r>
      <w:r>
        <w:rPr>
          <w:rFonts w:ascii="Century Schoolbook"/>
          <w:i/>
          <w:color w:val="231F20"/>
          <w:sz w:val="16"/>
        </w:rPr>
        <w:t xml:space="preserve">St Stephens Mansions RTM Co Ltd v </w:t>
      </w:r>
      <w:proofErr w:type="spellStart"/>
      <w:r>
        <w:rPr>
          <w:rFonts w:ascii="Century Schoolbook"/>
          <w:i/>
          <w:color w:val="231F20"/>
          <w:sz w:val="16"/>
        </w:rPr>
        <w:t>Fairhold</w:t>
      </w:r>
      <w:proofErr w:type="spellEnd"/>
      <w:r>
        <w:rPr>
          <w:rFonts w:ascii="Century Schoolbook"/>
          <w:i/>
          <w:color w:val="231F20"/>
          <w:sz w:val="16"/>
        </w:rPr>
        <w:t xml:space="preserve"> NW Ltd </w:t>
      </w:r>
      <w:r>
        <w:rPr>
          <w:color w:val="231F20"/>
          <w:sz w:val="16"/>
        </w:rPr>
        <w:t>[2014] UKUT 541 (LC).</w:t>
      </w:r>
    </w:p>
    <w:p w14:paraId="78556433" w14:textId="77777777" w:rsidR="00180D28" w:rsidRDefault="002909AC">
      <w:pPr>
        <w:spacing w:before="73"/>
        <w:ind w:left="39"/>
        <w:jc w:val="both"/>
        <w:rPr>
          <w:rFonts w:ascii="Century Schoolbook"/>
          <w:b/>
          <w:sz w:val="16"/>
        </w:rPr>
      </w:pPr>
      <w:r>
        <w:rPr>
          <w:rFonts w:ascii="Century Schoolbook"/>
          <w:b/>
          <w:color w:val="231F20"/>
          <w:sz w:val="16"/>
        </w:rPr>
        <w:t xml:space="preserve">[Section </w:t>
      </w:r>
      <w:r>
        <w:rPr>
          <w:rFonts w:ascii="Century Schoolbook"/>
          <w:b/>
          <w:color w:val="231F20"/>
          <w:spacing w:val="-2"/>
          <w:sz w:val="16"/>
        </w:rPr>
        <w:t>31:49]</w:t>
      </w:r>
    </w:p>
    <w:p w14:paraId="78556434" w14:textId="77777777" w:rsidR="00180D28" w:rsidRDefault="002909AC">
      <w:pPr>
        <w:spacing w:before="78" w:line="223" w:lineRule="auto"/>
        <w:ind w:left="39" w:right="933" w:firstLine="412"/>
        <w:jc w:val="both"/>
        <w:rPr>
          <w:sz w:val="16"/>
        </w:rPr>
      </w:pPr>
      <w:r>
        <w:rPr>
          <w:rFonts w:ascii="Arial"/>
          <w:b/>
          <w:color w:val="231F20"/>
          <w:sz w:val="16"/>
          <w:vertAlign w:val="superscript"/>
        </w:rPr>
        <w:t>1</w:t>
      </w:r>
      <w:r>
        <w:rPr>
          <w:color w:val="231F20"/>
          <w:sz w:val="16"/>
        </w:rPr>
        <w:t>s.80(7) of the 2002</w:t>
      </w:r>
      <w:r>
        <w:rPr>
          <w:color w:val="231F20"/>
          <w:spacing w:val="-8"/>
          <w:sz w:val="16"/>
        </w:rPr>
        <w:t xml:space="preserve"> </w:t>
      </w:r>
      <w:r>
        <w:rPr>
          <w:color w:val="231F20"/>
          <w:sz w:val="16"/>
        </w:rPr>
        <w:t xml:space="preserve">Act; the date of acquisition specified in the claim notice must be at least three months after the last date for giving a counter-notice under s.84, which must itself be specified in the claim notice and be not less than one month after the relevant date on which the claim notice is given: </w:t>
      </w:r>
      <w:r>
        <w:rPr>
          <w:color w:val="231F20"/>
          <w:spacing w:val="-2"/>
          <w:sz w:val="16"/>
        </w:rPr>
        <w:t>s.80(6).</w:t>
      </w:r>
    </w:p>
    <w:p w14:paraId="78556435" w14:textId="77777777" w:rsidR="00180D28" w:rsidRDefault="002909AC">
      <w:pPr>
        <w:spacing w:before="52"/>
        <w:ind w:left="452"/>
        <w:rPr>
          <w:sz w:val="16"/>
        </w:rPr>
      </w:pPr>
      <w:r>
        <w:rPr>
          <w:rFonts w:ascii="Arial" w:hAnsi="Arial"/>
          <w:b/>
          <w:color w:val="231F20"/>
          <w:sz w:val="16"/>
          <w:vertAlign w:val="superscript"/>
        </w:rPr>
        <w:t>2</w:t>
      </w:r>
      <w:r>
        <w:rPr>
          <w:color w:val="231F20"/>
          <w:sz w:val="16"/>
        </w:rPr>
        <w:t>s.90(2)</w:t>
      </w:r>
      <w:proofErr w:type="gramStart"/>
      <w:r>
        <w:rPr>
          <w:color w:val="231F20"/>
          <w:sz w:val="16"/>
        </w:rPr>
        <w:t>–(</w:t>
      </w:r>
      <w:proofErr w:type="gramEnd"/>
      <w:r>
        <w:rPr>
          <w:color w:val="231F20"/>
          <w:sz w:val="16"/>
        </w:rPr>
        <w:t>3)</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36"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3</w:t>
      </w:r>
      <w:r>
        <w:rPr>
          <w:color w:val="231F20"/>
          <w:sz w:val="16"/>
        </w:rPr>
        <w:t xml:space="preserve">If no application to the appropriate tribunal is made within two months of a counter-notice </w:t>
      </w:r>
      <w:proofErr w:type="spellStart"/>
      <w:r>
        <w:rPr>
          <w:color w:val="231F20"/>
          <w:sz w:val="16"/>
        </w:rPr>
        <w:t>chal-lenging</w:t>
      </w:r>
      <w:proofErr w:type="spellEnd"/>
      <w:r>
        <w:rPr>
          <w:color w:val="231F20"/>
          <w:sz w:val="16"/>
        </w:rPr>
        <w:t xml:space="preserve"> the RTM company’s entitlement, the claim notice is deemed to have been withdrawn: s.87(1) of the 2002 Act.</w:t>
      </w:r>
    </w:p>
    <w:p w14:paraId="78556437" w14:textId="77777777" w:rsidR="00180D28" w:rsidRDefault="002909AC">
      <w:pPr>
        <w:spacing w:before="62" w:line="223" w:lineRule="auto"/>
        <w:ind w:left="39" w:right="932" w:firstLine="412"/>
        <w:jc w:val="both"/>
        <w:rPr>
          <w:sz w:val="16"/>
        </w:rPr>
      </w:pPr>
      <w:r>
        <w:rPr>
          <w:rFonts w:ascii="Arial"/>
          <w:b/>
          <w:color w:val="231F20"/>
          <w:sz w:val="16"/>
          <w:vertAlign w:val="superscript"/>
        </w:rPr>
        <w:t>4</w:t>
      </w:r>
      <w:r>
        <w:rPr>
          <w:color w:val="231F20"/>
          <w:sz w:val="16"/>
        </w:rPr>
        <w:t>s.90(4) of the 2002 Act; a determination of entitlement becomes final, if it is not appealed</w:t>
      </w:r>
      <w:r>
        <w:rPr>
          <w:color w:val="231F20"/>
          <w:spacing w:val="40"/>
          <w:sz w:val="16"/>
        </w:rPr>
        <w:t xml:space="preserve"> </w:t>
      </w:r>
      <w:r>
        <w:rPr>
          <w:color w:val="231F20"/>
          <w:sz w:val="16"/>
        </w:rPr>
        <w:t>against, at the end of the period for bringing an appeal, or, if it is appealed against, at the time when the appeal (or any further appeal) is disposed of: s.84(7) of the 2002</w:t>
      </w:r>
      <w:r>
        <w:rPr>
          <w:color w:val="231F20"/>
          <w:spacing w:val="-6"/>
          <w:sz w:val="16"/>
        </w:rPr>
        <w:t xml:space="preserve"> </w:t>
      </w:r>
      <w:r>
        <w:rPr>
          <w:color w:val="231F20"/>
          <w:sz w:val="16"/>
        </w:rPr>
        <w:t>Act; an appeal is disposed of if it is determined and the time for any further appeal has ended, or if it is abandoned or otherwise ceases to have effect: s.84(8) of the 2002</w:t>
      </w:r>
      <w:r>
        <w:rPr>
          <w:color w:val="231F20"/>
          <w:spacing w:val="-5"/>
          <w:sz w:val="16"/>
        </w:rPr>
        <w:t xml:space="preserve"> </w:t>
      </w:r>
      <w:r>
        <w:rPr>
          <w:color w:val="231F20"/>
          <w:sz w:val="16"/>
        </w:rPr>
        <w:t xml:space="preserve">Act. In the case of a decision of the first-tier tribunal, an application for permission to appeal must be made within 28 days of the date of sending of the reasons for the </w:t>
      </w:r>
      <w:proofErr w:type="spellStart"/>
      <w:r>
        <w:rPr>
          <w:color w:val="231F20"/>
          <w:sz w:val="16"/>
        </w:rPr>
        <w:t>deci-sion</w:t>
      </w:r>
      <w:proofErr w:type="spellEnd"/>
      <w:r>
        <w:rPr>
          <w:color w:val="231F20"/>
          <w:sz w:val="16"/>
        </w:rPr>
        <w:t xml:space="preserve"> (rule 52(2) of the Tribunal Procedure (First-tier Tribunal) (Property Chamber) Rules 2013) but if permission is refused a further application may be made to the Upper Tribunal within 14 days of the date on which notice of refusal was sent to the applicant (rule 21(2) of the Tribunal Procedure (Upper Tribunal) (Lands Chamber) Rules 2010); both periods may be extended by the relevant tribunal. It is therefore considered that (subject to any extension) the date of acquisition will be three months after the date which is 28 days after the sending of the reasons for the decision, unless an application to the first-tier tribunal for permission to appeal is made and refused, in which case the three months will</w:t>
      </w:r>
      <w:r>
        <w:rPr>
          <w:color w:val="231F20"/>
          <w:spacing w:val="40"/>
          <w:sz w:val="16"/>
        </w:rPr>
        <w:t xml:space="preserve"> </w:t>
      </w:r>
      <w:r>
        <w:rPr>
          <w:color w:val="231F20"/>
          <w:sz w:val="16"/>
        </w:rPr>
        <w:t>run from 14 days after notice of refusal of that application is sent. If permission to appeal is granted</w:t>
      </w:r>
      <w:r>
        <w:rPr>
          <w:color w:val="231F20"/>
          <w:spacing w:val="40"/>
          <w:sz w:val="16"/>
        </w:rPr>
        <w:t xml:space="preserve"> </w:t>
      </w:r>
      <w:r>
        <w:rPr>
          <w:color w:val="231F20"/>
          <w:sz w:val="16"/>
        </w:rPr>
        <w:t xml:space="preserve">the running of the </w:t>
      </w:r>
      <w:proofErr w:type="gramStart"/>
      <w:r>
        <w:rPr>
          <w:color w:val="231F20"/>
          <w:sz w:val="16"/>
        </w:rPr>
        <w:t>three month</w:t>
      </w:r>
      <w:proofErr w:type="gramEnd"/>
      <w:r>
        <w:rPr>
          <w:color w:val="231F20"/>
          <w:sz w:val="16"/>
        </w:rPr>
        <w:t xml:space="preserve"> period will be delayed until the conclusion of the appeal and the </w:t>
      </w:r>
      <w:proofErr w:type="gramStart"/>
      <w:r>
        <w:rPr>
          <w:color w:val="231F20"/>
          <w:sz w:val="16"/>
        </w:rPr>
        <w:t>expiry of</w:t>
      </w:r>
      <w:proofErr w:type="gramEnd"/>
      <w:r>
        <w:rPr>
          <w:color w:val="231F20"/>
          <w:sz w:val="16"/>
        </w:rPr>
        <w:t xml:space="preserve"> time for an application for permission for a further appeal to the Court of</w:t>
      </w:r>
      <w:r>
        <w:rPr>
          <w:color w:val="231F20"/>
          <w:spacing w:val="-8"/>
          <w:sz w:val="16"/>
        </w:rPr>
        <w:t xml:space="preserve"> </w:t>
      </w:r>
      <w:r>
        <w:rPr>
          <w:color w:val="231F20"/>
          <w:sz w:val="16"/>
        </w:rPr>
        <w:t>Appeal (a further 1 month: rule 55(2), Tribunal Procedure (Upper Tribunal) (Lands Chamber) Rules 2010).</w:t>
      </w:r>
    </w:p>
    <w:p w14:paraId="78556438" w14:textId="77777777" w:rsidR="00180D28" w:rsidRDefault="002909AC">
      <w:pPr>
        <w:spacing w:before="72" w:line="223" w:lineRule="auto"/>
        <w:ind w:left="39" w:right="933" w:firstLine="412"/>
        <w:jc w:val="both"/>
        <w:rPr>
          <w:sz w:val="16"/>
        </w:rPr>
      </w:pPr>
      <w:r>
        <w:rPr>
          <w:rFonts w:ascii="Arial"/>
          <w:b/>
          <w:color w:val="231F20"/>
          <w:sz w:val="16"/>
          <w:vertAlign w:val="superscript"/>
        </w:rPr>
        <w:t>5</w:t>
      </w:r>
      <w:r>
        <w:rPr>
          <w:color w:val="231F20"/>
          <w:sz w:val="16"/>
        </w:rPr>
        <w:t>s.90(5) of the 2002 Act; where more than one counter-notice has been given challenging entitle-</w:t>
      </w:r>
      <w:proofErr w:type="spellStart"/>
      <w:r>
        <w:rPr>
          <w:color w:val="231F20"/>
          <w:sz w:val="16"/>
        </w:rPr>
        <w:t>ment</w:t>
      </w:r>
      <w:proofErr w:type="spellEnd"/>
      <w:r>
        <w:rPr>
          <w:color w:val="231F20"/>
          <w:sz w:val="16"/>
        </w:rPr>
        <w:t xml:space="preserve"> the period of three months begins on agreement by the last challenger.</w:t>
      </w:r>
    </w:p>
    <w:p w14:paraId="78556439" w14:textId="77777777" w:rsidR="00180D28" w:rsidRDefault="00180D28">
      <w:pPr>
        <w:spacing w:line="223" w:lineRule="auto"/>
        <w:jc w:val="both"/>
        <w:rPr>
          <w:sz w:val="16"/>
        </w:rPr>
        <w:sectPr w:rsidR="00180D28">
          <w:headerReference w:type="even" r:id="rId76"/>
          <w:headerReference w:type="default" r:id="rId77"/>
          <w:footerReference w:type="even" r:id="rId78"/>
          <w:footerReference w:type="default" r:id="rId79"/>
          <w:pgSz w:w="12240" w:h="15840"/>
          <w:pgMar w:top="2080" w:right="1800" w:bottom="2080" w:left="1800" w:header="1889" w:footer="1895" w:gutter="0"/>
          <w:pgNumType w:start="36"/>
          <w:cols w:space="720"/>
        </w:sectPr>
      </w:pPr>
    </w:p>
    <w:p w14:paraId="7855643A" w14:textId="77777777" w:rsidR="00180D28" w:rsidRDefault="002909AC">
      <w:pPr>
        <w:pStyle w:val="BodyText"/>
        <w:spacing w:before="209" w:line="228" w:lineRule="auto"/>
        <w:ind w:left="890" w:right="301"/>
        <w:rPr>
          <w:rFonts w:ascii="Arial"/>
          <w:b/>
        </w:rPr>
      </w:pPr>
      <w:r>
        <w:rPr>
          <w:color w:val="231F20"/>
        </w:rPr>
        <w:lastRenderedPageBreak/>
        <w:t>that the RTM company is to acquire the right to manage, the acquisition date is</w:t>
      </w:r>
      <w:r>
        <w:rPr>
          <w:color w:val="231F20"/>
          <w:spacing w:val="80"/>
        </w:rPr>
        <w:t xml:space="preserve"> </w:t>
      </w:r>
      <w:r>
        <w:rPr>
          <w:color w:val="231F20"/>
        </w:rPr>
        <w:t>the date specified in the order.</w:t>
      </w:r>
      <w:r>
        <w:rPr>
          <w:rFonts w:ascii="Arial"/>
          <w:b/>
          <w:color w:val="231F20"/>
          <w:vertAlign w:val="superscript"/>
        </w:rPr>
        <w:t>6</w:t>
      </w:r>
    </w:p>
    <w:p w14:paraId="7855643B" w14:textId="77777777" w:rsidR="00180D28" w:rsidRDefault="00180D28">
      <w:pPr>
        <w:pStyle w:val="BodyText"/>
        <w:spacing w:before="2"/>
        <w:rPr>
          <w:rFonts w:ascii="Arial"/>
          <w:b/>
        </w:rPr>
      </w:pPr>
    </w:p>
    <w:p w14:paraId="7855643C" w14:textId="77777777" w:rsidR="00180D28" w:rsidRDefault="002909AC">
      <w:pPr>
        <w:pStyle w:val="Heading1"/>
        <w:ind w:left="890"/>
      </w:pPr>
      <w:r>
        <w:rPr>
          <w:color w:val="231F20"/>
        </w:rPr>
        <w:t>§</w:t>
      </w:r>
      <w:r>
        <w:rPr>
          <w:color w:val="231F20"/>
          <w:spacing w:val="-6"/>
        </w:rPr>
        <w:t xml:space="preserve"> </w:t>
      </w:r>
      <w:proofErr w:type="gramStart"/>
      <w:r>
        <w:rPr>
          <w:color w:val="231F20"/>
        </w:rPr>
        <w:t>31:50</w:t>
      </w:r>
      <w:r>
        <w:rPr>
          <w:color w:val="231F20"/>
          <w:spacing w:val="35"/>
        </w:rPr>
        <w:t xml:space="preserve">  </w:t>
      </w:r>
      <w:r>
        <w:rPr>
          <w:color w:val="231F20"/>
        </w:rPr>
        <w:t>Obligations</w:t>
      </w:r>
      <w:proofErr w:type="gramEnd"/>
      <w:r>
        <w:rPr>
          <w:color w:val="231F20"/>
          <w:spacing w:val="5"/>
        </w:rPr>
        <w:t xml:space="preserve"> </w:t>
      </w:r>
      <w:r>
        <w:rPr>
          <w:color w:val="231F20"/>
        </w:rPr>
        <w:t>of</w:t>
      </w:r>
      <w:r>
        <w:rPr>
          <w:color w:val="231F20"/>
          <w:spacing w:val="4"/>
        </w:rPr>
        <w:t xml:space="preserve"> </w:t>
      </w:r>
      <w:r>
        <w:rPr>
          <w:color w:val="231F20"/>
        </w:rPr>
        <w:t>landlords</w:t>
      </w:r>
      <w:r>
        <w:rPr>
          <w:color w:val="231F20"/>
          <w:spacing w:val="5"/>
        </w:rPr>
        <w:t xml:space="preserve"> </w:t>
      </w:r>
      <w:proofErr w:type="spellStart"/>
      <w:r>
        <w:rPr>
          <w:color w:val="231F20"/>
          <w:spacing w:val="-5"/>
        </w:rPr>
        <w:t>etc</w:t>
      </w:r>
      <w:proofErr w:type="spellEnd"/>
    </w:p>
    <w:p w14:paraId="7855643D" w14:textId="77777777" w:rsidR="00180D28" w:rsidRDefault="002909AC">
      <w:pPr>
        <w:pStyle w:val="BodyText"/>
        <w:spacing w:before="139" w:line="228" w:lineRule="auto"/>
        <w:ind w:left="890" w:right="83" w:firstLine="199"/>
        <w:jc w:val="both"/>
        <w:rPr>
          <w:rFonts w:ascii="Arial" w:hAnsi="Arial"/>
          <w:b/>
        </w:rPr>
      </w:pPr>
      <w:r>
        <w:rPr>
          <w:color w:val="231F20"/>
        </w:rPr>
        <w:t>Once an RTM company’s entitlement to acquire the right to manage becomes undisputed duties are imposed on landlords and others to take steps ancillary to the assumption of management by the company. These duties are concerned with giving notice to contractors under management contracts,</w:t>
      </w:r>
      <w:r>
        <w:rPr>
          <w:rFonts w:ascii="Arial" w:hAnsi="Arial"/>
          <w:b/>
          <w:color w:val="231F20"/>
          <w:vertAlign w:val="superscript"/>
        </w:rPr>
        <w:t>1</w:t>
      </w:r>
      <w:r>
        <w:rPr>
          <w:rFonts w:ascii="Arial" w:hAnsi="Arial"/>
          <w:b/>
          <w:color w:val="231F20"/>
        </w:rPr>
        <w:t xml:space="preserve"> </w:t>
      </w:r>
      <w:r>
        <w:rPr>
          <w:color w:val="231F20"/>
        </w:rPr>
        <w:t>the provision of infor-mation</w:t>
      </w:r>
      <w:r>
        <w:rPr>
          <w:rFonts w:ascii="Arial" w:hAnsi="Arial"/>
          <w:b/>
          <w:color w:val="231F20"/>
          <w:vertAlign w:val="superscript"/>
        </w:rPr>
        <w:t>2</w:t>
      </w:r>
      <w:r>
        <w:rPr>
          <w:rFonts w:ascii="Arial" w:hAnsi="Arial"/>
          <w:b/>
          <w:color w:val="231F20"/>
        </w:rPr>
        <w:t xml:space="preserve"> </w:t>
      </w:r>
      <w:r>
        <w:rPr>
          <w:color w:val="231F20"/>
        </w:rPr>
        <w:t>and the transfer of accrued uncommitted service charges.</w:t>
      </w:r>
      <w:r>
        <w:rPr>
          <w:rFonts w:ascii="Arial" w:hAnsi="Arial"/>
          <w:b/>
          <w:color w:val="231F20"/>
          <w:vertAlign w:val="superscript"/>
        </w:rPr>
        <w:t>3</w:t>
      </w:r>
    </w:p>
    <w:p w14:paraId="7855643E" w14:textId="77777777" w:rsidR="00180D28" w:rsidRDefault="00180D28">
      <w:pPr>
        <w:pStyle w:val="BodyText"/>
        <w:spacing w:before="4"/>
        <w:rPr>
          <w:rFonts w:ascii="Arial"/>
          <w:b/>
        </w:rPr>
      </w:pPr>
    </w:p>
    <w:p w14:paraId="7855643F" w14:textId="77777777" w:rsidR="00180D28" w:rsidRDefault="002909AC">
      <w:pPr>
        <w:pStyle w:val="Heading1"/>
        <w:spacing w:before="1"/>
        <w:ind w:left="890"/>
      </w:pPr>
      <w:r>
        <w:rPr>
          <w:color w:val="231F20"/>
        </w:rPr>
        <w:t>§</w:t>
      </w:r>
      <w:r>
        <w:rPr>
          <w:color w:val="231F20"/>
          <w:spacing w:val="-6"/>
        </w:rPr>
        <w:t xml:space="preserve"> </w:t>
      </w:r>
      <w:proofErr w:type="gramStart"/>
      <w:r>
        <w:rPr>
          <w:color w:val="231F20"/>
        </w:rPr>
        <w:t>31:51</w:t>
      </w:r>
      <w:r>
        <w:rPr>
          <w:color w:val="231F20"/>
          <w:spacing w:val="35"/>
        </w:rPr>
        <w:t xml:space="preserve">  </w:t>
      </w:r>
      <w:r>
        <w:rPr>
          <w:color w:val="231F20"/>
        </w:rPr>
        <w:t>Notice</w:t>
      </w:r>
      <w:proofErr w:type="gramEnd"/>
      <w:r>
        <w:rPr>
          <w:color w:val="231F20"/>
          <w:spacing w:val="6"/>
        </w:rPr>
        <w:t xml:space="preserve"> </w:t>
      </w:r>
      <w:r>
        <w:rPr>
          <w:color w:val="231F20"/>
        </w:rPr>
        <w:t>of</w:t>
      </w:r>
      <w:r>
        <w:rPr>
          <w:color w:val="231F20"/>
          <w:spacing w:val="5"/>
        </w:rPr>
        <w:t xml:space="preserve"> </w:t>
      </w:r>
      <w:r>
        <w:rPr>
          <w:color w:val="231F20"/>
        </w:rPr>
        <w:t>management</w:t>
      </w:r>
      <w:r>
        <w:rPr>
          <w:color w:val="231F20"/>
          <w:spacing w:val="5"/>
        </w:rPr>
        <w:t xml:space="preserve"> </w:t>
      </w:r>
      <w:r>
        <w:rPr>
          <w:color w:val="231F20"/>
          <w:spacing w:val="-2"/>
        </w:rPr>
        <w:t>contracts</w:t>
      </w:r>
    </w:p>
    <w:p w14:paraId="78556440" w14:textId="77777777" w:rsidR="00180D28" w:rsidRDefault="002909AC">
      <w:pPr>
        <w:pStyle w:val="BodyText"/>
        <w:spacing w:before="138" w:line="228" w:lineRule="auto"/>
        <w:ind w:left="890" w:right="83" w:firstLine="199"/>
        <w:jc w:val="both"/>
      </w:pPr>
      <w:r>
        <w:rPr>
          <w:color w:val="231F20"/>
        </w:rPr>
        <w:t>A management contract is a contract between a manager of the premises</w:t>
      </w:r>
      <w:r>
        <w:rPr>
          <w:rFonts w:ascii="Arial" w:hAnsi="Arial"/>
          <w:b/>
          <w:color w:val="231F20"/>
          <w:vertAlign w:val="superscript"/>
        </w:rPr>
        <w:t>1</w:t>
      </w:r>
      <w:r>
        <w:rPr>
          <w:rFonts w:ascii="Arial" w:hAnsi="Arial"/>
          <w:b/>
          <w:color w:val="231F20"/>
        </w:rPr>
        <w:t xml:space="preserve"> </w:t>
      </w:r>
      <w:r>
        <w:rPr>
          <w:color w:val="231F20"/>
        </w:rPr>
        <w:t>and a contractor under which the contractor agrees to provide services or do other</w:t>
      </w:r>
      <w:r>
        <w:rPr>
          <w:color w:val="231F20"/>
          <w:spacing w:val="80"/>
        </w:rPr>
        <w:t xml:space="preserve"> </w:t>
      </w:r>
      <w:r>
        <w:rPr>
          <w:color w:val="231F20"/>
        </w:rPr>
        <w:t>things relating to a function which will become a function of the RTM company once it acquires the right to manage.</w:t>
      </w:r>
      <w:r>
        <w:rPr>
          <w:rFonts w:ascii="Arial" w:hAnsi="Arial"/>
          <w:b/>
          <w:color w:val="231F20"/>
          <w:vertAlign w:val="superscript"/>
        </w:rPr>
        <w:t>2</w:t>
      </w:r>
      <w:r>
        <w:rPr>
          <w:rFonts w:ascii="Arial" w:hAnsi="Arial"/>
          <w:b/>
          <w:color w:val="231F20"/>
        </w:rPr>
        <w:t xml:space="preserve"> </w:t>
      </w:r>
      <w:r>
        <w:rPr>
          <w:color w:val="231F20"/>
        </w:rPr>
        <w:t>If such a contract is in existence at the determination date or is created between that date and the acquisition date it is referred to as an “existing management contract”</w:t>
      </w:r>
      <w:r>
        <w:rPr>
          <w:rFonts w:ascii="Arial" w:hAnsi="Arial"/>
          <w:b/>
          <w:color w:val="231F20"/>
          <w:vertAlign w:val="superscript"/>
        </w:rPr>
        <w:t>3</w:t>
      </w:r>
      <w:r>
        <w:rPr>
          <w:rFonts w:ascii="Arial" w:hAnsi="Arial"/>
          <w:b/>
          <w:color w:val="231F20"/>
        </w:rPr>
        <w:t xml:space="preserve"> </w:t>
      </w:r>
      <w:r>
        <w:rPr>
          <w:color w:val="231F20"/>
        </w:rPr>
        <w:t>and there is a duty to give</w:t>
      </w:r>
      <w:r>
        <w:rPr>
          <w:color w:val="231F20"/>
          <w:spacing w:val="40"/>
        </w:rPr>
        <w:t xml:space="preserve"> </w:t>
      </w:r>
      <w:r>
        <w:rPr>
          <w:color w:val="231F20"/>
        </w:rPr>
        <w:t>notice of it.</w:t>
      </w:r>
    </w:p>
    <w:p w14:paraId="78556441" w14:textId="77777777" w:rsidR="00180D28" w:rsidRDefault="002909AC">
      <w:pPr>
        <w:pStyle w:val="BodyText"/>
        <w:spacing w:before="68" w:line="228" w:lineRule="auto"/>
        <w:ind w:left="890" w:right="83" w:firstLine="199"/>
        <w:jc w:val="both"/>
        <w:rPr>
          <w:rFonts w:ascii="Arial"/>
          <w:b/>
        </w:rPr>
      </w:pPr>
      <w:r>
        <w:rPr>
          <w:color w:val="231F20"/>
        </w:rPr>
        <w:t>The manager under a management contract, who will typically be the landlord or a management company, is required to give notice in relation to the contract to the contractor and to the RTM company.</w:t>
      </w:r>
      <w:r>
        <w:rPr>
          <w:rFonts w:ascii="Arial"/>
          <w:b/>
          <w:color w:val="231F20"/>
          <w:vertAlign w:val="superscript"/>
        </w:rPr>
        <w:t>4</w:t>
      </w:r>
    </w:p>
    <w:p w14:paraId="78556442" w14:textId="77777777" w:rsidR="00180D28" w:rsidRDefault="002909AC">
      <w:pPr>
        <w:pStyle w:val="BodyText"/>
        <w:spacing w:before="65" w:line="225" w:lineRule="auto"/>
        <w:ind w:left="890" w:right="83" w:firstLine="199"/>
        <w:jc w:val="both"/>
        <w:rPr>
          <w:rFonts w:ascii="Arial" w:hAnsi="Arial"/>
          <w:b/>
        </w:rPr>
      </w:pPr>
      <w:r>
        <w:rPr>
          <w:color w:val="231F20"/>
        </w:rPr>
        <w:t>The notice to be given to a contractor (i.e. any party to the contract other than the manager) is referred to as a “contractor notice”.</w:t>
      </w:r>
      <w:r>
        <w:rPr>
          <w:rFonts w:ascii="Arial" w:hAnsi="Arial"/>
          <w:b/>
          <w:color w:val="231F20"/>
          <w:vertAlign w:val="superscript"/>
        </w:rPr>
        <w:t>5</w:t>
      </w:r>
      <w:r>
        <w:rPr>
          <w:rFonts w:ascii="Arial" w:hAnsi="Arial"/>
          <w:b/>
          <w:color w:val="231F20"/>
        </w:rPr>
        <w:t xml:space="preserve"> </w:t>
      </w:r>
      <w:r>
        <w:rPr>
          <w:color w:val="231F20"/>
        </w:rPr>
        <w:t>It must identify the contract in relation to which it is given, and state that the right to manage the premises is to be acquired by the RTM company from the acquisition date, which must be specified; the name and registered office of the company must also be given as must any other particulars required by regulations.</w:t>
      </w:r>
      <w:r>
        <w:rPr>
          <w:rFonts w:ascii="Arial" w:hAnsi="Arial"/>
          <w:b/>
          <w:color w:val="231F20"/>
          <w:vertAlign w:val="superscript"/>
        </w:rPr>
        <w:t>6</w:t>
      </w:r>
      <w:r>
        <w:rPr>
          <w:rFonts w:ascii="Arial" w:hAnsi="Arial"/>
          <w:b/>
          <w:color w:val="231F20"/>
        </w:rPr>
        <w:t xml:space="preserve"> </w:t>
      </w:r>
      <w:r>
        <w:rPr>
          <w:color w:val="231F20"/>
        </w:rPr>
        <w:t>A contractor who receives a contractor notice must in turn give a contract notice of its own to any sub-contractor together with a copy of the contract notice it has received.</w:t>
      </w:r>
      <w:r>
        <w:rPr>
          <w:rFonts w:ascii="Arial" w:hAnsi="Arial"/>
          <w:b/>
          <w:color w:val="231F20"/>
          <w:vertAlign w:val="superscript"/>
        </w:rPr>
        <w:t>7</w:t>
      </w:r>
    </w:p>
    <w:p w14:paraId="78556443" w14:textId="77777777" w:rsidR="00180D28" w:rsidRDefault="002909AC">
      <w:pPr>
        <w:pStyle w:val="BodyText"/>
        <w:spacing w:before="9"/>
        <w:rPr>
          <w:rFonts w:ascii="Arial"/>
          <w:b/>
          <w:sz w:val="17"/>
        </w:rPr>
      </w:pPr>
      <w:r>
        <w:rPr>
          <w:rFonts w:ascii="Arial"/>
          <w:b/>
          <w:noProof/>
          <w:sz w:val="17"/>
        </w:rPr>
        <mc:AlternateContent>
          <mc:Choice Requires="wps">
            <w:drawing>
              <wp:anchor distT="0" distB="0" distL="0" distR="0" simplePos="0" relativeHeight="487605760" behindDoc="1" locked="0" layoutInCell="1" allowOverlap="1" wp14:anchorId="7855651B" wp14:editId="7855651C">
                <wp:simplePos x="0" y="0"/>
                <wp:positionH relativeFrom="page">
                  <wp:posOffset>1708205</wp:posOffset>
                </wp:positionH>
                <wp:positionV relativeFrom="paragraph">
                  <wp:posOffset>145101</wp:posOffset>
                </wp:positionV>
                <wp:extent cx="912494"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AECFA6" id="Graphic 158" o:spid="_x0000_s1026" style="position:absolute;margin-left:134.5pt;margin-top:11.45pt;width:71.8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" path="m,l912373,e" filled="f" strokecolor="#231f20" strokeweight=".17597mm">
                <v:path arrowok="t"/>
                <w10:wrap type="topAndBottom" anchorx="page"/>
              </v:shape>
            </w:pict>
          </mc:Fallback>
        </mc:AlternateContent>
      </w:r>
    </w:p>
    <w:p w14:paraId="78556444" w14:textId="77777777" w:rsidR="00180D28" w:rsidRDefault="002909AC">
      <w:pPr>
        <w:spacing w:before="76"/>
        <w:ind w:left="1302"/>
        <w:rPr>
          <w:sz w:val="16"/>
        </w:rPr>
      </w:pPr>
      <w:r>
        <w:rPr>
          <w:rFonts w:ascii="Arial"/>
          <w:b/>
          <w:color w:val="231F20"/>
          <w:sz w:val="16"/>
          <w:vertAlign w:val="superscript"/>
        </w:rPr>
        <w:t>6</w:t>
      </w:r>
      <w:r>
        <w:rPr>
          <w:color w:val="231F20"/>
          <w:sz w:val="16"/>
        </w:rPr>
        <w:t>s.90(6)</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445"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31:50]</w:t>
      </w:r>
    </w:p>
    <w:p w14:paraId="78556446" w14:textId="77777777" w:rsidR="00180D28" w:rsidRDefault="002909AC">
      <w:pPr>
        <w:spacing w:before="68"/>
        <w:ind w:left="1302"/>
        <w:rPr>
          <w:sz w:val="16"/>
        </w:rPr>
      </w:pPr>
      <w:r>
        <w:rPr>
          <w:rFonts w:ascii="Arial" w:hAnsi="Arial"/>
          <w:b/>
          <w:color w:val="231F20"/>
          <w:sz w:val="16"/>
          <w:vertAlign w:val="superscript"/>
        </w:rPr>
        <w:t>1</w:t>
      </w:r>
      <w:r>
        <w:rPr>
          <w:color w:val="231F20"/>
          <w:sz w:val="16"/>
        </w:rPr>
        <w:t>ss.91-92</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z w:val="16"/>
        </w:rPr>
        <w:t>Act,</w:t>
      </w:r>
      <w:r>
        <w:rPr>
          <w:color w:val="231F20"/>
          <w:spacing w:val="6"/>
          <w:sz w:val="16"/>
        </w:rPr>
        <w:t xml:space="preserve"> </w:t>
      </w:r>
      <w:r>
        <w:rPr>
          <w:color w:val="231F20"/>
          <w:sz w:val="16"/>
        </w:rPr>
        <w:t>see</w:t>
      </w:r>
      <w:r>
        <w:rPr>
          <w:color w:val="231F20"/>
          <w:spacing w:val="6"/>
          <w:sz w:val="16"/>
        </w:rPr>
        <w:t xml:space="preserve"> </w:t>
      </w:r>
      <w:r>
        <w:rPr>
          <w:color w:val="231F20"/>
          <w:sz w:val="16"/>
        </w:rPr>
        <w:t>§</w:t>
      </w:r>
      <w:r>
        <w:rPr>
          <w:color w:val="231F20"/>
          <w:spacing w:val="-3"/>
          <w:sz w:val="16"/>
        </w:rPr>
        <w:t xml:space="preserve"> </w:t>
      </w:r>
      <w:r>
        <w:rPr>
          <w:color w:val="231F20"/>
          <w:sz w:val="16"/>
        </w:rPr>
        <w:t>31:51</w:t>
      </w:r>
      <w:r>
        <w:rPr>
          <w:color w:val="231F20"/>
          <w:spacing w:val="7"/>
          <w:sz w:val="16"/>
        </w:rPr>
        <w:t xml:space="preserve"> </w:t>
      </w:r>
      <w:r>
        <w:rPr>
          <w:color w:val="231F20"/>
          <w:spacing w:val="-2"/>
          <w:sz w:val="16"/>
        </w:rPr>
        <w:t>below.</w:t>
      </w:r>
    </w:p>
    <w:p w14:paraId="78556447" w14:textId="77777777" w:rsidR="00180D28" w:rsidRDefault="002909AC">
      <w:pPr>
        <w:spacing w:before="47"/>
        <w:ind w:left="1302"/>
        <w:rPr>
          <w:sz w:val="16"/>
        </w:rPr>
      </w:pPr>
      <w:r>
        <w:rPr>
          <w:rFonts w:ascii="Arial" w:hAnsi="Arial"/>
          <w:b/>
          <w:color w:val="231F20"/>
          <w:sz w:val="16"/>
          <w:vertAlign w:val="superscript"/>
        </w:rPr>
        <w:t>2</w:t>
      </w:r>
      <w:r>
        <w:rPr>
          <w:color w:val="231F20"/>
          <w:sz w:val="16"/>
        </w:rPr>
        <w:t>s.93</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z w:val="16"/>
        </w:rPr>
        <w:t>Act,</w:t>
      </w:r>
      <w:r>
        <w:rPr>
          <w:color w:val="231F20"/>
          <w:spacing w:val="7"/>
          <w:sz w:val="16"/>
        </w:rPr>
        <w:t xml:space="preserve"> </w:t>
      </w:r>
      <w:r>
        <w:rPr>
          <w:color w:val="231F20"/>
          <w:sz w:val="16"/>
        </w:rPr>
        <w:t>see</w:t>
      </w:r>
      <w:r>
        <w:rPr>
          <w:color w:val="231F20"/>
          <w:spacing w:val="6"/>
          <w:sz w:val="16"/>
        </w:rPr>
        <w:t xml:space="preserve"> </w:t>
      </w:r>
      <w:r>
        <w:rPr>
          <w:color w:val="231F20"/>
          <w:sz w:val="16"/>
        </w:rPr>
        <w:t>§</w:t>
      </w:r>
      <w:r>
        <w:rPr>
          <w:color w:val="231F20"/>
          <w:spacing w:val="-2"/>
          <w:sz w:val="16"/>
        </w:rPr>
        <w:t xml:space="preserve"> </w:t>
      </w:r>
      <w:r>
        <w:rPr>
          <w:color w:val="231F20"/>
          <w:sz w:val="16"/>
        </w:rPr>
        <w:t>31:52</w:t>
      </w:r>
      <w:r>
        <w:rPr>
          <w:color w:val="231F20"/>
          <w:spacing w:val="7"/>
          <w:sz w:val="16"/>
        </w:rPr>
        <w:t xml:space="preserve"> </w:t>
      </w:r>
      <w:r>
        <w:rPr>
          <w:color w:val="231F20"/>
          <w:spacing w:val="-2"/>
          <w:sz w:val="16"/>
        </w:rPr>
        <w:t>below.</w:t>
      </w:r>
    </w:p>
    <w:p w14:paraId="78556448" w14:textId="77777777" w:rsidR="00180D28" w:rsidRDefault="002909AC">
      <w:pPr>
        <w:spacing w:before="47"/>
        <w:ind w:left="1302"/>
        <w:rPr>
          <w:sz w:val="16"/>
        </w:rPr>
      </w:pPr>
      <w:r>
        <w:rPr>
          <w:rFonts w:ascii="Arial" w:hAnsi="Arial"/>
          <w:b/>
          <w:color w:val="231F20"/>
          <w:sz w:val="16"/>
          <w:vertAlign w:val="superscript"/>
        </w:rPr>
        <w:t>3</w:t>
      </w:r>
      <w:r>
        <w:rPr>
          <w:color w:val="231F20"/>
          <w:sz w:val="16"/>
        </w:rPr>
        <w:t>s.94</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z w:val="16"/>
        </w:rPr>
        <w:t>Act,</w:t>
      </w:r>
      <w:r>
        <w:rPr>
          <w:color w:val="231F20"/>
          <w:spacing w:val="7"/>
          <w:sz w:val="16"/>
        </w:rPr>
        <w:t xml:space="preserve"> </w:t>
      </w:r>
      <w:r>
        <w:rPr>
          <w:color w:val="231F20"/>
          <w:sz w:val="16"/>
        </w:rPr>
        <w:t>see</w:t>
      </w:r>
      <w:r>
        <w:rPr>
          <w:color w:val="231F20"/>
          <w:spacing w:val="6"/>
          <w:sz w:val="16"/>
        </w:rPr>
        <w:t xml:space="preserve"> </w:t>
      </w:r>
      <w:r>
        <w:rPr>
          <w:color w:val="231F20"/>
          <w:sz w:val="16"/>
        </w:rPr>
        <w:t>§</w:t>
      </w:r>
      <w:r>
        <w:rPr>
          <w:color w:val="231F20"/>
          <w:spacing w:val="-2"/>
          <w:sz w:val="16"/>
        </w:rPr>
        <w:t xml:space="preserve"> </w:t>
      </w:r>
      <w:r>
        <w:rPr>
          <w:color w:val="231F20"/>
          <w:sz w:val="16"/>
        </w:rPr>
        <w:t>31:53</w:t>
      </w:r>
      <w:r>
        <w:rPr>
          <w:color w:val="231F20"/>
          <w:spacing w:val="7"/>
          <w:sz w:val="16"/>
        </w:rPr>
        <w:t xml:space="preserve"> </w:t>
      </w:r>
      <w:r>
        <w:rPr>
          <w:color w:val="231F20"/>
          <w:spacing w:val="-2"/>
          <w:sz w:val="16"/>
        </w:rPr>
        <w:t>below.</w:t>
      </w:r>
    </w:p>
    <w:p w14:paraId="78556449"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31:51]</w:t>
      </w:r>
    </w:p>
    <w:p w14:paraId="7855644A" w14:textId="77777777" w:rsidR="00180D28" w:rsidRDefault="002909AC">
      <w:pPr>
        <w:spacing w:before="78" w:line="223" w:lineRule="auto"/>
        <w:ind w:left="890" w:right="83" w:firstLine="412"/>
        <w:jc w:val="both"/>
        <w:rPr>
          <w:sz w:val="16"/>
        </w:rPr>
      </w:pPr>
      <w:r>
        <w:rPr>
          <w:rFonts w:ascii="Arial" w:hAnsi="Arial"/>
          <w:b/>
          <w:color w:val="231F20"/>
          <w:sz w:val="16"/>
          <w:vertAlign w:val="superscript"/>
        </w:rPr>
        <w:t>1</w:t>
      </w:r>
      <w:r>
        <w:rPr>
          <w:color w:val="231F20"/>
          <w:sz w:val="16"/>
        </w:rPr>
        <w:t>A manager of the premises (referred to in the Act as a “manager party”) is any person who is a landlord or party other than a landlord or tenant under a lease of the whole or part of the premises, or</w:t>
      </w:r>
      <w:r>
        <w:rPr>
          <w:color w:val="231F20"/>
          <w:spacing w:val="40"/>
          <w:sz w:val="16"/>
        </w:rPr>
        <w:t xml:space="preserve"> </w:t>
      </w:r>
      <w:r>
        <w:rPr>
          <w:color w:val="231F20"/>
          <w:sz w:val="16"/>
        </w:rPr>
        <w:t>a manager appointed under Pt 2 of the Landlord and Tenant Act 1987: s.91(4) of the 2002 Act; each such person is required by s.79(6) to be given a claim notice.</w:t>
      </w:r>
    </w:p>
    <w:p w14:paraId="7855644B" w14:textId="77777777" w:rsidR="00180D28" w:rsidRDefault="002909AC">
      <w:pPr>
        <w:spacing w:before="52" w:line="300" w:lineRule="auto"/>
        <w:ind w:left="1302" w:right="5062"/>
        <w:rPr>
          <w:sz w:val="16"/>
        </w:rPr>
      </w:pPr>
      <w:r>
        <w:rPr>
          <w:rFonts w:ascii="Arial"/>
          <w:b/>
          <w:color w:val="231F20"/>
          <w:sz w:val="16"/>
          <w:vertAlign w:val="superscript"/>
        </w:rPr>
        <w:t>2</w:t>
      </w:r>
      <w:r>
        <w:rPr>
          <w:color w:val="231F20"/>
          <w:sz w:val="16"/>
        </w:rPr>
        <w:t xml:space="preserve">s.91(2) of the 2002 Act. </w:t>
      </w:r>
      <w:r>
        <w:rPr>
          <w:rFonts w:ascii="Arial"/>
          <w:b/>
          <w:color w:val="231F20"/>
          <w:sz w:val="16"/>
          <w:vertAlign w:val="superscript"/>
        </w:rPr>
        <w:t>3</w:t>
      </w:r>
      <w:r>
        <w:rPr>
          <w:color w:val="231F20"/>
          <w:sz w:val="16"/>
        </w:rPr>
        <w:t xml:space="preserve">s.91(3) of the 2002 Act. </w:t>
      </w:r>
      <w:r>
        <w:rPr>
          <w:rFonts w:ascii="Arial"/>
          <w:b/>
          <w:color w:val="231F20"/>
          <w:sz w:val="16"/>
          <w:vertAlign w:val="superscript"/>
        </w:rPr>
        <w:t>4</w:t>
      </w:r>
      <w:r>
        <w:rPr>
          <w:color w:val="231F20"/>
          <w:sz w:val="16"/>
        </w:rPr>
        <w:t xml:space="preserve">s.92(1) of the 2002 Act. </w:t>
      </w:r>
      <w:r>
        <w:rPr>
          <w:rFonts w:ascii="Arial"/>
          <w:b/>
          <w:color w:val="231F20"/>
          <w:sz w:val="16"/>
          <w:vertAlign w:val="superscript"/>
        </w:rPr>
        <w:t>5</w:t>
      </w:r>
      <w:r>
        <w:rPr>
          <w:color w:val="231F20"/>
          <w:sz w:val="16"/>
        </w:rPr>
        <w:t>s.92(1)(a) of the 2002</w:t>
      </w:r>
      <w:r>
        <w:rPr>
          <w:color w:val="231F20"/>
          <w:spacing w:val="-7"/>
          <w:sz w:val="16"/>
        </w:rPr>
        <w:t xml:space="preserve"> </w:t>
      </w:r>
      <w:r>
        <w:rPr>
          <w:color w:val="231F20"/>
          <w:sz w:val="16"/>
        </w:rPr>
        <w:t>Act.</w:t>
      </w:r>
    </w:p>
    <w:p w14:paraId="7855644C" w14:textId="77777777" w:rsidR="00180D28" w:rsidRDefault="002909AC">
      <w:pPr>
        <w:spacing w:before="7" w:line="223" w:lineRule="auto"/>
        <w:ind w:left="890" w:right="5" w:firstLine="412"/>
        <w:rPr>
          <w:sz w:val="16"/>
        </w:rPr>
      </w:pPr>
      <w:r>
        <w:rPr>
          <w:rFonts w:ascii="Arial"/>
          <w:b/>
          <w:color w:val="231F20"/>
          <w:sz w:val="16"/>
          <w:vertAlign w:val="superscript"/>
        </w:rPr>
        <w:t>6</w:t>
      </w:r>
      <w:r>
        <w:rPr>
          <w:color w:val="231F20"/>
          <w:sz w:val="16"/>
        </w:rPr>
        <w:t>s.92(3) of the 2002</w:t>
      </w:r>
      <w:r>
        <w:rPr>
          <w:color w:val="231F20"/>
          <w:spacing w:val="-7"/>
          <w:sz w:val="16"/>
        </w:rPr>
        <w:t xml:space="preserve"> </w:t>
      </w:r>
      <w:r>
        <w:rPr>
          <w:color w:val="231F20"/>
          <w:sz w:val="16"/>
        </w:rPr>
        <w:t>Act. No regulations have yet been made prescribing the form or particulars to be contained in a contractor notice.</w:t>
      </w:r>
    </w:p>
    <w:p w14:paraId="7855644D" w14:textId="77777777" w:rsidR="00180D28" w:rsidRDefault="002909AC">
      <w:pPr>
        <w:spacing w:before="50"/>
        <w:ind w:left="1302"/>
        <w:rPr>
          <w:sz w:val="16"/>
        </w:rPr>
      </w:pPr>
      <w:r>
        <w:rPr>
          <w:rFonts w:ascii="Arial" w:hAnsi="Arial"/>
          <w:b/>
          <w:color w:val="231F20"/>
          <w:sz w:val="16"/>
          <w:vertAlign w:val="superscript"/>
        </w:rPr>
        <w:t>7</w:t>
      </w:r>
      <w:r>
        <w:rPr>
          <w:color w:val="231F20"/>
          <w:sz w:val="16"/>
        </w:rPr>
        <w:t>s.92(4)</w:t>
      </w:r>
      <w:proofErr w:type="gramStart"/>
      <w:r>
        <w:rPr>
          <w:color w:val="231F20"/>
          <w:sz w:val="16"/>
        </w:rPr>
        <w:t>–(</w:t>
      </w:r>
      <w:proofErr w:type="gramEnd"/>
      <w:r>
        <w:rPr>
          <w:color w:val="231F20"/>
          <w:sz w:val="16"/>
        </w:rPr>
        <w:t>5)</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4E" w14:textId="77777777" w:rsidR="00180D28" w:rsidRDefault="00180D28">
      <w:pPr>
        <w:rPr>
          <w:sz w:val="16"/>
        </w:rPr>
        <w:sectPr w:rsidR="00180D28">
          <w:pgSz w:w="12240" w:h="15840"/>
          <w:pgMar w:top="2080" w:right="1800" w:bottom="2100" w:left="1800" w:header="1889" w:footer="1911" w:gutter="0"/>
          <w:cols w:space="720"/>
        </w:sectPr>
      </w:pPr>
    </w:p>
    <w:p w14:paraId="7855644F" w14:textId="77777777" w:rsidR="00180D28" w:rsidRDefault="002909AC">
      <w:pPr>
        <w:pStyle w:val="BodyText"/>
        <w:spacing w:before="209" w:line="228" w:lineRule="auto"/>
        <w:ind w:left="39" w:right="934" w:firstLine="199"/>
        <w:jc w:val="both"/>
        <w:rPr>
          <w:rFonts w:ascii="Arial" w:hAnsi="Arial"/>
          <w:b/>
        </w:rPr>
      </w:pPr>
      <w:r>
        <w:rPr>
          <w:color w:val="231F20"/>
        </w:rPr>
        <w:lastRenderedPageBreak/>
        <w:t>The notice to be given to the RTM company is referred to as a “contract notice”</w:t>
      </w:r>
      <w:r>
        <w:rPr>
          <w:rFonts w:ascii="Arial" w:hAnsi="Arial"/>
          <w:b/>
          <w:color w:val="231F20"/>
          <w:vertAlign w:val="superscript"/>
        </w:rPr>
        <w:t>8</w:t>
      </w:r>
      <w:r>
        <w:rPr>
          <w:rFonts w:ascii="Arial" w:hAnsi="Arial"/>
          <w:b/>
          <w:color w:val="231F20"/>
        </w:rPr>
        <w:t xml:space="preserve"> </w:t>
      </w:r>
      <w:r>
        <w:rPr>
          <w:color w:val="231F20"/>
        </w:rPr>
        <w:t>and must give particulars of the contract, the contractor and any sub-contractor,</w:t>
      </w:r>
      <w:r>
        <w:rPr>
          <w:color w:val="231F20"/>
          <w:spacing w:val="40"/>
        </w:rPr>
        <w:t xml:space="preserve"> </w:t>
      </w:r>
      <w:r>
        <w:rPr>
          <w:color w:val="231F20"/>
        </w:rPr>
        <w:t>as well as any other particulars required by regulations.</w:t>
      </w:r>
      <w:r>
        <w:rPr>
          <w:rFonts w:ascii="Arial" w:hAnsi="Arial"/>
          <w:b/>
          <w:color w:val="231F20"/>
          <w:vertAlign w:val="superscript"/>
        </w:rPr>
        <w:t>9</w:t>
      </w:r>
    </w:p>
    <w:p w14:paraId="78556450" w14:textId="77777777" w:rsidR="00180D28" w:rsidRDefault="002909AC">
      <w:pPr>
        <w:pStyle w:val="BodyText"/>
        <w:spacing w:before="71" w:line="218" w:lineRule="auto"/>
        <w:ind w:left="39" w:right="933" w:firstLine="199"/>
        <w:jc w:val="both"/>
        <w:rPr>
          <w:rFonts w:ascii="Arial" w:hAnsi="Arial"/>
          <w:b/>
        </w:rPr>
      </w:pPr>
      <w:r>
        <w:rPr>
          <w:color w:val="231F20"/>
        </w:rPr>
        <w:t>Contractor notices and contract notices must both be given on the “</w:t>
      </w:r>
      <w:proofErr w:type="spellStart"/>
      <w:r>
        <w:rPr>
          <w:color w:val="231F20"/>
        </w:rPr>
        <w:t>determina-tion</w:t>
      </w:r>
      <w:proofErr w:type="spellEnd"/>
      <w:r>
        <w:rPr>
          <w:color w:val="231F20"/>
        </w:rPr>
        <w:t xml:space="preserve"> date” (or the date of the contract, if later), or as soon as is reasonably practicable after that date.</w:t>
      </w:r>
      <w:r>
        <w:rPr>
          <w:rFonts w:ascii="Arial" w:hAnsi="Arial"/>
          <w:b/>
          <w:color w:val="231F20"/>
          <w:vertAlign w:val="superscript"/>
        </w:rPr>
        <w:t>10</w:t>
      </w:r>
      <w:r>
        <w:rPr>
          <w:rFonts w:ascii="Arial" w:hAnsi="Arial"/>
          <w:b/>
          <w:color w:val="231F20"/>
        </w:rPr>
        <w:t xml:space="preserve"> </w:t>
      </w:r>
      <w:r>
        <w:rPr>
          <w:color w:val="231F20"/>
        </w:rPr>
        <w:t>Where there is no dispute about the entitlement of</w:t>
      </w:r>
      <w:r>
        <w:rPr>
          <w:color w:val="231F20"/>
          <w:spacing w:val="40"/>
        </w:rPr>
        <w:t xml:space="preserve"> </w:t>
      </w:r>
      <w:r>
        <w:rPr>
          <w:color w:val="231F20"/>
        </w:rPr>
        <w:t>the RTM company to acquire the right to manage, the “determination date” is the same date as is specified in the claim notice as the date from which the company intends to acquire the right;</w:t>
      </w:r>
      <w:r>
        <w:rPr>
          <w:rFonts w:ascii="Arial" w:hAnsi="Arial"/>
          <w:b/>
          <w:color w:val="231F20"/>
          <w:vertAlign w:val="superscript"/>
        </w:rPr>
        <w:t>11</w:t>
      </w:r>
      <w:r>
        <w:rPr>
          <w:rFonts w:ascii="Arial" w:hAnsi="Arial"/>
          <w:b/>
          <w:color w:val="231F20"/>
        </w:rPr>
        <w:t xml:space="preserve"> </w:t>
      </w:r>
      <w:r>
        <w:rPr>
          <w:color w:val="231F20"/>
        </w:rPr>
        <w:t>otherwise it is the date on which a determination of entitlement by the appropriate tribunal becomes final or any objectors agree in writing that the company was entitled to acquire the right.</w:t>
      </w:r>
      <w:r>
        <w:rPr>
          <w:rFonts w:ascii="Arial" w:hAnsi="Arial"/>
          <w:b/>
          <w:color w:val="231F20"/>
          <w:vertAlign w:val="superscript"/>
        </w:rPr>
        <w:t>12</w:t>
      </w:r>
    </w:p>
    <w:p w14:paraId="78556451" w14:textId="77777777" w:rsidR="00180D28" w:rsidRDefault="002909AC">
      <w:pPr>
        <w:pStyle w:val="Heading1"/>
        <w:spacing w:before="228"/>
        <w:ind w:left="39"/>
      </w:pPr>
      <w:r>
        <w:rPr>
          <w:color w:val="231F20"/>
        </w:rPr>
        <w:t>§</w:t>
      </w:r>
      <w:r>
        <w:rPr>
          <w:color w:val="231F20"/>
          <w:spacing w:val="-5"/>
        </w:rPr>
        <w:t xml:space="preserve"> </w:t>
      </w:r>
      <w:proofErr w:type="gramStart"/>
      <w:r>
        <w:rPr>
          <w:color w:val="231F20"/>
        </w:rPr>
        <w:t>31:52</w:t>
      </w:r>
      <w:r>
        <w:rPr>
          <w:color w:val="231F20"/>
          <w:spacing w:val="37"/>
        </w:rPr>
        <w:t xml:space="preserve">  </w:t>
      </w:r>
      <w:r>
        <w:rPr>
          <w:color w:val="231F20"/>
        </w:rPr>
        <w:t>The</w:t>
      </w:r>
      <w:proofErr w:type="gramEnd"/>
      <w:r>
        <w:rPr>
          <w:color w:val="231F20"/>
          <w:spacing w:val="6"/>
        </w:rPr>
        <w:t xml:space="preserve"> </w:t>
      </w:r>
      <w:r>
        <w:rPr>
          <w:color w:val="231F20"/>
        </w:rPr>
        <w:t>duty</w:t>
      </w:r>
      <w:r>
        <w:rPr>
          <w:color w:val="231F20"/>
          <w:spacing w:val="5"/>
        </w:rPr>
        <w:t xml:space="preserve"> </w:t>
      </w:r>
      <w:r>
        <w:rPr>
          <w:color w:val="231F20"/>
        </w:rPr>
        <w:t>to</w:t>
      </w:r>
      <w:r>
        <w:rPr>
          <w:color w:val="231F20"/>
          <w:spacing w:val="6"/>
        </w:rPr>
        <w:t xml:space="preserve"> </w:t>
      </w:r>
      <w:r>
        <w:rPr>
          <w:color w:val="231F20"/>
        </w:rPr>
        <w:t>provide</w:t>
      </w:r>
      <w:r>
        <w:rPr>
          <w:color w:val="231F20"/>
          <w:spacing w:val="6"/>
        </w:rPr>
        <w:t xml:space="preserve"> </w:t>
      </w:r>
      <w:r>
        <w:rPr>
          <w:color w:val="231F20"/>
          <w:spacing w:val="-2"/>
        </w:rPr>
        <w:t>information</w:t>
      </w:r>
    </w:p>
    <w:p w14:paraId="78556452" w14:textId="77777777" w:rsidR="00180D28" w:rsidRDefault="002909AC">
      <w:pPr>
        <w:pStyle w:val="BodyText"/>
        <w:spacing w:before="136" w:line="218" w:lineRule="auto"/>
        <w:ind w:left="39" w:right="933" w:firstLine="199"/>
        <w:jc w:val="both"/>
        <w:rPr>
          <w:rFonts w:ascii="Arial"/>
          <w:b/>
        </w:rPr>
      </w:pPr>
      <w:r>
        <w:rPr>
          <w:color w:val="231F20"/>
        </w:rPr>
        <w:t>As well as the right to receive notice of management contracts on or shortly</w:t>
      </w:r>
      <w:r>
        <w:rPr>
          <w:color w:val="231F20"/>
          <w:spacing w:val="80"/>
        </w:rPr>
        <w:t xml:space="preserve"> </w:t>
      </w:r>
      <w:r>
        <w:rPr>
          <w:color w:val="231F20"/>
        </w:rPr>
        <w:t>after the time when the entitlement to acquire the right to manage becomes undisputed, an RTM company has a right to the provision of information and to inspect and receive copies of documents required in connection with the manage-</w:t>
      </w:r>
      <w:proofErr w:type="spellStart"/>
      <w:r>
        <w:rPr>
          <w:color w:val="231F20"/>
        </w:rPr>
        <w:t>ment</w:t>
      </w:r>
      <w:proofErr w:type="spellEnd"/>
      <w:r>
        <w:rPr>
          <w:color w:val="231F20"/>
        </w:rPr>
        <w:t xml:space="preserve"> of the premises after the acquisition date.</w:t>
      </w:r>
      <w:r>
        <w:rPr>
          <w:rFonts w:ascii="Arial"/>
          <w:b/>
          <w:color w:val="231F20"/>
          <w:vertAlign w:val="superscript"/>
        </w:rPr>
        <w:t>1</w:t>
      </w:r>
      <w:r>
        <w:rPr>
          <w:rFonts w:ascii="Arial"/>
          <w:b/>
          <w:color w:val="231F20"/>
        </w:rPr>
        <w:t xml:space="preserve"> </w:t>
      </w:r>
      <w:r>
        <w:rPr>
          <w:color w:val="231F20"/>
        </w:rPr>
        <w:t>Where the right to manage is to be acquired, the RTM company may give notice to a landlord or tribunal ap-pointed manager of the premises, or to any other party to a lease of the premises (such as a management company), requiring that it provide any information in its possession or control which the company reasonably requires in connection with the exercise of the right to manage.</w:t>
      </w:r>
      <w:r>
        <w:rPr>
          <w:rFonts w:ascii="Arial"/>
          <w:b/>
          <w:color w:val="231F20"/>
          <w:vertAlign w:val="superscript"/>
        </w:rPr>
        <w:t>2</w:t>
      </w:r>
    </w:p>
    <w:p w14:paraId="78556453" w14:textId="77777777" w:rsidR="00180D28" w:rsidRDefault="002909AC">
      <w:pPr>
        <w:pStyle w:val="BodyText"/>
        <w:spacing w:before="67" w:line="218" w:lineRule="auto"/>
        <w:ind w:left="39" w:right="933" w:firstLine="199"/>
        <w:jc w:val="both"/>
        <w:rPr>
          <w:rFonts w:ascii="Arial" w:hAnsi="Arial"/>
          <w:b/>
        </w:rPr>
      </w:pPr>
      <w:r>
        <w:rPr>
          <w:color w:val="231F20"/>
        </w:rPr>
        <w:t>It is not clear whether the right to information is a continuing right, or is exercisable only between the date on which the company’s entitlement to acquire the right to manage becomes undisputed and the acquisition date; in any event, such a notice may not require any person to do anything before the acquisition date.</w:t>
      </w:r>
      <w:r>
        <w:rPr>
          <w:rFonts w:ascii="Arial" w:hAnsi="Arial"/>
          <w:b/>
          <w:color w:val="231F20"/>
          <w:vertAlign w:val="superscript"/>
        </w:rPr>
        <w:t>3</w:t>
      </w:r>
      <w:r>
        <w:rPr>
          <w:rFonts w:ascii="Arial" w:hAnsi="Arial"/>
          <w:b/>
          <w:color w:val="231F20"/>
        </w:rPr>
        <w:t xml:space="preserve"> </w:t>
      </w:r>
      <w:r>
        <w:rPr>
          <w:color w:val="231F20"/>
        </w:rPr>
        <w:t>Subject to that restriction, a notice requiring information must be complied with by the recipient within 28 days beginning with the date on which the notice</w:t>
      </w:r>
      <w:r>
        <w:rPr>
          <w:color w:val="231F20"/>
          <w:spacing w:val="80"/>
        </w:rPr>
        <w:t xml:space="preserve"> </w:t>
      </w:r>
      <w:r>
        <w:rPr>
          <w:color w:val="231F20"/>
        </w:rPr>
        <w:t>is given.</w:t>
      </w:r>
      <w:r>
        <w:rPr>
          <w:rFonts w:ascii="Arial" w:hAnsi="Arial"/>
          <w:b/>
          <w:color w:val="231F20"/>
          <w:vertAlign w:val="superscript"/>
        </w:rPr>
        <w:t>4</w:t>
      </w:r>
    </w:p>
    <w:p w14:paraId="78556454" w14:textId="77777777" w:rsidR="00180D28" w:rsidRDefault="002909AC">
      <w:pPr>
        <w:pStyle w:val="BodyText"/>
        <w:spacing w:before="9"/>
        <w:rPr>
          <w:rFonts w:ascii="Arial"/>
          <w:b/>
          <w:sz w:val="18"/>
        </w:rPr>
      </w:pPr>
      <w:r>
        <w:rPr>
          <w:rFonts w:ascii="Arial"/>
          <w:b/>
          <w:noProof/>
          <w:sz w:val="18"/>
        </w:rPr>
        <mc:AlternateContent>
          <mc:Choice Requires="wps">
            <w:drawing>
              <wp:anchor distT="0" distB="0" distL="0" distR="0" simplePos="0" relativeHeight="487606272" behindDoc="1" locked="0" layoutInCell="1" allowOverlap="1" wp14:anchorId="7855651D" wp14:editId="7855651E">
                <wp:simplePos x="0" y="0"/>
                <wp:positionH relativeFrom="page">
                  <wp:posOffset>1168199</wp:posOffset>
                </wp:positionH>
                <wp:positionV relativeFrom="paragraph">
                  <wp:posOffset>152508</wp:posOffset>
                </wp:positionV>
                <wp:extent cx="912494"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29EDC8" id="Graphic 166" o:spid="_x0000_s1026" style="position:absolute;margin-left:92pt;margin-top:12pt;width:71.8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" path="m,l912380,e" filled="f" strokecolor="#231f20" strokeweight=".17597mm">
                <v:path arrowok="t"/>
                <w10:wrap type="topAndBottom" anchorx="page"/>
              </v:shape>
            </w:pict>
          </mc:Fallback>
        </mc:AlternateContent>
      </w:r>
    </w:p>
    <w:p w14:paraId="78556455" w14:textId="77777777" w:rsidR="00180D28" w:rsidRDefault="002909AC">
      <w:pPr>
        <w:spacing w:before="76"/>
        <w:ind w:left="452"/>
        <w:rPr>
          <w:sz w:val="16"/>
        </w:rPr>
      </w:pPr>
      <w:r>
        <w:rPr>
          <w:rFonts w:ascii="Arial"/>
          <w:b/>
          <w:color w:val="231F20"/>
          <w:sz w:val="16"/>
          <w:vertAlign w:val="superscript"/>
        </w:rPr>
        <w:t>8</w:t>
      </w:r>
      <w:r>
        <w:rPr>
          <w:color w:val="231F20"/>
          <w:sz w:val="16"/>
        </w:rPr>
        <w:t>s.92(1)(b)</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56" w14:textId="77777777" w:rsidR="00180D28" w:rsidRDefault="002909AC">
      <w:pPr>
        <w:spacing w:before="48"/>
        <w:ind w:left="452"/>
        <w:rPr>
          <w:sz w:val="16"/>
        </w:rPr>
      </w:pPr>
      <w:r>
        <w:rPr>
          <w:rFonts w:ascii="Arial"/>
          <w:b/>
          <w:color w:val="231F20"/>
          <w:sz w:val="16"/>
          <w:vertAlign w:val="superscript"/>
        </w:rPr>
        <w:t>9</w:t>
      </w:r>
      <w:r>
        <w:rPr>
          <w:color w:val="231F20"/>
          <w:sz w:val="16"/>
        </w:rPr>
        <w:t>s.92(7)</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z w:val="16"/>
        </w:rPr>
        <w:t>Act.</w:t>
      </w:r>
      <w:r>
        <w:rPr>
          <w:color w:val="231F20"/>
          <w:spacing w:val="5"/>
          <w:sz w:val="16"/>
        </w:rPr>
        <w:t xml:space="preserve"> </w:t>
      </w:r>
      <w:r>
        <w:rPr>
          <w:color w:val="231F20"/>
          <w:sz w:val="16"/>
        </w:rPr>
        <w:t>No</w:t>
      </w:r>
      <w:r>
        <w:rPr>
          <w:color w:val="231F20"/>
          <w:spacing w:val="5"/>
          <w:sz w:val="16"/>
        </w:rPr>
        <w:t xml:space="preserve"> </w:t>
      </w:r>
      <w:r>
        <w:rPr>
          <w:color w:val="231F20"/>
          <w:sz w:val="16"/>
        </w:rPr>
        <w:t>regulations</w:t>
      </w:r>
      <w:r>
        <w:rPr>
          <w:color w:val="231F20"/>
          <w:spacing w:val="6"/>
          <w:sz w:val="16"/>
        </w:rPr>
        <w:t xml:space="preserve"> </w:t>
      </w:r>
      <w:r>
        <w:rPr>
          <w:color w:val="231F20"/>
          <w:sz w:val="16"/>
        </w:rPr>
        <w:t>have</w:t>
      </w:r>
      <w:r>
        <w:rPr>
          <w:color w:val="231F20"/>
          <w:spacing w:val="5"/>
          <w:sz w:val="16"/>
        </w:rPr>
        <w:t xml:space="preserve"> </w:t>
      </w:r>
      <w:r>
        <w:rPr>
          <w:color w:val="231F20"/>
          <w:sz w:val="16"/>
        </w:rPr>
        <w:t>yet</w:t>
      </w:r>
      <w:r>
        <w:rPr>
          <w:color w:val="231F20"/>
          <w:spacing w:val="6"/>
          <w:sz w:val="16"/>
        </w:rPr>
        <w:t xml:space="preserve"> </w:t>
      </w:r>
      <w:r>
        <w:rPr>
          <w:color w:val="231F20"/>
          <w:sz w:val="16"/>
        </w:rPr>
        <w:t>been</w:t>
      </w:r>
      <w:r>
        <w:rPr>
          <w:color w:val="231F20"/>
          <w:spacing w:val="5"/>
          <w:sz w:val="16"/>
        </w:rPr>
        <w:t xml:space="preserve"> </w:t>
      </w:r>
      <w:r>
        <w:rPr>
          <w:color w:val="231F20"/>
          <w:spacing w:val="-2"/>
          <w:sz w:val="16"/>
        </w:rPr>
        <w:t>made.</w:t>
      </w:r>
    </w:p>
    <w:p w14:paraId="78556457" w14:textId="77777777" w:rsidR="00180D28" w:rsidRDefault="002909AC">
      <w:pPr>
        <w:spacing w:before="58" w:line="223" w:lineRule="auto"/>
        <w:ind w:left="39" w:right="865" w:firstLine="345"/>
        <w:rPr>
          <w:sz w:val="16"/>
        </w:rPr>
      </w:pPr>
      <w:r>
        <w:rPr>
          <w:rFonts w:ascii="Arial"/>
          <w:b/>
          <w:color w:val="231F20"/>
          <w:sz w:val="16"/>
          <w:vertAlign w:val="superscript"/>
        </w:rPr>
        <w:t>10</w:t>
      </w:r>
      <w:r>
        <w:rPr>
          <w:color w:val="231F20"/>
          <w:sz w:val="16"/>
        </w:rPr>
        <w:t>s.92(2)(a) of the 2002</w:t>
      </w:r>
      <w:r>
        <w:rPr>
          <w:color w:val="231F20"/>
          <w:spacing w:val="-4"/>
          <w:sz w:val="16"/>
        </w:rPr>
        <w:t xml:space="preserve"> </w:t>
      </w:r>
      <w:r>
        <w:rPr>
          <w:color w:val="231F20"/>
          <w:sz w:val="16"/>
        </w:rPr>
        <w:t>Act. For contractor notices to be given to sub-contractors; see s.92(6) of the 2002 Act.</w:t>
      </w:r>
    </w:p>
    <w:p w14:paraId="78556458" w14:textId="77777777" w:rsidR="00180D28" w:rsidRDefault="002909AC">
      <w:pPr>
        <w:spacing w:before="50"/>
        <w:ind w:left="392"/>
        <w:rPr>
          <w:sz w:val="16"/>
        </w:rPr>
      </w:pPr>
      <w:r>
        <w:rPr>
          <w:rFonts w:ascii="Arial"/>
          <w:b/>
          <w:color w:val="231F20"/>
          <w:sz w:val="16"/>
          <w:vertAlign w:val="superscript"/>
        </w:rPr>
        <w:t>11</w:t>
      </w:r>
      <w:r>
        <w:rPr>
          <w:color w:val="231F20"/>
          <w:sz w:val="16"/>
        </w:rPr>
        <w:t>Section</w:t>
      </w:r>
      <w:r>
        <w:rPr>
          <w:color w:val="231F20"/>
          <w:spacing w:val="6"/>
          <w:sz w:val="16"/>
        </w:rPr>
        <w:t xml:space="preserve"> </w:t>
      </w:r>
      <w:r>
        <w:rPr>
          <w:color w:val="231F20"/>
          <w:sz w:val="16"/>
        </w:rPr>
        <w:t>91(5)(a)</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59" w14:textId="77777777" w:rsidR="00180D28" w:rsidRDefault="002909AC">
      <w:pPr>
        <w:spacing w:before="47" w:line="186" w:lineRule="exact"/>
        <w:ind w:left="385"/>
        <w:rPr>
          <w:sz w:val="16"/>
        </w:rPr>
      </w:pPr>
      <w:r>
        <w:rPr>
          <w:rFonts w:ascii="Arial" w:hAnsi="Arial"/>
          <w:b/>
          <w:color w:val="231F20"/>
          <w:sz w:val="16"/>
          <w:vertAlign w:val="superscript"/>
        </w:rPr>
        <w:t>12</w:t>
      </w:r>
      <w:r>
        <w:rPr>
          <w:color w:val="231F20"/>
          <w:sz w:val="16"/>
        </w:rPr>
        <w:t>Section</w:t>
      </w:r>
      <w:r>
        <w:rPr>
          <w:color w:val="231F20"/>
          <w:spacing w:val="23"/>
          <w:sz w:val="16"/>
        </w:rPr>
        <w:t xml:space="preserve"> </w:t>
      </w:r>
      <w:r>
        <w:rPr>
          <w:color w:val="231F20"/>
          <w:sz w:val="16"/>
        </w:rPr>
        <w:t>91(5)(b)–(c)</w:t>
      </w:r>
      <w:r>
        <w:rPr>
          <w:color w:val="231F20"/>
          <w:spacing w:val="23"/>
          <w:sz w:val="16"/>
        </w:rPr>
        <w:t xml:space="preserve"> </w:t>
      </w:r>
      <w:r>
        <w:rPr>
          <w:color w:val="231F20"/>
          <w:sz w:val="16"/>
        </w:rPr>
        <w:t>of</w:t>
      </w:r>
      <w:r>
        <w:rPr>
          <w:color w:val="231F20"/>
          <w:spacing w:val="23"/>
          <w:sz w:val="16"/>
        </w:rPr>
        <w:t xml:space="preserve"> </w:t>
      </w:r>
      <w:r>
        <w:rPr>
          <w:color w:val="231F20"/>
          <w:sz w:val="16"/>
        </w:rPr>
        <w:t>the</w:t>
      </w:r>
      <w:r>
        <w:rPr>
          <w:color w:val="231F20"/>
          <w:spacing w:val="23"/>
          <w:sz w:val="16"/>
        </w:rPr>
        <w:t xml:space="preserve"> </w:t>
      </w:r>
      <w:r>
        <w:rPr>
          <w:color w:val="231F20"/>
          <w:sz w:val="16"/>
        </w:rPr>
        <w:t>2002</w:t>
      </w:r>
      <w:r>
        <w:rPr>
          <w:color w:val="231F20"/>
          <w:spacing w:val="13"/>
          <w:sz w:val="16"/>
        </w:rPr>
        <w:t xml:space="preserve"> </w:t>
      </w:r>
      <w:r>
        <w:rPr>
          <w:color w:val="231F20"/>
          <w:sz w:val="16"/>
        </w:rPr>
        <w:t>Act;</w:t>
      </w:r>
      <w:r>
        <w:rPr>
          <w:color w:val="231F20"/>
          <w:spacing w:val="23"/>
          <w:sz w:val="16"/>
        </w:rPr>
        <w:t xml:space="preserve"> </w:t>
      </w:r>
      <w:r>
        <w:rPr>
          <w:color w:val="231F20"/>
          <w:sz w:val="16"/>
        </w:rPr>
        <w:t>for</w:t>
      </w:r>
      <w:r>
        <w:rPr>
          <w:color w:val="231F20"/>
          <w:spacing w:val="23"/>
          <w:sz w:val="16"/>
        </w:rPr>
        <w:t xml:space="preserve"> </w:t>
      </w:r>
      <w:r>
        <w:rPr>
          <w:color w:val="231F20"/>
          <w:sz w:val="16"/>
        </w:rPr>
        <w:t>the</w:t>
      </w:r>
      <w:r>
        <w:rPr>
          <w:color w:val="231F20"/>
          <w:spacing w:val="23"/>
          <w:sz w:val="16"/>
        </w:rPr>
        <w:t xml:space="preserve"> </w:t>
      </w:r>
      <w:r>
        <w:rPr>
          <w:color w:val="231F20"/>
          <w:sz w:val="16"/>
        </w:rPr>
        <w:t>date</w:t>
      </w:r>
      <w:r>
        <w:rPr>
          <w:color w:val="231F20"/>
          <w:spacing w:val="23"/>
          <w:sz w:val="16"/>
        </w:rPr>
        <w:t xml:space="preserve"> </w:t>
      </w:r>
      <w:r>
        <w:rPr>
          <w:color w:val="231F20"/>
          <w:sz w:val="16"/>
        </w:rPr>
        <w:t>on</w:t>
      </w:r>
      <w:r>
        <w:rPr>
          <w:color w:val="231F20"/>
          <w:spacing w:val="24"/>
          <w:sz w:val="16"/>
        </w:rPr>
        <w:t xml:space="preserve"> </w:t>
      </w:r>
      <w:r>
        <w:rPr>
          <w:color w:val="231F20"/>
          <w:sz w:val="16"/>
        </w:rPr>
        <w:t>which</w:t>
      </w:r>
      <w:r>
        <w:rPr>
          <w:color w:val="231F20"/>
          <w:spacing w:val="23"/>
          <w:sz w:val="16"/>
        </w:rPr>
        <w:t xml:space="preserve"> </w:t>
      </w:r>
      <w:r>
        <w:rPr>
          <w:color w:val="231F20"/>
          <w:sz w:val="16"/>
        </w:rPr>
        <w:t>a</w:t>
      </w:r>
      <w:r>
        <w:rPr>
          <w:color w:val="231F20"/>
          <w:spacing w:val="23"/>
          <w:sz w:val="16"/>
        </w:rPr>
        <w:t xml:space="preserve"> </w:t>
      </w:r>
      <w:r>
        <w:rPr>
          <w:color w:val="231F20"/>
          <w:sz w:val="16"/>
        </w:rPr>
        <w:t>determination</w:t>
      </w:r>
      <w:r>
        <w:rPr>
          <w:color w:val="231F20"/>
          <w:spacing w:val="23"/>
          <w:sz w:val="16"/>
        </w:rPr>
        <w:t xml:space="preserve"> </w:t>
      </w:r>
      <w:r>
        <w:rPr>
          <w:color w:val="231F20"/>
          <w:sz w:val="16"/>
        </w:rPr>
        <w:t>becomes</w:t>
      </w:r>
      <w:r>
        <w:rPr>
          <w:color w:val="231F20"/>
          <w:spacing w:val="23"/>
          <w:sz w:val="16"/>
        </w:rPr>
        <w:t xml:space="preserve"> </w:t>
      </w:r>
      <w:r>
        <w:rPr>
          <w:color w:val="231F20"/>
          <w:sz w:val="16"/>
        </w:rPr>
        <w:t>final</w:t>
      </w:r>
      <w:r>
        <w:rPr>
          <w:color w:val="231F20"/>
          <w:spacing w:val="23"/>
          <w:sz w:val="16"/>
        </w:rPr>
        <w:t xml:space="preserve"> </w:t>
      </w:r>
      <w:r>
        <w:rPr>
          <w:color w:val="231F20"/>
          <w:spacing w:val="-5"/>
          <w:sz w:val="16"/>
        </w:rPr>
        <w:t>see</w:t>
      </w:r>
    </w:p>
    <w:p w14:paraId="7855645A" w14:textId="77777777" w:rsidR="00180D28" w:rsidRDefault="002909AC">
      <w:pPr>
        <w:spacing w:line="186" w:lineRule="exact"/>
        <w:ind w:left="39"/>
        <w:rPr>
          <w:sz w:val="16"/>
        </w:rPr>
      </w:pPr>
      <w:r>
        <w:rPr>
          <w:color w:val="231F20"/>
          <w:sz w:val="16"/>
        </w:rPr>
        <w:t>§</w:t>
      </w:r>
      <w:r>
        <w:rPr>
          <w:color w:val="231F20"/>
          <w:spacing w:val="-4"/>
          <w:sz w:val="16"/>
        </w:rPr>
        <w:t xml:space="preserve"> </w:t>
      </w:r>
      <w:r>
        <w:rPr>
          <w:color w:val="231F20"/>
          <w:sz w:val="16"/>
        </w:rPr>
        <w:t>31:49</w:t>
      </w:r>
      <w:r>
        <w:rPr>
          <w:color w:val="231F20"/>
          <w:spacing w:val="6"/>
          <w:sz w:val="16"/>
        </w:rPr>
        <w:t xml:space="preserve"> </w:t>
      </w:r>
      <w:r>
        <w:rPr>
          <w:color w:val="231F20"/>
          <w:spacing w:val="-2"/>
          <w:sz w:val="16"/>
        </w:rPr>
        <w:t>above.</w:t>
      </w:r>
    </w:p>
    <w:p w14:paraId="7855645B"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31:52]</w:t>
      </w:r>
    </w:p>
    <w:p w14:paraId="7855645C" w14:textId="77777777" w:rsidR="00180D28" w:rsidRDefault="002909AC">
      <w:pPr>
        <w:spacing w:before="78" w:line="223" w:lineRule="auto"/>
        <w:ind w:left="39" w:right="933" w:firstLine="412"/>
        <w:jc w:val="both"/>
        <w:rPr>
          <w:sz w:val="16"/>
        </w:rPr>
      </w:pPr>
      <w:r>
        <w:rPr>
          <w:rFonts w:ascii="Arial" w:hAnsi="Arial"/>
          <w:b/>
          <w:color w:val="231F20"/>
          <w:sz w:val="16"/>
          <w:vertAlign w:val="superscript"/>
        </w:rPr>
        <w:t>1</w:t>
      </w:r>
      <w:r>
        <w:rPr>
          <w:color w:val="231F20"/>
          <w:sz w:val="16"/>
        </w:rPr>
        <w:t>A</w:t>
      </w:r>
      <w:r>
        <w:rPr>
          <w:color w:val="231F20"/>
          <w:spacing w:val="-3"/>
          <w:sz w:val="16"/>
        </w:rPr>
        <w:t xml:space="preserve"> </w:t>
      </w:r>
      <w:r>
        <w:rPr>
          <w:color w:val="231F20"/>
          <w:sz w:val="16"/>
        </w:rPr>
        <w:t>“document” means anything in which information is recorded, s.112(1) of the 2002</w:t>
      </w:r>
      <w:r>
        <w:rPr>
          <w:color w:val="231F20"/>
          <w:spacing w:val="-3"/>
          <w:sz w:val="16"/>
        </w:rPr>
        <w:t xml:space="preserve"> </w:t>
      </w:r>
      <w:r>
        <w:rPr>
          <w:color w:val="231F20"/>
          <w:sz w:val="16"/>
        </w:rPr>
        <w:t>Act, and so includes electronic files.</w:t>
      </w:r>
    </w:p>
    <w:p w14:paraId="7855645D" w14:textId="77777777" w:rsidR="00180D28" w:rsidRDefault="002909AC">
      <w:pPr>
        <w:spacing w:before="62" w:line="223" w:lineRule="auto"/>
        <w:ind w:left="39" w:right="933" w:firstLine="412"/>
        <w:jc w:val="both"/>
        <w:rPr>
          <w:sz w:val="16"/>
        </w:rPr>
      </w:pPr>
      <w:r>
        <w:rPr>
          <w:rFonts w:ascii="Arial"/>
          <w:b/>
          <w:color w:val="231F20"/>
          <w:sz w:val="16"/>
          <w:vertAlign w:val="superscript"/>
        </w:rPr>
        <w:t>2</w:t>
      </w:r>
      <w:r>
        <w:rPr>
          <w:color w:val="231F20"/>
          <w:sz w:val="16"/>
        </w:rPr>
        <w:t>Section 93(1) of the 2002</w:t>
      </w:r>
      <w:r>
        <w:rPr>
          <w:color w:val="231F20"/>
          <w:spacing w:val="-4"/>
          <w:sz w:val="16"/>
        </w:rPr>
        <w:t xml:space="preserve"> </w:t>
      </w:r>
      <w:r>
        <w:rPr>
          <w:color w:val="231F20"/>
          <w:sz w:val="16"/>
        </w:rPr>
        <w:t xml:space="preserve">Act; the right to inspect documents and to require the provision of </w:t>
      </w:r>
      <w:proofErr w:type="gramStart"/>
      <w:r>
        <w:rPr>
          <w:color w:val="231F20"/>
          <w:sz w:val="16"/>
        </w:rPr>
        <w:t>cop-</w:t>
      </w:r>
      <w:proofErr w:type="spellStart"/>
      <w:r>
        <w:rPr>
          <w:color w:val="231F20"/>
          <w:sz w:val="16"/>
        </w:rPr>
        <w:t>ies</w:t>
      </w:r>
      <w:proofErr w:type="spellEnd"/>
      <w:proofErr w:type="gramEnd"/>
      <w:r>
        <w:rPr>
          <w:color w:val="231F20"/>
          <w:sz w:val="16"/>
        </w:rPr>
        <w:t xml:space="preserve"> is conferred by s.93(2). By this means the RTM company will be able to obtain copies of leases and details of service charge accounts.</w:t>
      </w:r>
    </w:p>
    <w:p w14:paraId="7855645E" w14:textId="77777777" w:rsidR="00180D28" w:rsidRDefault="002909AC">
      <w:pPr>
        <w:spacing w:before="62" w:line="223" w:lineRule="auto"/>
        <w:ind w:left="39" w:right="933" w:firstLine="412"/>
        <w:jc w:val="both"/>
        <w:rPr>
          <w:sz w:val="16"/>
        </w:rPr>
      </w:pPr>
      <w:r>
        <w:rPr>
          <w:rFonts w:ascii="Arial" w:hAnsi="Arial"/>
          <w:b/>
          <w:color w:val="231F20"/>
          <w:sz w:val="16"/>
          <w:vertAlign w:val="superscript"/>
        </w:rPr>
        <w:t>3</w:t>
      </w:r>
      <w:r>
        <w:rPr>
          <w:color w:val="231F20"/>
          <w:sz w:val="16"/>
        </w:rPr>
        <w:t>Section 93(3) of the 2002 Act. The right to give a notice under s.93(1) is exercisable “where the right to manage is to be acquired”, but information may not be required to be provided before the acquisition date. The better view would seem to be that the right to require information may only be exercise before the acquisition date.</w:t>
      </w:r>
    </w:p>
    <w:p w14:paraId="7855645F" w14:textId="77777777" w:rsidR="00180D28" w:rsidRDefault="002909AC">
      <w:pPr>
        <w:spacing w:before="62" w:line="223" w:lineRule="auto"/>
        <w:ind w:left="39" w:right="933" w:firstLine="412"/>
        <w:jc w:val="both"/>
        <w:rPr>
          <w:sz w:val="16"/>
        </w:rPr>
      </w:pPr>
      <w:r>
        <w:rPr>
          <w:rFonts w:ascii="Arial"/>
          <w:b/>
          <w:color w:val="231F20"/>
          <w:sz w:val="16"/>
          <w:vertAlign w:val="superscript"/>
        </w:rPr>
        <w:t>4</w:t>
      </w:r>
      <w:r>
        <w:rPr>
          <w:color w:val="231F20"/>
          <w:sz w:val="16"/>
        </w:rPr>
        <w:t>Section 93(4) of the 2002 Act; the requirement to provide information may be enforced by an order of the appropriate tribunal obtained under s.107 of the 2002 Act.</w:t>
      </w:r>
    </w:p>
    <w:p w14:paraId="78556460" w14:textId="77777777" w:rsidR="00180D28" w:rsidRDefault="00180D28">
      <w:pPr>
        <w:spacing w:line="223" w:lineRule="auto"/>
        <w:jc w:val="both"/>
        <w:rPr>
          <w:sz w:val="16"/>
        </w:rPr>
        <w:sectPr w:rsidR="00180D28">
          <w:headerReference w:type="even" r:id="rId80"/>
          <w:headerReference w:type="default" r:id="rId81"/>
          <w:footerReference w:type="even" r:id="rId82"/>
          <w:footerReference w:type="default" r:id="rId83"/>
          <w:pgSz w:w="12240" w:h="15840"/>
          <w:pgMar w:top="2080" w:right="1800" w:bottom="2080" w:left="1800" w:header="1889" w:footer="1895" w:gutter="0"/>
          <w:pgNumType w:start="38"/>
          <w:cols w:space="720"/>
        </w:sectPr>
      </w:pPr>
    </w:p>
    <w:p w14:paraId="78556461" w14:textId="77777777" w:rsidR="00180D28" w:rsidRDefault="002909AC">
      <w:pPr>
        <w:pStyle w:val="Heading1"/>
        <w:spacing w:before="199"/>
        <w:ind w:left="890"/>
      </w:pPr>
      <w:r>
        <w:rPr>
          <w:color w:val="231F20"/>
        </w:rPr>
        <w:lastRenderedPageBreak/>
        <w:t>§</w:t>
      </w:r>
      <w:r>
        <w:rPr>
          <w:color w:val="231F20"/>
          <w:spacing w:val="-6"/>
        </w:rPr>
        <w:t xml:space="preserve"> </w:t>
      </w:r>
      <w:proofErr w:type="gramStart"/>
      <w:r>
        <w:rPr>
          <w:color w:val="231F20"/>
        </w:rPr>
        <w:t>31:53</w:t>
      </w:r>
      <w:r>
        <w:rPr>
          <w:color w:val="231F20"/>
          <w:spacing w:val="34"/>
        </w:rPr>
        <w:t xml:space="preserve">  </w:t>
      </w:r>
      <w:r>
        <w:rPr>
          <w:color w:val="231F20"/>
        </w:rPr>
        <w:t>The</w:t>
      </w:r>
      <w:proofErr w:type="gramEnd"/>
      <w:r>
        <w:rPr>
          <w:color w:val="231F20"/>
          <w:spacing w:val="6"/>
        </w:rPr>
        <w:t xml:space="preserve"> </w:t>
      </w:r>
      <w:r>
        <w:rPr>
          <w:color w:val="231F20"/>
        </w:rPr>
        <w:t>duty</w:t>
      </w:r>
      <w:r>
        <w:rPr>
          <w:color w:val="231F20"/>
          <w:spacing w:val="4"/>
        </w:rPr>
        <w:t xml:space="preserve"> </w:t>
      </w:r>
      <w:r>
        <w:rPr>
          <w:color w:val="231F20"/>
        </w:rPr>
        <w:t>to</w:t>
      </w:r>
      <w:r>
        <w:rPr>
          <w:color w:val="231F20"/>
          <w:spacing w:val="4"/>
        </w:rPr>
        <w:t xml:space="preserve"> </w:t>
      </w:r>
      <w:r>
        <w:rPr>
          <w:color w:val="231F20"/>
        </w:rPr>
        <w:t>pay</w:t>
      </w:r>
      <w:r>
        <w:rPr>
          <w:color w:val="231F20"/>
          <w:spacing w:val="5"/>
        </w:rPr>
        <w:t xml:space="preserve"> </w:t>
      </w:r>
      <w:r>
        <w:rPr>
          <w:color w:val="231F20"/>
        </w:rPr>
        <w:t>accrued</w:t>
      </w:r>
      <w:r>
        <w:rPr>
          <w:color w:val="231F20"/>
          <w:spacing w:val="4"/>
        </w:rPr>
        <w:t xml:space="preserve"> </w:t>
      </w:r>
      <w:r>
        <w:rPr>
          <w:color w:val="231F20"/>
        </w:rPr>
        <w:t>uncommitted</w:t>
      </w:r>
      <w:r>
        <w:rPr>
          <w:color w:val="231F20"/>
          <w:spacing w:val="4"/>
        </w:rPr>
        <w:t xml:space="preserve"> </w:t>
      </w:r>
      <w:r>
        <w:rPr>
          <w:color w:val="231F20"/>
        </w:rPr>
        <w:t>service</w:t>
      </w:r>
      <w:r>
        <w:rPr>
          <w:color w:val="231F20"/>
          <w:spacing w:val="5"/>
        </w:rPr>
        <w:t xml:space="preserve"> </w:t>
      </w:r>
      <w:r>
        <w:rPr>
          <w:color w:val="231F20"/>
          <w:spacing w:val="-2"/>
        </w:rPr>
        <w:t>charges</w:t>
      </w:r>
    </w:p>
    <w:p w14:paraId="78556462" w14:textId="77777777" w:rsidR="00180D28" w:rsidRDefault="002909AC">
      <w:pPr>
        <w:pStyle w:val="BodyText"/>
        <w:spacing w:before="85" w:line="208" w:lineRule="auto"/>
        <w:ind w:left="890" w:right="83" w:firstLine="199"/>
        <w:jc w:val="both"/>
        <w:rPr>
          <w:rFonts w:ascii="Arial" w:hAnsi="Arial"/>
          <w:b/>
        </w:rPr>
      </w:pPr>
      <w:r>
        <w:rPr>
          <w:color w:val="231F20"/>
        </w:rPr>
        <w:t>A landlord, management company or other party to a lease of the premises, or a manager appointed under Pt 2 of the Landlord and Tenant Act 1987 is under a duty to pay to the RTM company a sum equal to the amount of any “accrued uncommitted service charges” held by them on the acquisition date.</w:t>
      </w:r>
      <w:r>
        <w:rPr>
          <w:rFonts w:ascii="Arial" w:hAnsi="Arial"/>
          <w:b/>
          <w:color w:val="231F20"/>
          <w:vertAlign w:val="superscript"/>
        </w:rPr>
        <w:t>1</w:t>
      </w:r>
      <w:r>
        <w:rPr>
          <w:rFonts w:ascii="Arial" w:hAnsi="Arial"/>
          <w:b/>
          <w:color w:val="231F20"/>
        </w:rPr>
        <w:t xml:space="preserve"> </w:t>
      </w:r>
      <w:r>
        <w:rPr>
          <w:color w:val="231F20"/>
        </w:rPr>
        <w:t>The amount which is payable is the aggregate of any sums paid to the person by way of service charges and any investments which represent such sums (together with any income which has accrued on those investments), after deducting so much of that aggregate as is required to meet the costs incurred before the acquisition date in connection with the matters for which the service charges were payable.</w:t>
      </w:r>
      <w:r>
        <w:rPr>
          <w:rFonts w:ascii="Arial" w:hAnsi="Arial"/>
          <w:b/>
          <w:color w:val="231F20"/>
          <w:vertAlign w:val="superscript"/>
        </w:rPr>
        <w:t>2</w:t>
      </w:r>
    </w:p>
    <w:p w14:paraId="78556463" w14:textId="77777777" w:rsidR="00180D28" w:rsidRDefault="002909AC">
      <w:pPr>
        <w:pStyle w:val="BodyText"/>
        <w:spacing w:before="27" w:line="216" w:lineRule="auto"/>
        <w:ind w:left="890" w:right="83" w:firstLine="199"/>
        <w:jc w:val="both"/>
      </w:pPr>
      <w:r>
        <w:rPr>
          <w:color w:val="231F20"/>
        </w:rPr>
        <w:t>The duty to pay over accrued uncommitted service charges must be complied with on the acquisition date or as soon as is reasonably practicable thereafter.</w:t>
      </w:r>
      <w:r>
        <w:rPr>
          <w:rFonts w:ascii="Arial"/>
          <w:b/>
          <w:color w:val="231F20"/>
          <w:vertAlign w:val="superscript"/>
        </w:rPr>
        <w:t>3</w:t>
      </w:r>
      <w:r>
        <w:rPr>
          <w:rFonts w:ascii="Arial"/>
          <w:b/>
          <w:color w:val="231F20"/>
        </w:rPr>
        <w:t xml:space="preserve"> </w:t>
      </w:r>
      <w:r>
        <w:rPr>
          <w:color w:val="231F20"/>
        </w:rPr>
        <w:t xml:space="preserve">There are two routes for the resolution of disputes in relation to the duty. The amount of any payment which </w:t>
      </w:r>
      <w:proofErr w:type="gramStart"/>
      <w:r>
        <w:rPr>
          <w:color w:val="231F20"/>
        </w:rPr>
        <w:t>falls</w:t>
      </w:r>
      <w:proofErr w:type="gramEnd"/>
      <w:r>
        <w:rPr>
          <w:color w:val="231F20"/>
        </w:rPr>
        <w:t xml:space="preserve"> to be made may be determined by the </w:t>
      </w:r>
      <w:proofErr w:type="gramStart"/>
      <w:r>
        <w:rPr>
          <w:color w:val="231F20"/>
        </w:rPr>
        <w:t>ap-propriate</w:t>
      </w:r>
      <w:proofErr w:type="gramEnd"/>
      <w:r>
        <w:rPr>
          <w:color w:val="231F20"/>
        </w:rPr>
        <w:t xml:space="preserve"> tribunal</w:t>
      </w:r>
      <w:r>
        <w:rPr>
          <w:rFonts w:ascii="Arial"/>
          <w:b/>
          <w:color w:val="231F20"/>
          <w:vertAlign w:val="superscript"/>
        </w:rPr>
        <w:t>4</w:t>
      </w:r>
      <w:r>
        <w:rPr>
          <w:rFonts w:ascii="Arial"/>
          <w:b/>
          <w:color w:val="231F20"/>
        </w:rPr>
        <w:t xml:space="preserve"> </w:t>
      </w:r>
      <w:r>
        <w:rPr>
          <w:color w:val="231F20"/>
        </w:rPr>
        <w:t>on an application made either by the RTM company or by the person subject to the duty,</w:t>
      </w:r>
      <w:r>
        <w:rPr>
          <w:rFonts w:ascii="Arial"/>
          <w:b/>
          <w:color w:val="231F20"/>
          <w:vertAlign w:val="superscript"/>
        </w:rPr>
        <w:t>5</w:t>
      </w:r>
      <w:r>
        <w:rPr>
          <w:rFonts w:ascii="Arial"/>
          <w:b/>
          <w:color w:val="231F20"/>
        </w:rPr>
        <w:t xml:space="preserve"> </w:t>
      </w:r>
      <w:r>
        <w:rPr>
          <w:color w:val="231F20"/>
        </w:rPr>
        <w:t xml:space="preserve">but the tribunal </w:t>
      </w:r>
      <w:proofErr w:type="spellStart"/>
      <w:r>
        <w:rPr>
          <w:color w:val="231F20"/>
        </w:rPr>
        <w:t>lacks</w:t>
      </w:r>
      <w:proofErr w:type="spellEnd"/>
      <w:r>
        <w:rPr>
          <w:color w:val="231F20"/>
        </w:rPr>
        <w:t xml:space="preserve"> enforcement powers and cannot compel payment. The requirement to make the payment itself may be enforced by an order of the county court.</w:t>
      </w:r>
    </w:p>
    <w:p w14:paraId="78556464" w14:textId="77777777" w:rsidR="00180D28" w:rsidRDefault="002909AC">
      <w:pPr>
        <w:pStyle w:val="Heading1"/>
        <w:spacing w:before="215"/>
        <w:ind w:left="890"/>
      </w:pPr>
      <w:r>
        <w:rPr>
          <w:color w:val="231F20"/>
        </w:rPr>
        <w:t>§</w:t>
      </w:r>
      <w:r>
        <w:rPr>
          <w:color w:val="231F20"/>
          <w:spacing w:val="-8"/>
        </w:rPr>
        <w:t xml:space="preserve"> </w:t>
      </w:r>
      <w:proofErr w:type="gramStart"/>
      <w:r>
        <w:rPr>
          <w:color w:val="231F20"/>
        </w:rPr>
        <w:t>31:54</w:t>
      </w:r>
      <w:r>
        <w:rPr>
          <w:color w:val="231F20"/>
          <w:spacing w:val="31"/>
        </w:rPr>
        <w:t xml:space="preserve">  </w:t>
      </w:r>
      <w:r>
        <w:rPr>
          <w:color w:val="231F20"/>
        </w:rPr>
        <w:t>Transfer</w:t>
      </w:r>
      <w:proofErr w:type="gramEnd"/>
      <w:r>
        <w:rPr>
          <w:color w:val="231F20"/>
          <w:spacing w:val="3"/>
        </w:rPr>
        <w:t xml:space="preserve"> </w:t>
      </w:r>
      <w:r>
        <w:rPr>
          <w:color w:val="231F20"/>
        </w:rPr>
        <w:t>of</w:t>
      </w:r>
      <w:r>
        <w:rPr>
          <w:color w:val="231F20"/>
          <w:spacing w:val="3"/>
        </w:rPr>
        <w:t xml:space="preserve"> </w:t>
      </w:r>
      <w:r>
        <w:rPr>
          <w:color w:val="231F20"/>
        </w:rPr>
        <w:t>management</w:t>
      </w:r>
      <w:r>
        <w:rPr>
          <w:color w:val="231F20"/>
          <w:spacing w:val="2"/>
        </w:rPr>
        <w:t xml:space="preserve"> </w:t>
      </w:r>
      <w:r>
        <w:rPr>
          <w:color w:val="231F20"/>
        </w:rPr>
        <w:t>functions</w:t>
      </w:r>
      <w:r>
        <w:rPr>
          <w:color w:val="231F20"/>
          <w:spacing w:val="2"/>
        </w:rPr>
        <w:t xml:space="preserve"> </w:t>
      </w:r>
      <w:r>
        <w:rPr>
          <w:color w:val="231F20"/>
        </w:rPr>
        <w:t>under</w:t>
      </w:r>
      <w:r>
        <w:rPr>
          <w:color w:val="231F20"/>
          <w:spacing w:val="2"/>
        </w:rPr>
        <w:t xml:space="preserve"> </w:t>
      </w:r>
      <w:r>
        <w:rPr>
          <w:color w:val="231F20"/>
          <w:spacing w:val="-2"/>
        </w:rPr>
        <w:t>leases</w:t>
      </w:r>
    </w:p>
    <w:p w14:paraId="78556465" w14:textId="77777777" w:rsidR="00180D28" w:rsidRDefault="002909AC">
      <w:pPr>
        <w:pStyle w:val="BodyText"/>
        <w:spacing w:before="87" w:line="218" w:lineRule="auto"/>
        <w:ind w:left="890" w:right="83" w:firstLine="199"/>
        <w:jc w:val="both"/>
        <w:rPr>
          <w:rFonts w:ascii="Arial" w:hAnsi="Arial"/>
          <w:b/>
        </w:rPr>
      </w:pPr>
      <w:r>
        <w:rPr>
          <w:color w:val="231F20"/>
        </w:rPr>
        <w:t>Where the right to manage has been acquired s.96 to s.103 of the 2002 Act are engaged and provide the statutory basis for the exercise of the right.</w:t>
      </w:r>
      <w:r>
        <w:rPr>
          <w:rFonts w:ascii="Arial" w:hAnsi="Arial"/>
          <w:b/>
          <w:color w:val="231F20"/>
          <w:vertAlign w:val="superscript"/>
        </w:rPr>
        <w:t>1</w:t>
      </w:r>
      <w:r>
        <w:rPr>
          <w:rFonts w:ascii="Arial" w:hAnsi="Arial"/>
          <w:b/>
          <w:color w:val="231F20"/>
        </w:rPr>
        <w:t xml:space="preserve"> </w:t>
      </w:r>
      <w:r>
        <w:rPr>
          <w:color w:val="231F20"/>
        </w:rPr>
        <w:t xml:space="preserve">The key operative provisions effect a statutory substitution of the RTM company as the person responsible for “management functions” relating to the whole or part of the premises and impose a prohibition on other parties exercising the same functions. Management functions are functions with respect to services, repairs, </w:t>
      </w:r>
      <w:proofErr w:type="spellStart"/>
      <w:proofErr w:type="gramStart"/>
      <w:r>
        <w:rPr>
          <w:color w:val="231F20"/>
        </w:rPr>
        <w:t>mainte</w:t>
      </w:r>
      <w:proofErr w:type="spellEnd"/>
      <w:r>
        <w:rPr>
          <w:color w:val="231F20"/>
        </w:rPr>
        <w:t>-nance</w:t>
      </w:r>
      <w:proofErr w:type="gramEnd"/>
      <w:r>
        <w:rPr>
          <w:color w:val="231F20"/>
        </w:rPr>
        <w:t>,</w:t>
      </w:r>
      <w:r>
        <w:rPr>
          <w:color w:val="231F20"/>
          <w:spacing w:val="-3"/>
        </w:rPr>
        <w:t xml:space="preserve"> </w:t>
      </w:r>
      <w:r>
        <w:rPr>
          <w:color w:val="231F20"/>
        </w:rPr>
        <w:t>improvements,</w:t>
      </w:r>
      <w:r>
        <w:rPr>
          <w:color w:val="231F20"/>
          <w:spacing w:val="-3"/>
        </w:rPr>
        <w:t xml:space="preserve"> </w:t>
      </w:r>
      <w:r>
        <w:rPr>
          <w:color w:val="231F20"/>
        </w:rPr>
        <w:t>insurance</w:t>
      </w:r>
      <w:r>
        <w:rPr>
          <w:color w:val="231F20"/>
          <w:spacing w:val="-3"/>
        </w:rPr>
        <w:t xml:space="preserve"> </w:t>
      </w:r>
      <w:r>
        <w:rPr>
          <w:color w:val="231F20"/>
        </w:rPr>
        <w:t>and</w:t>
      </w:r>
      <w:r>
        <w:rPr>
          <w:color w:val="231F20"/>
          <w:spacing w:val="-3"/>
        </w:rPr>
        <w:t xml:space="preserve"> </w:t>
      </w:r>
      <w:r>
        <w:rPr>
          <w:color w:val="231F20"/>
        </w:rPr>
        <w:t>management</w:t>
      </w:r>
      <w:proofErr w:type="gramStart"/>
      <w:r>
        <w:rPr>
          <w:color w:val="231F20"/>
        </w:rPr>
        <w:t>;</w:t>
      </w:r>
      <w:r>
        <w:rPr>
          <w:rFonts w:ascii="Arial" w:hAnsi="Arial"/>
          <w:b/>
          <w:color w:val="231F20"/>
          <w:vertAlign w:val="superscript"/>
        </w:rPr>
        <w:t>2</w:t>
      </w:r>
      <w:proofErr w:type="gramEnd"/>
      <w:r>
        <w:rPr>
          <w:rFonts w:ascii="Arial" w:hAnsi="Arial"/>
          <w:b/>
          <w:color w:val="231F20"/>
          <w:spacing w:val="-3"/>
        </w:rPr>
        <w:t xml:space="preserve"> </w:t>
      </w:r>
      <w:r>
        <w:rPr>
          <w:color w:val="231F20"/>
        </w:rPr>
        <w:t>functions</w:t>
      </w:r>
      <w:r>
        <w:rPr>
          <w:color w:val="231F20"/>
          <w:spacing w:val="-3"/>
        </w:rPr>
        <w:t xml:space="preserve"> </w:t>
      </w:r>
      <w:r>
        <w:rPr>
          <w:color w:val="231F20"/>
        </w:rPr>
        <w:t>relating</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grant of approvals are also transferred.</w:t>
      </w:r>
      <w:r>
        <w:rPr>
          <w:rFonts w:ascii="Arial" w:hAnsi="Arial"/>
          <w:b/>
          <w:color w:val="231F20"/>
          <w:vertAlign w:val="superscript"/>
        </w:rPr>
        <w:t>3</w:t>
      </w:r>
    </w:p>
    <w:p w14:paraId="78556466" w14:textId="77777777" w:rsidR="00180D28" w:rsidRDefault="002909AC">
      <w:pPr>
        <w:pStyle w:val="BodyText"/>
        <w:spacing w:before="35" w:line="218" w:lineRule="auto"/>
        <w:ind w:left="890" w:right="84" w:firstLine="199"/>
        <w:jc w:val="both"/>
      </w:pPr>
      <w:r>
        <w:rPr>
          <w:color w:val="231F20"/>
        </w:rPr>
        <w:t>The RTM company has no obligation to share management with anyone and acquires the right to perform its allotted functions itself, to the exclusion of any participation</w:t>
      </w:r>
      <w:r>
        <w:rPr>
          <w:color w:val="231F20"/>
          <w:spacing w:val="42"/>
        </w:rPr>
        <w:t xml:space="preserve"> </w:t>
      </w:r>
      <w:r>
        <w:rPr>
          <w:color w:val="231F20"/>
        </w:rPr>
        <w:t>by</w:t>
      </w:r>
      <w:r>
        <w:rPr>
          <w:color w:val="231F20"/>
          <w:spacing w:val="43"/>
        </w:rPr>
        <w:t xml:space="preserve"> </w:t>
      </w:r>
      <w:r>
        <w:rPr>
          <w:color w:val="231F20"/>
        </w:rPr>
        <w:t>the</w:t>
      </w:r>
      <w:r>
        <w:rPr>
          <w:color w:val="231F20"/>
          <w:spacing w:val="43"/>
        </w:rPr>
        <w:t xml:space="preserve"> </w:t>
      </w:r>
      <w:r>
        <w:rPr>
          <w:color w:val="231F20"/>
        </w:rPr>
        <w:t>landlord,</w:t>
      </w:r>
      <w:r>
        <w:rPr>
          <w:color w:val="231F20"/>
          <w:spacing w:val="43"/>
        </w:rPr>
        <w:t xml:space="preserve"> </w:t>
      </w:r>
      <w:r>
        <w:rPr>
          <w:color w:val="231F20"/>
        </w:rPr>
        <w:t>a</w:t>
      </w:r>
      <w:r>
        <w:rPr>
          <w:color w:val="231F20"/>
          <w:spacing w:val="43"/>
        </w:rPr>
        <w:t xml:space="preserve"> </w:t>
      </w:r>
      <w:proofErr w:type="gramStart"/>
      <w:r>
        <w:rPr>
          <w:color w:val="231F20"/>
        </w:rPr>
        <w:t>third</w:t>
      </w:r>
      <w:r>
        <w:rPr>
          <w:color w:val="231F20"/>
          <w:spacing w:val="43"/>
        </w:rPr>
        <w:t xml:space="preserve"> </w:t>
      </w:r>
      <w:r>
        <w:rPr>
          <w:color w:val="231F20"/>
        </w:rPr>
        <w:t>party</w:t>
      </w:r>
      <w:proofErr w:type="gramEnd"/>
      <w:r>
        <w:rPr>
          <w:color w:val="231F20"/>
          <w:spacing w:val="43"/>
        </w:rPr>
        <w:t xml:space="preserve"> </w:t>
      </w:r>
      <w:r>
        <w:rPr>
          <w:color w:val="231F20"/>
        </w:rPr>
        <w:t>manager</w:t>
      </w:r>
      <w:r>
        <w:rPr>
          <w:color w:val="231F20"/>
          <w:spacing w:val="43"/>
        </w:rPr>
        <w:t xml:space="preserve"> </w:t>
      </w:r>
      <w:r>
        <w:rPr>
          <w:color w:val="231F20"/>
        </w:rPr>
        <w:t>or</w:t>
      </w:r>
      <w:r>
        <w:rPr>
          <w:color w:val="231F20"/>
          <w:spacing w:val="43"/>
        </w:rPr>
        <w:t xml:space="preserve"> </w:t>
      </w:r>
      <w:r>
        <w:rPr>
          <w:color w:val="231F20"/>
        </w:rPr>
        <w:t>a</w:t>
      </w:r>
      <w:r>
        <w:rPr>
          <w:color w:val="231F20"/>
          <w:spacing w:val="43"/>
        </w:rPr>
        <w:t xml:space="preserve"> </w:t>
      </w:r>
      <w:r>
        <w:rPr>
          <w:color w:val="231F20"/>
        </w:rPr>
        <w:t>manager</w:t>
      </w:r>
      <w:r>
        <w:rPr>
          <w:color w:val="231F20"/>
          <w:spacing w:val="43"/>
        </w:rPr>
        <w:t xml:space="preserve"> </w:t>
      </w:r>
      <w:r>
        <w:rPr>
          <w:color w:val="231F20"/>
          <w:spacing w:val="-2"/>
        </w:rPr>
        <w:t>appointed</w:t>
      </w:r>
    </w:p>
    <w:p w14:paraId="78556467" w14:textId="77777777" w:rsidR="00180D28" w:rsidRDefault="002909AC">
      <w:pPr>
        <w:pStyle w:val="BodyText"/>
        <w:spacing w:before="8"/>
        <w:rPr>
          <w:sz w:val="17"/>
        </w:rPr>
      </w:pPr>
      <w:r>
        <w:rPr>
          <w:noProof/>
          <w:sz w:val="17"/>
        </w:rPr>
        <mc:AlternateContent>
          <mc:Choice Requires="wps">
            <w:drawing>
              <wp:anchor distT="0" distB="0" distL="0" distR="0" simplePos="0" relativeHeight="487606784" behindDoc="1" locked="0" layoutInCell="1" allowOverlap="1" wp14:anchorId="7855651F" wp14:editId="78556520">
                <wp:simplePos x="0" y="0"/>
                <wp:positionH relativeFrom="page">
                  <wp:posOffset>1708205</wp:posOffset>
                </wp:positionH>
                <wp:positionV relativeFrom="paragraph">
                  <wp:posOffset>150679</wp:posOffset>
                </wp:positionV>
                <wp:extent cx="912494"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7174372" id="Graphic 167" o:spid="_x0000_s1026" style="position:absolute;margin-left:134.5pt;margin-top:11.85pt;width:71.8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468"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31:53]</w:t>
      </w:r>
    </w:p>
    <w:p w14:paraId="78556469" w14:textId="77777777" w:rsidR="00180D28" w:rsidRDefault="002909AC">
      <w:pPr>
        <w:spacing w:before="78" w:line="223" w:lineRule="auto"/>
        <w:ind w:left="890" w:right="86" w:firstLine="412"/>
        <w:jc w:val="both"/>
        <w:rPr>
          <w:sz w:val="16"/>
        </w:rPr>
      </w:pPr>
      <w:r>
        <w:rPr>
          <w:rFonts w:ascii="Arial" w:hAnsi="Arial"/>
          <w:b/>
          <w:color w:val="231F20"/>
          <w:sz w:val="16"/>
          <w:vertAlign w:val="superscript"/>
        </w:rPr>
        <w:t>1</w:t>
      </w:r>
      <w:r>
        <w:rPr>
          <w:color w:val="231F20"/>
          <w:sz w:val="16"/>
        </w:rPr>
        <w:t>Section 94(1) of the 2002 Act; “service charge” has the same meaning as under s.18 of the Landlord and Tenant Act 1985; s.112(1) of the 2002 Act.</w:t>
      </w:r>
    </w:p>
    <w:p w14:paraId="7855646A" w14:textId="77777777" w:rsidR="00180D28" w:rsidRDefault="002909AC">
      <w:pPr>
        <w:spacing w:before="62" w:line="223" w:lineRule="auto"/>
        <w:ind w:left="890" w:right="82" w:firstLine="412"/>
        <w:jc w:val="both"/>
        <w:rPr>
          <w:sz w:val="16"/>
        </w:rPr>
      </w:pPr>
      <w:r>
        <w:rPr>
          <w:rFonts w:ascii="Arial"/>
          <w:b/>
          <w:color w:val="231F20"/>
          <w:sz w:val="16"/>
          <w:vertAlign w:val="superscript"/>
        </w:rPr>
        <w:t>2</w:t>
      </w:r>
      <w:r>
        <w:rPr>
          <w:color w:val="231F20"/>
          <w:sz w:val="16"/>
        </w:rPr>
        <w:t>Section 94(2) of the 2002 Act; only sums still held by the landlord or other relevant person are subject to the duty to make payment, and s.94 does not provide a route for the recoupment of historic overpayments of service</w:t>
      </w:r>
      <w:r>
        <w:rPr>
          <w:color w:val="231F20"/>
          <w:spacing w:val="1"/>
          <w:sz w:val="16"/>
        </w:rPr>
        <w:t xml:space="preserve"> </w:t>
      </w:r>
      <w:r>
        <w:rPr>
          <w:color w:val="231F20"/>
          <w:sz w:val="16"/>
        </w:rPr>
        <w:t xml:space="preserve">charges: </w:t>
      </w:r>
      <w:r>
        <w:rPr>
          <w:rFonts w:ascii="Century Schoolbook"/>
          <w:i/>
          <w:color w:val="231F20"/>
          <w:sz w:val="16"/>
        </w:rPr>
        <w:t>OM Ltd</w:t>
      </w:r>
      <w:r>
        <w:rPr>
          <w:rFonts w:ascii="Century Schoolbook"/>
          <w:i/>
          <w:color w:val="231F20"/>
          <w:spacing w:val="1"/>
          <w:sz w:val="16"/>
        </w:rPr>
        <w:t xml:space="preserve"> </w:t>
      </w:r>
      <w:r>
        <w:rPr>
          <w:rFonts w:ascii="Century Schoolbook"/>
          <w:i/>
          <w:color w:val="231F20"/>
          <w:sz w:val="16"/>
        </w:rPr>
        <w:t>v New Riverhead</w:t>
      </w:r>
      <w:r>
        <w:rPr>
          <w:rFonts w:ascii="Century Schoolbook"/>
          <w:i/>
          <w:color w:val="231F20"/>
          <w:spacing w:val="1"/>
          <w:sz w:val="16"/>
        </w:rPr>
        <w:t xml:space="preserve"> </w:t>
      </w:r>
      <w:r>
        <w:rPr>
          <w:rFonts w:ascii="Century Schoolbook"/>
          <w:i/>
          <w:color w:val="231F20"/>
          <w:sz w:val="16"/>
        </w:rPr>
        <w:t>RTM Company Ltd</w:t>
      </w:r>
      <w:r>
        <w:rPr>
          <w:rFonts w:ascii="Century Schoolbook"/>
          <w:i/>
          <w:color w:val="231F20"/>
          <w:spacing w:val="1"/>
          <w:sz w:val="16"/>
        </w:rPr>
        <w:t xml:space="preserve"> </w:t>
      </w:r>
      <w:r>
        <w:rPr>
          <w:color w:val="231F20"/>
          <w:sz w:val="16"/>
        </w:rPr>
        <w:t>[2010] UKUT</w:t>
      </w:r>
      <w:r>
        <w:rPr>
          <w:color w:val="231F20"/>
          <w:spacing w:val="1"/>
          <w:sz w:val="16"/>
        </w:rPr>
        <w:t xml:space="preserve"> </w:t>
      </w:r>
      <w:r>
        <w:rPr>
          <w:color w:val="231F20"/>
          <w:sz w:val="16"/>
        </w:rPr>
        <w:t xml:space="preserve">394 </w:t>
      </w:r>
      <w:r>
        <w:rPr>
          <w:color w:val="231F20"/>
          <w:spacing w:val="-2"/>
          <w:sz w:val="16"/>
        </w:rPr>
        <w:t>(LC).</w:t>
      </w:r>
    </w:p>
    <w:p w14:paraId="7855646B" w14:textId="77777777" w:rsidR="00180D28" w:rsidRDefault="002909AC">
      <w:pPr>
        <w:spacing w:before="51"/>
        <w:ind w:left="1302"/>
        <w:rPr>
          <w:sz w:val="16"/>
        </w:rPr>
      </w:pPr>
      <w:proofErr w:type="gramStart"/>
      <w:r>
        <w:rPr>
          <w:rFonts w:ascii="Arial"/>
          <w:b/>
          <w:color w:val="231F20"/>
          <w:sz w:val="16"/>
          <w:vertAlign w:val="superscript"/>
        </w:rPr>
        <w:t>3</w:t>
      </w:r>
      <w:r>
        <w:rPr>
          <w:color w:val="231F20"/>
          <w:sz w:val="16"/>
        </w:rPr>
        <w:t>Section</w:t>
      </w:r>
      <w:proofErr w:type="gramEnd"/>
      <w:r>
        <w:rPr>
          <w:color w:val="231F20"/>
          <w:spacing w:val="6"/>
          <w:sz w:val="16"/>
        </w:rPr>
        <w:t xml:space="preserve"> </w:t>
      </w:r>
      <w:r>
        <w:rPr>
          <w:color w:val="231F20"/>
          <w:sz w:val="16"/>
        </w:rPr>
        <w:t>94(4)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6C" w14:textId="7C347BE3" w:rsidR="00180D28" w:rsidRDefault="002909AC">
      <w:pPr>
        <w:spacing w:before="58" w:line="223" w:lineRule="auto"/>
        <w:ind w:left="890" w:firstLine="412"/>
        <w:rPr>
          <w:sz w:val="16"/>
        </w:rPr>
      </w:pPr>
      <w:proofErr w:type="gramStart"/>
      <w:r>
        <w:rPr>
          <w:rFonts w:ascii="Arial"/>
          <w:b/>
          <w:color w:val="231F20"/>
          <w:sz w:val="16"/>
          <w:vertAlign w:val="superscript"/>
        </w:rPr>
        <w:t>4</w:t>
      </w:r>
      <w:ins w:id="29" w:author="Rodger QC, Martin" w:date="2026-07-03T15:58:00Z" w16du:dateUtc="2026-07-03T14:58:00Z">
        <w:r w:rsidR="00AC57D2">
          <w:rPr>
            <w:rFonts w:ascii="Arial"/>
            <w:b/>
            <w:color w:val="231F20"/>
            <w:sz w:val="16"/>
            <w:vertAlign w:val="superscript"/>
          </w:rPr>
          <w:t xml:space="preserve"> </w:t>
        </w:r>
      </w:ins>
      <w:ins w:id="30" w:author="Rodger QC, Martin" w:date="2026-07-03T15:59:00Z" w16du:dateUtc="2026-07-03T14:59:00Z">
        <w:r w:rsidR="00AC57D2">
          <w:rPr>
            <w:rFonts w:ascii="Arial"/>
            <w:b/>
            <w:color w:val="231F20"/>
            <w:sz w:val="16"/>
            <w:vertAlign w:val="superscript"/>
          </w:rPr>
          <w:t xml:space="preserve"> </w:t>
        </w:r>
        <w:r w:rsidR="00AC57D2">
          <w:rPr>
            <w:color w:val="231F20"/>
            <w:sz w:val="16"/>
          </w:rPr>
          <w:t>As</w:t>
        </w:r>
        <w:proofErr w:type="gramEnd"/>
        <w:r w:rsidR="00AC57D2">
          <w:rPr>
            <w:color w:val="231F20"/>
            <w:sz w:val="16"/>
          </w:rPr>
          <w:t xml:space="preserve"> occurred in </w:t>
        </w:r>
      </w:ins>
      <w:ins w:id="31" w:author="Rodger QC, Martin" w:date="2026-07-03T16:00:00Z">
        <w:r w:rsidR="00B36E8F" w:rsidRPr="00B36E8F">
          <w:rPr>
            <w:i/>
            <w:iCs/>
            <w:color w:val="231F20"/>
            <w:sz w:val="16"/>
            <w:lang w:val="en-GB"/>
          </w:rPr>
          <w:t>Churchill Retirement Living Ltd v Hampton Lodge RTM Company Ltd</w:t>
        </w:r>
      </w:ins>
      <w:ins w:id="32" w:author="Rodger QC, Martin" w:date="2026-07-03T16:00:00Z" w16du:dateUtc="2026-07-03T15:00:00Z">
        <w:r w:rsidR="00B36E8F">
          <w:rPr>
            <w:i/>
            <w:iCs/>
            <w:color w:val="231F20"/>
            <w:sz w:val="16"/>
            <w:lang w:val="en-GB"/>
          </w:rPr>
          <w:t xml:space="preserve"> </w:t>
        </w:r>
        <w:r w:rsidR="00B36E8F">
          <w:rPr>
            <w:color w:val="231F20"/>
            <w:sz w:val="16"/>
            <w:lang w:val="en-GB"/>
          </w:rPr>
          <w:t>[202</w:t>
        </w:r>
      </w:ins>
      <w:ins w:id="33" w:author="Rodger QC, Martin" w:date="2026-07-03T16:01:00Z" w16du:dateUtc="2026-07-03T15:01:00Z">
        <w:r w:rsidR="00B36E8F">
          <w:rPr>
            <w:color w:val="231F20"/>
            <w:sz w:val="16"/>
            <w:lang w:val="en-GB"/>
          </w:rPr>
          <w:t xml:space="preserve">6] UKUT 164 (LC).  </w:t>
        </w:r>
      </w:ins>
      <w:r w:rsidR="00AC57D2">
        <w:rPr>
          <w:color w:val="231F20"/>
          <w:sz w:val="16"/>
        </w:rPr>
        <w:t>I</w:t>
      </w:r>
      <w:r>
        <w:rPr>
          <w:color w:val="231F20"/>
          <w:sz w:val="16"/>
        </w:rPr>
        <w:t>n</w:t>
      </w:r>
      <w:r>
        <w:rPr>
          <w:color w:val="231F20"/>
          <w:spacing w:val="32"/>
          <w:sz w:val="16"/>
        </w:rPr>
        <w:t xml:space="preserve"> </w:t>
      </w:r>
      <w:r>
        <w:rPr>
          <w:color w:val="231F20"/>
          <w:sz w:val="16"/>
        </w:rPr>
        <w:t>England</w:t>
      </w:r>
      <w:r>
        <w:rPr>
          <w:color w:val="231F20"/>
          <w:spacing w:val="32"/>
          <w:sz w:val="16"/>
        </w:rPr>
        <w:t xml:space="preserve"> </w:t>
      </w:r>
      <w:r>
        <w:rPr>
          <w:color w:val="231F20"/>
          <w:sz w:val="16"/>
        </w:rPr>
        <w:t>the</w:t>
      </w:r>
      <w:r>
        <w:rPr>
          <w:color w:val="231F20"/>
          <w:spacing w:val="32"/>
          <w:sz w:val="16"/>
        </w:rPr>
        <w:t xml:space="preserve"> </w:t>
      </w:r>
      <w:r>
        <w:rPr>
          <w:color w:val="231F20"/>
          <w:sz w:val="16"/>
        </w:rPr>
        <w:t>appropriate</w:t>
      </w:r>
      <w:r>
        <w:rPr>
          <w:color w:val="231F20"/>
          <w:spacing w:val="32"/>
          <w:sz w:val="16"/>
        </w:rPr>
        <w:t xml:space="preserve"> </w:t>
      </w:r>
      <w:r>
        <w:rPr>
          <w:color w:val="231F20"/>
          <w:sz w:val="16"/>
        </w:rPr>
        <w:t>tribunal</w:t>
      </w:r>
      <w:r>
        <w:rPr>
          <w:color w:val="231F20"/>
          <w:spacing w:val="32"/>
          <w:sz w:val="16"/>
        </w:rPr>
        <w:t xml:space="preserve"> </w:t>
      </w:r>
      <w:r>
        <w:rPr>
          <w:color w:val="231F20"/>
          <w:sz w:val="16"/>
        </w:rPr>
        <w:t>is</w:t>
      </w:r>
      <w:r>
        <w:rPr>
          <w:color w:val="231F20"/>
          <w:spacing w:val="32"/>
          <w:sz w:val="16"/>
        </w:rPr>
        <w:t xml:space="preserve"> </w:t>
      </w:r>
      <w:r>
        <w:rPr>
          <w:color w:val="231F20"/>
          <w:sz w:val="16"/>
        </w:rPr>
        <w:t>the</w:t>
      </w:r>
      <w:r>
        <w:rPr>
          <w:color w:val="231F20"/>
          <w:spacing w:val="32"/>
          <w:sz w:val="16"/>
        </w:rPr>
        <w:t xml:space="preserve"> </w:t>
      </w:r>
      <w:r>
        <w:rPr>
          <w:color w:val="231F20"/>
          <w:sz w:val="16"/>
        </w:rPr>
        <w:t>First-tier</w:t>
      </w:r>
      <w:r>
        <w:rPr>
          <w:color w:val="231F20"/>
          <w:spacing w:val="32"/>
          <w:sz w:val="16"/>
        </w:rPr>
        <w:t xml:space="preserve"> </w:t>
      </w:r>
      <w:r>
        <w:rPr>
          <w:color w:val="231F20"/>
          <w:sz w:val="16"/>
        </w:rPr>
        <w:t>Tribunal</w:t>
      </w:r>
      <w:r>
        <w:rPr>
          <w:color w:val="231F20"/>
          <w:spacing w:val="32"/>
          <w:sz w:val="16"/>
        </w:rPr>
        <w:t xml:space="preserve"> </w:t>
      </w:r>
      <w:r>
        <w:rPr>
          <w:color w:val="231F20"/>
          <w:sz w:val="16"/>
        </w:rPr>
        <w:t>(Property</w:t>
      </w:r>
      <w:r>
        <w:rPr>
          <w:color w:val="231F20"/>
          <w:spacing w:val="32"/>
          <w:sz w:val="16"/>
        </w:rPr>
        <w:t xml:space="preserve"> </w:t>
      </w:r>
      <w:r>
        <w:rPr>
          <w:color w:val="231F20"/>
          <w:sz w:val="16"/>
        </w:rPr>
        <w:t>Chamber),</w:t>
      </w:r>
      <w:r>
        <w:rPr>
          <w:color w:val="231F20"/>
          <w:spacing w:val="32"/>
          <w:sz w:val="16"/>
        </w:rPr>
        <w:t xml:space="preserve"> </w:t>
      </w:r>
      <w:r>
        <w:rPr>
          <w:color w:val="231F20"/>
          <w:sz w:val="16"/>
        </w:rPr>
        <w:t>while</w:t>
      </w:r>
      <w:r>
        <w:rPr>
          <w:color w:val="231F20"/>
          <w:spacing w:val="32"/>
          <w:sz w:val="16"/>
        </w:rPr>
        <w:t xml:space="preserve"> </w:t>
      </w:r>
      <w:r>
        <w:rPr>
          <w:color w:val="231F20"/>
          <w:sz w:val="16"/>
        </w:rPr>
        <w:t>in Wales it is the leasehold valuation tribunal.</w:t>
      </w:r>
    </w:p>
    <w:p w14:paraId="7855646D" w14:textId="77777777" w:rsidR="00180D28" w:rsidRDefault="002909AC">
      <w:pPr>
        <w:spacing w:before="50"/>
        <w:ind w:left="1302"/>
        <w:rPr>
          <w:sz w:val="16"/>
        </w:rPr>
      </w:pPr>
      <w:r>
        <w:rPr>
          <w:rFonts w:ascii="Arial"/>
          <w:b/>
          <w:color w:val="231F20"/>
          <w:sz w:val="16"/>
          <w:vertAlign w:val="superscript"/>
        </w:rPr>
        <w:t>5</w:t>
      </w:r>
      <w:r>
        <w:rPr>
          <w:color w:val="231F20"/>
          <w:sz w:val="16"/>
        </w:rPr>
        <w:t>Section</w:t>
      </w:r>
      <w:r>
        <w:rPr>
          <w:color w:val="231F20"/>
          <w:spacing w:val="6"/>
          <w:sz w:val="16"/>
        </w:rPr>
        <w:t xml:space="preserve"> </w:t>
      </w:r>
      <w:r>
        <w:rPr>
          <w:color w:val="231F20"/>
          <w:sz w:val="16"/>
        </w:rPr>
        <w:t>94(3)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6E"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31:54]</w:t>
      </w:r>
    </w:p>
    <w:p w14:paraId="7855646F" w14:textId="77777777" w:rsidR="00180D28" w:rsidRDefault="002909AC">
      <w:pPr>
        <w:spacing w:before="78" w:line="223" w:lineRule="auto"/>
        <w:ind w:left="890" w:firstLine="412"/>
        <w:rPr>
          <w:sz w:val="16"/>
        </w:rPr>
      </w:pPr>
      <w:r>
        <w:rPr>
          <w:rFonts w:ascii="Arial"/>
          <w:b/>
          <w:color w:val="231F20"/>
          <w:sz w:val="16"/>
          <w:vertAlign w:val="superscript"/>
        </w:rPr>
        <w:t>1</w:t>
      </w:r>
      <w:r>
        <w:rPr>
          <w:color w:val="231F20"/>
          <w:sz w:val="16"/>
        </w:rPr>
        <w:t>Section</w:t>
      </w:r>
      <w:r>
        <w:rPr>
          <w:color w:val="231F20"/>
          <w:spacing w:val="22"/>
          <w:sz w:val="16"/>
        </w:rPr>
        <w:t xml:space="preserve"> </w:t>
      </w:r>
      <w:r>
        <w:rPr>
          <w:color w:val="231F20"/>
          <w:sz w:val="16"/>
        </w:rPr>
        <w:t>95</w:t>
      </w:r>
      <w:r>
        <w:rPr>
          <w:color w:val="231F20"/>
          <w:spacing w:val="22"/>
          <w:sz w:val="16"/>
        </w:rPr>
        <w:t xml:space="preserve"> </w:t>
      </w:r>
      <w:r>
        <w:rPr>
          <w:color w:val="231F20"/>
          <w:sz w:val="16"/>
        </w:rPr>
        <w:t>of</w:t>
      </w:r>
      <w:r>
        <w:rPr>
          <w:color w:val="231F20"/>
          <w:spacing w:val="22"/>
          <w:sz w:val="16"/>
        </w:rPr>
        <w:t xml:space="preserve"> </w:t>
      </w:r>
      <w:r>
        <w:rPr>
          <w:color w:val="231F20"/>
          <w:sz w:val="16"/>
        </w:rPr>
        <w:t>the</w:t>
      </w:r>
      <w:r>
        <w:rPr>
          <w:color w:val="231F20"/>
          <w:spacing w:val="22"/>
          <w:sz w:val="16"/>
        </w:rPr>
        <w:t xml:space="preserve"> </w:t>
      </w:r>
      <w:r>
        <w:rPr>
          <w:color w:val="231F20"/>
          <w:sz w:val="16"/>
        </w:rPr>
        <w:t>2002</w:t>
      </w:r>
      <w:r>
        <w:rPr>
          <w:color w:val="231F20"/>
          <w:spacing w:val="13"/>
          <w:sz w:val="16"/>
        </w:rPr>
        <w:t xml:space="preserve"> </w:t>
      </w:r>
      <w:r>
        <w:rPr>
          <w:color w:val="231F20"/>
          <w:sz w:val="16"/>
        </w:rPr>
        <w:t>Act;</w:t>
      </w:r>
      <w:r>
        <w:rPr>
          <w:color w:val="231F20"/>
          <w:spacing w:val="22"/>
          <w:sz w:val="16"/>
        </w:rPr>
        <w:t xml:space="preserve"> </w:t>
      </w:r>
      <w:r>
        <w:rPr>
          <w:color w:val="231F20"/>
          <w:sz w:val="16"/>
        </w:rPr>
        <w:t>the</w:t>
      </w:r>
      <w:r>
        <w:rPr>
          <w:color w:val="231F20"/>
          <w:spacing w:val="22"/>
          <w:sz w:val="16"/>
        </w:rPr>
        <w:t xml:space="preserve"> </w:t>
      </w:r>
      <w:r>
        <w:rPr>
          <w:color w:val="231F20"/>
          <w:sz w:val="16"/>
        </w:rPr>
        <w:t>section</w:t>
      </w:r>
      <w:r>
        <w:rPr>
          <w:color w:val="231F20"/>
          <w:spacing w:val="22"/>
          <w:sz w:val="16"/>
        </w:rPr>
        <w:t xml:space="preserve"> </w:t>
      </w:r>
      <w:proofErr w:type="gramStart"/>
      <w:r>
        <w:rPr>
          <w:color w:val="231F20"/>
          <w:sz w:val="16"/>
        </w:rPr>
        <w:t>cease</w:t>
      </w:r>
      <w:proofErr w:type="gramEnd"/>
      <w:r>
        <w:rPr>
          <w:color w:val="231F20"/>
          <w:spacing w:val="22"/>
          <w:sz w:val="16"/>
        </w:rPr>
        <w:t xml:space="preserve"> </w:t>
      </w:r>
      <w:r>
        <w:rPr>
          <w:color w:val="231F20"/>
          <w:sz w:val="16"/>
        </w:rPr>
        <w:t>to</w:t>
      </w:r>
      <w:r>
        <w:rPr>
          <w:color w:val="231F20"/>
          <w:spacing w:val="22"/>
          <w:sz w:val="16"/>
        </w:rPr>
        <w:t xml:space="preserve"> </w:t>
      </w:r>
      <w:r>
        <w:rPr>
          <w:color w:val="231F20"/>
          <w:sz w:val="16"/>
        </w:rPr>
        <w:t>apply</w:t>
      </w:r>
      <w:r>
        <w:rPr>
          <w:color w:val="231F20"/>
          <w:spacing w:val="22"/>
          <w:sz w:val="16"/>
        </w:rPr>
        <w:t xml:space="preserve"> </w:t>
      </w:r>
      <w:r>
        <w:rPr>
          <w:color w:val="231F20"/>
          <w:sz w:val="16"/>
        </w:rPr>
        <w:t>when</w:t>
      </w:r>
      <w:r>
        <w:rPr>
          <w:color w:val="231F20"/>
          <w:spacing w:val="22"/>
          <w:sz w:val="16"/>
        </w:rPr>
        <w:t xml:space="preserve"> </w:t>
      </w:r>
      <w:r>
        <w:rPr>
          <w:color w:val="231F20"/>
          <w:sz w:val="16"/>
        </w:rPr>
        <w:t>the</w:t>
      </w:r>
      <w:r>
        <w:rPr>
          <w:color w:val="231F20"/>
          <w:spacing w:val="22"/>
          <w:sz w:val="16"/>
        </w:rPr>
        <w:t xml:space="preserve"> </w:t>
      </w:r>
      <w:r>
        <w:rPr>
          <w:color w:val="231F20"/>
          <w:sz w:val="16"/>
        </w:rPr>
        <w:t>right</w:t>
      </w:r>
      <w:r>
        <w:rPr>
          <w:color w:val="231F20"/>
          <w:spacing w:val="22"/>
          <w:sz w:val="16"/>
        </w:rPr>
        <w:t xml:space="preserve"> </w:t>
      </w:r>
      <w:r>
        <w:rPr>
          <w:color w:val="231F20"/>
          <w:sz w:val="16"/>
        </w:rPr>
        <w:t>to</w:t>
      </w:r>
      <w:r>
        <w:rPr>
          <w:color w:val="231F20"/>
          <w:spacing w:val="22"/>
          <w:sz w:val="16"/>
        </w:rPr>
        <w:t xml:space="preserve"> </w:t>
      </w:r>
      <w:r>
        <w:rPr>
          <w:color w:val="231F20"/>
          <w:sz w:val="16"/>
        </w:rPr>
        <w:t>manage</w:t>
      </w:r>
      <w:r>
        <w:rPr>
          <w:color w:val="231F20"/>
          <w:spacing w:val="22"/>
          <w:sz w:val="16"/>
        </w:rPr>
        <w:t xml:space="preserve"> </w:t>
      </w:r>
      <w:r>
        <w:rPr>
          <w:color w:val="231F20"/>
          <w:sz w:val="16"/>
        </w:rPr>
        <w:t>ceases</w:t>
      </w:r>
      <w:r>
        <w:rPr>
          <w:color w:val="231F20"/>
          <w:spacing w:val="22"/>
          <w:sz w:val="16"/>
        </w:rPr>
        <w:t xml:space="preserve"> </w:t>
      </w:r>
      <w:r>
        <w:rPr>
          <w:color w:val="231F20"/>
          <w:sz w:val="16"/>
        </w:rPr>
        <w:t>to</w:t>
      </w:r>
      <w:r>
        <w:rPr>
          <w:color w:val="231F20"/>
          <w:spacing w:val="22"/>
          <w:sz w:val="16"/>
        </w:rPr>
        <w:t xml:space="preserve"> </w:t>
      </w:r>
      <w:r>
        <w:rPr>
          <w:color w:val="231F20"/>
          <w:sz w:val="16"/>
        </w:rPr>
        <w:t xml:space="preserve">be </w:t>
      </w:r>
      <w:r>
        <w:rPr>
          <w:color w:val="231F20"/>
          <w:spacing w:val="-2"/>
          <w:sz w:val="16"/>
        </w:rPr>
        <w:t>exercisable.</w:t>
      </w:r>
    </w:p>
    <w:p w14:paraId="78556470" w14:textId="77777777" w:rsidR="00180D28" w:rsidRDefault="002909AC">
      <w:pPr>
        <w:spacing w:before="62" w:line="223" w:lineRule="auto"/>
        <w:ind w:left="890" w:firstLine="412"/>
        <w:rPr>
          <w:sz w:val="16"/>
        </w:rPr>
      </w:pPr>
      <w:r>
        <w:rPr>
          <w:rFonts w:ascii="Arial"/>
          <w:b/>
          <w:color w:val="231F20"/>
          <w:sz w:val="16"/>
          <w:vertAlign w:val="superscript"/>
        </w:rPr>
        <w:t>2</w:t>
      </w:r>
      <w:r>
        <w:rPr>
          <w:color w:val="231F20"/>
          <w:sz w:val="16"/>
        </w:rPr>
        <w:t>Section</w:t>
      </w:r>
      <w:r>
        <w:rPr>
          <w:color w:val="231F20"/>
          <w:spacing w:val="19"/>
          <w:sz w:val="16"/>
        </w:rPr>
        <w:t xml:space="preserve"> </w:t>
      </w:r>
      <w:r>
        <w:rPr>
          <w:color w:val="231F20"/>
          <w:sz w:val="16"/>
        </w:rPr>
        <w:t>96(5)</w:t>
      </w:r>
      <w:r>
        <w:rPr>
          <w:color w:val="231F20"/>
          <w:spacing w:val="19"/>
          <w:sz w:val="16"/>
        </w:rPr>
        <w:t xml:space="preserve"> </w:t>
      </w:r>
      <w:r>
        <w:rPr>
          <w:color w:val="231F20"/>
          <w:sz w:val="16"/>
        </w:rPr>
        <w:t>of</w:t>
      </w:r>
      <w:r>
        <w:rPr>
          <w:color w:val="231F20"/>
          <w:spacing w:val="19"/>
          <w:sz w:val="16"/>
        </w:rPr>
        <w:t xml:space="preserve"> </w:t>
      </w:r>
      <w:r>
        <w:rPr>
          <w:color w:val="231F20"/>
          <w:sz w:val="16"/>
        </w:rPr>
        <w:t>the</w:t>
      </w:r>
      <w:r>
        <w:rPr>
          <w:color w:val="231F20"/>
          <w:spacing w:val="19"/>
          <w:sz w:val="16"/>
        </w:rPr>
        <w:t xml:space="preserve"> </w:t>
      </w:r>
      <w:r>
        <w:rPr>
          <w:color w:val="231F20"/>
          <w:sz w:val="16"/>
        </w:rPr>
        <w:t>2002 Act.</w:t>
      </w:r>
      <w:r>
        <w:rPr>
          <w:color w:val="231F20"/>
          <w:spacing w:val="19"/>
          <w:sz w:val="16"/>
        </w:rPr>
        <w:t xml:space="preserve"> </w:t>
      </w:r>
      <w:r>
        <w:rPr>
          <w:color w:val="231F20"/>
          <w:sz w:val="16"/>
        </w:rPr>
        <w:t>This</w:t>
      </w:r>
      <w:r>
        <w:rPr>
          <w:color w:val="231F20"/>
          <w:spacing w:val="19"/>
          <w:sz w:val="16"/>
        </w:rPr>
        <w:t xml:space="preserve"> </w:t>
      </w:r>
      <w:r>
        <w:rPr>
          <w:color w:val="231F20"/>
          <w:sz w:val="16"/>
        </w:rPr>
        <w:t>list</w:t>
      </w:r>
      <w:r>
        <w:rPr>
          <w:color w:val="231F20"/>
          <w:spacing w:val="19"/>
          <w:sz w:val="16"/>
        </w:rPr>
        <w:t xml:space="preserve"> </w:t>
      </w:r>
      <w:r>
        <w:rPr>
          <w:color w:val="231F20"/>
          <w:sz w:val="16"/>
        </w:rPr>
        <w:t>of</w:t>
      </w:r>
      <w:r>
        <w:rPr>
          <w:color w:val="231F20"/>
          <w:spacing w:val="19"/>
          <w:sz w:val="16"/>
        </w:rPr>
        <w:t xml:space="preserve"> </w:t>
      </w:r>
      <w:r>
        <w:rPr>
          <w:color w:val="231F20"/>
          <w:sz w:val="16"/>
        </w:rPr>
        <w:t>functions,</w:t>
      </w:r>
      <w:r>
        <w:rPr>
          <w:color w:val="231F20"/>
          <w:spacing w:val="19"/>
          <w:sz w:val="16"/>
        </w:rPr>
        <w:t xml:space="preserve"> </w:t>
      </w:r>
      <w:r>
        <w:rPr>
          <w:color w:val="231F20"/>
          <w:sz w:val="16"/>
        </w:rPr>
        <w:t>and</w:t>
      </w:r>
      <w:r>
        <w:rPr>
          <w:color w:val="231F20"/>
          <w:spacing w:val="19"/>
          <w:sz w:val="16"/>
        </w:rPr>
        <w:t xml:space="preserve"> </w:t>
      </w:r>
      <w:r>
        <w:rPr>
          <w:color w:val="231F20"/>
          <w:sz w:val="16"/>
        </w:rPr>
        <w:t>the</w:t>
      </w:r>
      <w:r>
        <w:rPr>
          <w:color w:val="231F20"/>
          <w:spacing w:val="19"/>
          <w:sz w:val="16"/>
        </w:rPr>
        <w:t xml:space="preserve"> </w:t>
      </w:r>
      <w:r>
        <w:rPr>
          <w:color w:val="231F20"/>
          <w:sz w:val="16"/>
        </w:rPr>
        <w:t>excluded</w:t>
      </w:r>
      <w:r>
        <w:rPr>
          <w:color w:val="231F20"/>
          <w:spacing w:val="19"/>
          <w:sz w:val="16"/>
        </w:rPr>
        <w:t xml:space="preserve"> </w:t>
      </w:r>
      <w:r>
        <w:rPr>
          <w:color w:val="231F20"/>
          <w:sz w:val="16"/>
        </w:rPr>
        <w:t>functions</w:t>
      </w:r>
      <w:r>
        <w:rPr>
          <w:color w:val="231F20"/>
          <w:spacing w:val="19"/>
          <w:sz w:val="16"/>
        </w:rPr>
        <w:t xml:space="preserve"> </w:t>
      </w:r>
      <w:r>
        <w:rPr>
          <w:color w:val="231F20"/>
          <w:sz w:val="16"/>
        </w:rPr>
        <w:t>in</w:t>
      </w:r>
      <w:r>
        <w:rPr>
          <w:color w:val="231F20"/>
          <w:spacing w:val="19"/>
          <w:sz w:val="16"/>
        </w:rPr>
        <w:t xml:space="preserve"> </w:t>
      </w:r>
      <w:r>
        <w:rPr>
          <w:color w:val="231F20"/>
          <w:sz w:val="16"/>
        </w:rPr>
        <w:t>s.96(6),</w:t>
      </w:r>
      <w:r>
        <w:rPr>
          <w:color w:val="231F20"/>
          <w:spacing w:val="19"/>
          <w:sz w:val="16"/>
        </w:rPr>
        <w:t xml:space="preserve"> </w:t>
      </w:r>
      <w:r>
        <w:rPr>
          <w:color w:val="231F20"/>
          <w:sz w:val="16"/>
        </w:rPr>
        <w:t>are subject to amendment by order: s.96(7).</w:t>
      </w:r>
    </w:p>
    <w:p w14:paraId="78556471" w14:textId="77777777" w:rsidR="00180D28" w:rsidRDefault="002909AC">
      <w:pPr>
        <w:spacing w:before="50"/>
        <w:ind w:left="1302"/>
        <w:rPr>
          <w:sz w:val="16"/>
        </w:rPr>
      </w:pPr>
      <w:r>
        <w:rPr>
          <w:rFonts w:ascii="Arial" w:hAnsi="Arial"/>
          <w:b/>
          <w:color w:val="231F20"/>
          <w:sz w:val="16"/>
          <w:vertAlign w:val="superscript"/>
        </w:rPr>
        <w:t>3</w:t>
      </w:r>
      <w:r>
        <w:rPr>
          <w:color w:val="231F20"/>
          <w:sz w:val="16"/>
        </w:rPr>
        <w:t>Sections</w:t>
      </w:r>
      <w:r>
        <w:rPr>
          <w:color w:val="231F20"/>
          <w:spacing w:val="5"/>
          <w:sz w:val="16"/>
        </w:rPr>
        <w:t xml:space="preserve"> </w:t>
      </w:r>
      <w:r>
        <w:rPr>
          <w:color w:val="231F20"/>
          <w:sz w:val="16"/>
        </w:rPr>
        <w:t>98-99</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z w:val="16"/>
        </w:rPr>
        <w:t>Act;</w:t>
      </w:r>
      <w:r>
        <w:rPr>
          <w:color w:val="231F20"/>
          <w:spacing w:val="6"/>
          <w:sz w:val="16"/>
        </w:rPr>
        <w:t xml:space="preserve"> </w:t>
      </w:r>
      <w:r>
        <w:rPr>
          <w:color w:val="231F20"/>
          <w:sz w:val="16"/>
        </w:rPr>
        <w:t>see</w:t>
      </w:r>
      <w:r>
        <w:rPr>
          <w:color w:val="231F20"/>
          <w:spacing w:val="6"/>
          <w:sz w:val="16"/>
        </w:rPr>
        <w:t xml:space="preserve"> </w:t>
      </w:r>
      <w:r>
        <w:rPr>
          <w:color w:val="231F20"/>
          <w:sz w:val="16"/>
        </w:rPr>
        <w:t>§</w:t>
      </w:r>
      <w:r>
        <w:rPr>
          <w:color w:val="231F20"/>
          <w:spacing w:val="-2"/>
          <w:sz w:val="16"/>
        </w:rPr>
        <w:t xml:space="preserve"> </w:t>
      </w:r>
      <w:r>
        <w:rPr>
          <w:color w:val="231F20"/>
          <w:sz w:val="16"/>
        </w:rPr>
        <w:t>31:56</w:t>
      </w:r>
      <w:r>
        <w:rPr>
          <w:color w:val="231F20"/>
          <w:spacing w:val="5"/>
          <w:sz w:val="16"/>
        </w:rPr>
        <w:t xml:space="preserve"> </w:t>
      </w:r>
      <w:r>
        <w:rPr>
          <w:color w:val="231F20"/>
          <w:spacing w:val="-2"/>
          <w:sz w:val="16"/>
        </w:rPr>
        <w:t>below.</w:t>
      </w:r>
    </w:p>
    <w:p w14:paraId="78556472" w14:textId="77777777" w:rsidR="00180D28" w:rsidRDefault="00180D28">
      <w:pPr>
        <w:rPr>
          <w:sz w:val="16"/>
        </w:rPr>
        <w:sectPr w:rsidR="00180D28">
          <w:pgSz w:w="12240" w:h="15840"/>
          <w:pgMar w:top="2080" w:right="1800" w:bottom="2100" w:left="1800" w:header="1889" w:footer="1911" w:gutter="0"/>
          <w:cols w:space="720"/>
        </w:sectPr>
      </w:pPr>
    </w:p>
    <w:p w14:paraId="78556473" w14:textId="77777777" w:rsidR="00180D28" w:rsidRDefault="002909AC">
      <w:pPr>
        <w:pStyle w:val="BodyText"/>
        <w:spacing w:before="225" w:line="208" w:lineRule="auto"/>
        <w:ind w:left="39" w:right="933"/>
        <w:jc w:val="both"/>
        <w:rPr>
          <w:rFonts w:ascii="Arial"/>
          <w:b/>
        </w:rPr>
      </w:pPr>
      <w:r>
        <w:rPr>
          <w:color w:val="231F20"/>
        </w:rPr>
        <w:lastRenderedPageBreak/>
        <w:t>under the 1987 Act.</w:t>
      </w:r>
      <w:r>
        <w:rPr>
          <w:rFonts w:ascii="Arial"/>
          <w:b/>
          <w:color w:val="231F20"/>
          <w:vertAlign w:val="superscript"/>
        </w:rPr>
        <w:t>4</w:t>
      </w:r>
      <w:r>
        <w:rPr>
          <w:rFonts w:ascii="Arial"/>
          <w:b/>
          <w:color w:val="231F20"/>
        </w:rPr>
        <w:t xml:space="preserve"> </w:t>
      </w:r>
      <w:r>
        <w:rPr>
          <w:color w:val="231F20"/>
        </w:rPr>
        <w:t>From the date on which the right to manage is acquired all</w:t>
      </w:r>
      <w:r>
        <w:rPr>
          <w:color w:val="231F20"/>
          <w:spacing w:val="80"/>
          <w:w w:val="150"/>
        </w:rPr>
        <w:t xml:space="preserve"> </w:t>
      </w:r>
      <w:r>
        <w:rPr>
          <w:color w:val="231F20"/>
        </w:rPr>
        <w:t>of the management functions of the landlord under a lease of the whole or any</w:t>
      </w:r>
      <w:r>
        <w:rPr>
          <w:color w:val="231F20"/>
          <w:spacing w:val="80"/>
        </w:rPr>
        <w:t xml:space="preserve"> </w:t>
      </w:r>
      <w:r>
        <w:rPr>
          <w:color w:val="231F20"/>
        </w:rPr>
        <w:t>part of the premises become instead management functions of the RTM company,</w:t>
      </w:r>
      <w:r>
        <w:rPr>
          <w:rFonts w:ascii="Arial"/>
          <w:b/>
          <w:color w:val="231F20"/>
          <w:vertAlign w:val="superscript"/>
        </w:rPr>
        <w:t>5</w:t>
      </w:r>
      <w:r>
        <w:rPr>
          <w:rFonts w:ascii="Arial"/>
          <w:b/>
          <w:color w:val="231F20"/>
        </w:rPr>
        <w:t xml:space="preserve"> </w:t>
      </w:r>
      <w:r>
        <w:rPr>
          <w:color w:val="231F20"/>
        </w:rPr>
        <w:t>as do management functions of a management company or any other person who</w:t>
      </w:r>
      <w:r>
        <w:rPr>
          <w:color w:val="231F20"/>
          <w:spacing w:val="40"/>
        </w:rPr>
        <w:t xml:space="preserve"> </w:t>
      </w:r>
      <w:r>
        <w:rPr>
          <w:color w:val="231F20"/>
        </w:rPr>
        <w:t>is party to such a lease other than as landlord or tenant.</w:t>
      </w:r>
      <w:r>
        <w:rPr>
          <w:rFonts w:ascii="Arial"/>
          <w:b/>
          <w:color w:val="231F20"/>
          <w:vertAlign w:val="superscript"/>
        </w:rPr>
        <w:t>6</w:t>
      </w:r>
      <w:r>
        <w:rPr>
          <w:rFonts w:ascii="Arial"/>
          <w:b/>
          <w:color w:val="231F20"/>
        </w:rPr>
        <w:t xml:space="preserve"> </w:t>
      </w:r>
      <w:r>
        <w:rPr>
          <w:color w:val="231F20"/>
        </w:rPr>
        <w:t>The statute relieves landlords and others with responsibility for management functions of their contractual obligations by stipulating that any provision of a lease dealing with such responsibilities ceases to have effect.</w:t>
      </w:r>
      <w:r>
        <w:rPr>
          <w:rFonts w:ascii="Arial"/>
          <w:b/>
          <w:color w:val="231F20"/>
          <w:vertAlign w:val="superscript"/>
        </w:rPr>
        <w:t>7</w:t>
      </w:r>
      <w:r>
        <w:rPr>
          <w:rFonts w:ascii="Arial"/>
          <w:b/>
          <w:color w:val="231F20"/>
        </w:rPr>
        <w:t xml:space="preserve"> </w:t>
      </w:r>
      <w:r>
        <w:rPr>
          <w:color w:val="231F20"/>
        </w:rPr>
        <w:t>Moreover, it prohibits the exercise of management functions by any such person otherwise than in accordance with an agreement made with the RTM company.</w:t>
      </w:r>
      <w:r>
        <w:rPr>
          <w:rFonts w:ascii="Arial"/>
          <w:b/>
          <w:color w:val="231F20"/>
          <w:vertAlign w:val="superscript"/>
        </w:rPr>
        <w:t>8</w:t>
      </w:r>
      <w:r>
        <w:rPr>
          <w:rFonts w:ascii="Arial"/>
          <w:b/>
          <w:color w:val="231F20"/>
        </w:rPr>
        <w:t xml:space="preserve"> </w:t>
      </w:r>
      <w:r>
        <w:rPr>
          <w:color w:val="231F20"/>
        </w:rPr>
        <w:t>The responsibilities of a manager ap-pointed by a tribunal under Pt 2, Landlord and Tenant Act 1987 to act in relation to the premises cease to be exercisable by the manager when the right to manage is acquired by an RTM company, although the appointment does not come to an end and the manager will retain any functions which are not conferred on the</w:t>
      </w:r>
      <w:r>
        <w:rPr>
          <w:color w:val="231F20"/>
          <w:spacing w:val="40"/>
        </w:rPr>
        <w:t xml:space="preserve"> </w:t>
      </w:r>
      <w:r>
        <w:rPr>
          <w:color w:val="231F20"/>
        </w:rPr>
        <w:t>RTM company.</w:t>
      </w:r>
      <w:r>
        <w:rPr>
          <w:rFonts w:ascii="Arial"/>
          <w:b/>
          <w:color w:val="231F20"/>
          <w:vertAlign w:val="superscript"/>
        </w:rPr>
        <w:t>9</w:t>
      </w:r>
      <w:r>
        <w:rPr>
          <w:rFonts w:ascii="Arial"/>
          <w:b/>
          <w:color w:val="231F20"/>
        </w:rPr>
        <w:t xml:space="preserve"> </w:t>
      </w:r>
      <w:r>
        <w:rPr>
          <w:color w:val="231F20"/>
        </w:rPr>
        <w:t>The obligations which the RTM company owes to tenants as a result of this transfer of responsibility are owed also to each landlord under the same lease.</w:t>
      </w:r>
      <w:r>
        <w:rPr>
          <w:rFonts w:ascii="Arial"/>
          <w:b/>
          <w:color w:val="231F20"/>
          <w:vertAlign w:val="superscript"/>
        </w:rPr>
        <w:t>10</w:t>
      </w:r>
    </w:p>
    <w:p w14:paraId="78556474" w14:textId="77777777" w:rsidR="00180D28" w:rsidRDefault="002909AC">
      <w:pPr>
        <w:pStyle w:val="BodyText"/>
        <w:spacing w:before="36" w:line="208" w:lineRule="auto"/>
        <w:ind w:left="39" w:right="933" w:firstLine="199"/>
        <w:jc w:val="both"/>
        <w:rPr>
          <w:rFonts w:ascii="Arial"/>
          <w:b/>
        </w:rPr>
      </w:pPr>
      <w:r>
        <w:rPr>
          <w:color w:val="231F20"/>
        </w:rPr>
        <w:t>Certain management functions are excluded. Functions which concern only a</w:t>
      </w:r>
      <w:r>
        <w:rPr>
          <w:color w:val="231F20"/>
          <w:spacing w:val="40"/>
        </w:rPr>
        <w:t xml:space="preserve"> </w:t>
      </w:r>
      <w:r>
        <w:rPr>
          <w:color w:val="231F20"/>
        </w:rPr>
        <w:t>flat or other unit forming part of the premises which is not held under a lease by a qualifying tenant do not become functions of the RTM company.</w:t>
      </w:r>
      <w:r>
        <w:rPr>
          <w:rFonts w:ascii="Arial"/>
          <w:b/>
          <w:color w:val="231F20"/>
          <w:vertAlign w:val="superscript"/>
        </w:rPr>
        <w:t>11</w:t>
      </w:r>
      <w:r>
        <w:rPr>
          <w:rFonts w:ascii="Arial"/>
          <w:b/>
          <w:color w:val="231F20"/>
        </w:rPr>
        <w:t xml:space="preserve"> </w:t>
      </w:r>
      <w:r>
        <w:rPr>
          <w:color w:val="231F20"/>
        </w:rPr>
        <w:t>Thus, manage-</w:t>
      </w:r>
      <w:proofErr w:type="spellStart"/>
      <w:r>
        <w:rPr>
          <w:color w:val="231F20"/>
        </w:rPr>
        <w:t>ment</w:t>
      </w:r>
      <w:proofErr w:type="spellEnd"/>
      <w:r>
        <w:rPr>
          <w:color w:val="231F20"/>
        </w:rPr>
        <w:t xml:space="preserve"> functions in relation to flats which are not held on long leases or to business premises are not transferred and the landlord or management company retains responsibility. Functions relating to re-entry or forfeiture also remain with the landlord.</w:t>
      </w:r>
      <w:r>
        <w:rPr>
          <w:rFonts w:ascii="Arial"/>
          <w:b/>
          <w:color w:val="231F20"/>
          <w:vertAlign w:val="superscript"/>
        </w:rPr>
        <w:t>12</w:t>
      </w:r>
      <w:r>
        <w:rPr>
          <w:rFonts w:ascii="Arial"/>
          <w:b/>
          <w:color w:val="231F20"/>
        </w:rPr>
        <w:t xml:space="preserve"> </w:t>
      </w:r>
      <w:r>
        <w:rPr>
          <w:color w:val="231F20"/>
        </w:rPr>
        <w:t>Finally, the prohibition on a landlord or other party doing anything which the RTM company is empowered to do does not prevent any person from insuring the whole or any part of the premises at their own expense.</w:t>
      </w:r>
      <w:r>
        <w:rPr>
          <w:rFonts w:ascii="Arial"/>
          <w:b/>
          <w:color w:val="231F20"/>
          <w:vertAlign w:val="superscript"/>
        </w:rPr>
        <w:t>13</w:t>
      </w:r>
    </w:p>
    <w:p w14:paraId="78556475" w14:textId="77777777" w:rsidR="00180D28" w:rsidRDefault="002909AC">
      <w:pPr>
        <w:pStyle w:val="BodyText"/>
        <w:spacing w:before="27" w:line="216" w:lineRule="auto"/>
        <w:ind w:left="39" w:right="933" w:firstLine="199"/>
        <w:jc w:val="both"/>
      </w:pPr>
      <w:r>
        <w:rPr>
          <w:color w:val="231F20"/>
        </w:rPr>
        <w:t>The Act makes no provision concerning the enforcement of contracts entered</w:t>
      </w:r>
      <w:r>
        <w:rPr>
          <w:color w:val="231F20"/>
          <w:spacing w:val="40"/>
        </w:rPr>
        <w:t xml:space="preserve"> </w:t>
      </w:r>
      <w:r>
        <w:rPr>
          <w:color w:val="231F20"/>
        </w:rPr>
        <w:t>into by the landlord or a management company in relation to the premises before the acquisition of the right to manage (for example for the provision of cleaning or security services).</w:t>
      </w:r>
      <w:r>
        <w:rPr>
          <w:rFonts w:ascii="Arial"/>
          <w:b/>
          <w:color w:val="231F20"/>
          <w:vertAlign w:val="superscript"/>
        </w:rPr>
        <w:t>14</w:t>
      </w:r>
      <w:r>
        <w:rPr>
          <w:rFonts w:ascii="Arial"/>
          <w:b/>
          <w:color w:val="231F20"/>
        </w:rPr>
        <w:t xml:space="preserve"> </w:t>
      </w:r>
      <w:r>
        <w:rPr>
          <w:color w:val="231F20"/>
        </w:rPr>
        <w:t xml:space="preserve">The RTM company does not become party to such contracts and is free to make contracts of its own with alternative suppliers or service providers. No statutory entitlement to compensation is conferred on third parties who may suffer loss </w:t>
      </w:r>
      <w:proofErr w:type="gramStart"/>
      <w:r>
        <w:rPr>
          <w:color w:val="231F20"/>
        </w:rPr>
        <w:t>as a result of</w:t>
      </w:r>
      <w:proofErr w:type="gramEnd"/>
      <w:r>
        <w:rPr>
          <w:color w:val="231F20"/>
        </w:rPr>
        <w:t xml:space="preserve"> their inability to benefit from contracts </w:t>
      </w:r>
      <w:proofErr w:type="gramStart"/>
      <w:r>
        <w:rPr>
          <w:color w:val="231F20"/>
        </w:rPr>
        <w:t>as a result of</w:t>
      </w:r>
      <w:proofErr w:type="gramEnd"/>
      <w:r>
        <w:rPr>
          <w:color w:val="231F20"/>
        </w:rPr>
        <w:t xml:space="preserve"> the acquisition of the right to manage.</w:t>
      </w:r>
    </w:p>
    <w:p w14:paraId="78556476" w14:textId="77777777" w:rsidR="00180D28" w:rsidRDefault="002909AC">
      <w:pPr>
        <w:pStyle w:val="BodyText"/>
        <w:spacing w:before="11"/>
        <w:rPr>
          <w:sz w:val="16"/>
        </w:rPr>
      </w:pPr>
      <w:r>
        <w:rPr>
          <w:noProof/>
          <w:sz w:val="16"/>
        </w:rPr>
        <mc:AlternateContent>
          <mc:Choice Requires="wps">
            <w:drawing>
              <wp:anchor distT="0" distB="0" distL="0" distR="0" simplePos="0" relativeHeight="487607296" behindDoc="1" locked="0" layoutInCell="1" allowOverlap="1" wp14:anchorId="78556521" wp14:editId="78556522">
                <wp:simplePos x="0" y="0"/>
                <wp:positionH relativeFrom="page">
                  <wp:posOffset>1168199</wp:posOffset>
                </wp:positionH>
                <wp:positionV relativeFrom="paragraph">
                  <wp:posOffset>144942</wp:posOffset>
                </wp:positionV>
                <wp:extent cx="912494"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52AF2C9" id="Graphic 175" o:spid="_x0000_s1026" style="position:absolute;margin-left:92pt;margin-top:11.4pt;width:71.8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" path="m,l912380,e" filled="f" strokecolor="#231f20" strokeweight=".17597mm">
                <v:path arrowok="t"/>
                <w10:wrap type="topAndBottom" anchorx="page"/>
              </v:shape>
            </w:pict>
          </mc:Fallback>
        </mc:AlternateContent>
      </w:r>
    </w:p>
    <w:p w14:paraId="78556477" w14:textId="77777777" w:rsidR="00180D28" w:rsidRDefault="002909AC">
      <w:pPr>
        <w:spacing w:before="76"/>
        <w:ind w:left="452"/>
        <w:rPr>
          <w:sz w:val="16"/>
        </w:rPr>
      </w:pPr>
      <w:r>
        <w:rPr>
          <w:rFonts w:ascii="Arial"/>
          <w:b/>
          <w:color w:val="231F20"/>
          <w:sz w:val="16"/>
          <w:vertAlign w:val="superscript"/>
        </w:rPr>
        <w:t>4</w:t>
      </w:r>
      <w:r>
        <w:rPr>
          <w:rFonts w:ascii="Century Schoolbook"/>
          <w:i/>
          <w:color w:val="231F20"/>
          <w:sz w:val="16"/>
        </w:rPr>
        <w:t>Firstport</w:t>
      </w:r>
      <w:r>
        <w:rPr>
          <w:rFonts w:ascii="Century Schoolbook"/>
          <w:i/>
          <w:color w:val="231F20"/>
          <w:spacing w:val="4"/>
          <w:sz w:val="16"/>
        </w:rPr>
        <w:t xml:space="preserve"> </w:t>
      </w:r>
      <w:r>
        <w:rPr>
          <w:rFonts w:ascii="Century Schoolbook"/>
          <w:i/>
          <w:color w:val="231F20"/>
          <w:sz w:val="16"/>
        </w:rPr>
        <w:t>Property</w:t>
      </w:r>
      <w:r>
        <w:rPr>
          <w:rFonts w:ascii="Century Schoolbook"/>
          <w:i/>
          <w:color w:val="231F20"/>
          <w:spacing w:val="5"/>
          <w:sz w:val="16"/>
        </w:rPr>
        <w:t xml:space="preserve"> </w:t>
      </w:r>
      <w:r>
        <w:rPr>
          <w:rFonts w:ascii="Century Schoolbook"/>
          <w:i/>
          <w:color w:val="231F20"/>
          <w:sz w:val="16"/>
        </w:rPr>
        <w:t>Services</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5"/>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Settlers</w:t>
      </w:r>
      <w:r>
        <w:rPr>
          <w:rFonts w:ascii="Century Schoolbook"/>
          <w:i/>
          <w:color w:val="231F20"/>
          <w:spacing w:val="4"/>
          <w:sz w:val="16"/>
        </w:rPr>
        <w:t xml:space="preserve"> </w:t>
      </w:r>
      <w:r>
        <w:rPr>
          <w:rFonts w:ascii="Century Schoolbook"/>
          <w:i/>
          <w:color w:val="231F20"/>
          <w:sz w:val="16"/>
        </w:rPr>
        <w:t>Court</w:t>
      </w:r>
      <w:r>
        <w:rPr>
          <w:rFonts w:ascii="Century Schoolbook"/>
          <w:i/>
          <w:color w:val="231F20"/>
          <w:spacing w:val="5"/>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[2022]</w:t>
      </w:r>
      <w:r>
        <w:rPr>
          <w:color w:val="231F20"/>
          <w:spacing w:val="5"/>
          <w:sz w:val="16"/>
        </w:rPr>
        <w:t xml:space="preserve"> </w:t>
      </w:r>
      <w:r>
        <w:rPr>
          <w:color w:val="231F20"/>
          <w:sz w:val="16"/>
        </w:rPr>
        <w:t>UKSC</w:t>
      </w:r>
      <w:r>
        <w:rPr>
          <w:color w:val="231F20"/>
          <w:spacing w:val="4"/>
          <w:sz w:val="16"/>
        </w:rPr>
        <w:t xml:space="preserve"> </w:t>
      </w:r>
      <w:r>
        <w:rPr>
          <w:color w:val="231F20"/>
          <w:sz w:val="16"/>
        </w:rPr>
        <w:t>1,</w:t>
      </w:r>
      <w:r>
        <w:rPr>
          <w:color w:val="231F20"/>
          <w:spacing w:val="5"/>
          <w:sz w:val="16"/>
        </w:rPr>
        <w:t xml:space="preserve"> </w:t>
      </w:r>
      <w:r>
        <w:rPr>
          <w:color w:val="231F20"/>
          <w:sz w:val="16"/>
        </w:rPr>
        <w:t>at</w:t>
      </w:r>
      <w:r>
        <w:rPr>
          <w:color w:val="231F20"/>
          <w:spacing w:val="4"/>
          <w:sz w:val="16"/>
        </w:rPr>
        <w:t xml:space="preserve"> </w:t>
      </w:r>
      <w:r>
        <w:rPr>
          <w:color w:val="231F20"/>
          <w:spacing w:val="-2"/>
          <w:sz w:val="16"/>
        </w:rPr>
        <w:t>[35].</w:t>
      </w:r>
    </w:p>
    <w:p w14:paraId="78556478" w14:textId="77777777" w:rsidR="00180D28" w:rsidRDefault="002909AC">
      <w:pPr>
        <w:spacing w:before="47"/>
        <w:ind w:left="452"/>
        <w:rPr>
          <w:sz w:val="16"/>
        </w:rPr>
      </w:pPr>
      <w:r>
        <w:rPr>
          <w:rFonts w:ascii="Arial"/>
          <w:b/>
          <w:color w:val="231F20"/>
          <w:sz w:val="16"/>
          <w:vertAlign w:val="superscript"/>
        </w:rPr>
        <w:t>5</w:t>
      </w:r>
      <w:r>
        <w:rPr>
          <w:color w:val="231F20"/>
          <w:sz w:val="16"/>
        </w:rPr>
        <w:t>Section</w:t>
      </w:r>
      <w:r>
        <w:rPr>
          <w:color w:val="231F20"/>
          <w:spacing w:val="6"/>
          <w:sz w:val="16"/>
        </w:rPr>
        <w:t xml:space="preserve"> </w:t>
      </w:r>
      <w:r>
        <w:rPr>
          <w:color w:val="231F20"/>
          <w:sz w:val="16"/>
        </w:rPr>
        <w:t>96(2)</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79" w14:textId="77777777" w:rsidR="00180D28" w:rsidRDefault="002909AC">
      <w:pPr>
        <w:spacing w:before="48"/>
        <w:ind w:left="452"/>
        <w:rPr>
          <w:sz w:val="16"/>
        </w:rPr>
      </w:pPr>
      <w:proofErr w:type="gramStart"/>
      <w:r>
        <w:rPr>
          <w:rFonts w:ascii="Arial"/>
          <w:b/>
          <w:color w:val="231F20"/>
          <w:sz w:val="16"/>
          <w:vertAlign w:val="superscript"/>
        </w:rPr>
        <w:t>6</w:t>
      </w:r>
      <w:r>
        <w:rPr>
          <w:color w:val="231F20"/>
          <w:sz w:val="16"/>
        </w:rPr>
        <w:t>Section</w:t>
      </w:r>
      <w:proofErr w:type="gramEnd"/>
      <w:r>
        <w:rPr>
          <w:color w:val="231F20"/>
          <w:spacing w:val="6"/>
          <w:sz w:val="16"/>
        </w:rPr>
        <w:t xml:space="preserve"> </w:t>
      </w:r>
      <w:r>
        <w:rPr>
          <w:color w:val="231F20"/>
          <w:sz w:val="16"/>
        </w:rPr>
        <w:t>96(3)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7A" w14:textId="77777777" w:rsidR="00180D28" w:rsidRDefault="002909AC">
      <w:pPr>
        <w:spacing w:before="47"/>
        <w:ind w:left="452"/>
        <w:rPr>
          <w:sz w:val="16"/>
        </w:rPr>
      </w:pPr>
      <w:r>
        <w:rPr>
          <w:rFonts w:ascii="Arial"/>
          <w:b/>
          <w:color w:val="231F20"/>
          <w:sz w:val="16"/>
          <w:vertAlign w:val="superscript"/>
        </w:rPr>
        <w:t>7</w:t>
      </w:r>
      <w:r>
        <w:rPr>
          <w:color w:val="231F20"/>
          <w:sz w:val="16"/>
        </w:rPr>
        <w:t>Section</w:t>
      </w:r>
      <w:r>
        <w:rPr>
          <w:color w:val="231F20"/>
          <w:spacing w:val="6"/>
          <w:sz w:val="16"/>
        </w:rPr>
        <w:t xml:space="preserve"> </w:t>
      </w:r>
      <w:r>
        <w:rPr>
          <w:color w:val="231F20"/>
          <w:sz w:val="16"/>
        </w:rPr>
        <w:t>96(4)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7B" w14:textId="77777777" w:rsidR="00180D28" w:rsidRDefault="002909AC">
      <w:pPr>
        <w:spacing w:before="47"/>
        <w:ind w:left="452"/>
        <w:rPr>
          <w:sz w:val="16"/>
        </w:rPr>
      </w:pPr>
      <w:r>
        <w:rPr>
          <w:rFonts w:ascii="Arial"/>
          <w:b/>
          <w:color w:val="231F20"/>
          <w:sz w:val="16"/>
          <w:vertAlign w:val="superscript"/>
        </w:rPr>
        <w:t>8</w:t>
      </w:r>
      <w:r>
        <w:rPr>
          <w:color w:val="231F20"/>
          <w:sz w:val="16"/>
        </w:rPr>
        <w:t>s.97(2)</w:t>
      </w:r>
      <w:r>
        <w:rPr>
          <w:color w:val="231F20"/>
          <w:spacing w:val="7"/>
          <w:sz w:val="16"/>
        </w:rPr>
        <w:t xml:space="preserve"> </w:t>
      </w:r>
      <w:r>
        <w:rPr>
          <w:color w:val="231F20"/>
          <w:sz w:val="16"/>
        </w:rPr>
        <w:t>of</w:t>
      </w:r>
      <w:r>
        <w:rPr>
          <w:color w:val="231F20"/>
          <w:spacing w:val="7"/>
          <w:sz w:val="16"/>
        </w:rPr>
        <w:t xml:space="preserve"> </w:t>
      </w:r>
      <w:r>
        <w:rPr>
          <w:color w:val="231F20"/>
          <w:sz w:val="16"/>
        </w:rPr>
        <w:t>the</w:t>
      </w:r>
      <w:r>
        <w:rPr>
          <w:color w:val="231F20"/>
          <w:spacing w:val="7"/>
          <w:sz w:val="16"/>
        </w:rPr>
        <w:t xml:space="preserve"> </w:t>
      </w:r>
      <w:r>
        <w:rPr>
          <w:color w:val="231F20"/>
          <w:sz w:val="16"/>
        </w:rPr>
        <w:t>2002</w:t>
      </w:r>
      <w:r>
        <w:rPr>
          <w:color w:val="231F20"/>
          <w:spacing w:val="-1"/>
          <w:sz w:val="16"/>
        </w:rPr>
        <w:t xml:space="preserve"> </w:t>
      </w:r>
      <w:r>
        <w:rPr>
          <w:color w:val="231F20"/>
          <w:spacing w:val="-4"/>
          <w:sz w:val="16"/>
        </w:rPr>
        <w:t>Act.</w:t>
      </w:r>
    </w:p>
    <w:p w14:paraId="7855647C" w14:textId="77777777" w:rsidR="00180D28" w:rsidRDefault="002909AC">
      <w:pPr>
        <w:spacing w:before="47"/>
        <w:ind w:left="452"/>
        <w:rPr>
          <w:sz w:val="16"/>
        </w:rPr>
      </w:pPr>
      <w:r>
        <w:rPr>
          <w:rFonts w:ascii="Arial"/>
          <w:b/>
          <w:color w:val="231F20"/>
          <w:sz w:val="16"/>
          <w:vertAlign w:val="superscript"/>
        </w:rPr>
        <w:t>9</w:t>
      </w:r>
      <w:r>
        <w:rPr>
          <w:rFonts w:ascii="Century Schoolbook"/>
          <w:i/>
          <w:color w:val="231F20"/>
          <w:sz w:val="16"/>
        </w:rPr>
        <w:t>Benthan</w:t>
      </w:r>
      <w:r>
        <w:rPr>
          <w:rFonts w:ascii="Century Schoolbook"/>
          <w:i/>
          <w:color w:val="231F20"/>
          <w:spacing w:val="4"/>
          <w:sz w:val="16"/>
        </w:rPr>
        <w:t xml:space="preserve"> </w:t>
      </w:r>
      <w:r>
        <w:rPr>
          <w:rFonts w:ascii="Century Schoolbook"/>
          <w:i/>
          <w:color w:val="231F20"/>
          <w:sz w:val="16"/>
        </w:rPr>
        <w:t>v</w:t>
      </w:r>
      <w:r>
        <w:rPr>
          <w:rFonts w:ascii="Century Schoolbook"/>
          <w:i/>
          <w:color w:val="231F20"/>
          <w:spacing w:val="5"/>
          <w:sz w:val="16"/>
        </w:rPr>
        <w:t xml:space="preserve"> </w:t>
      </w:r>
      <w:r>
        <w:rPr>
          <w:rFonts w:ascii="Century Schoolbook"/>
          <w:i/>
          <w:color w:val="231F20"/>
          <w:sz w:val="16"/>
        </w:rPr>
        <w:t>Lindsay</w:t>
      </w:r>
      <w:r>
        <w:rPr>
          <w:rFonts w:ascii="Century Schoolbook"/>
          <w:i/>
          <w:color w:val="231F20"/>
          <w:spacing w:val="5"/>
          <w:sz w:val="16"/>
        </w:rPr>
        <w:t xml:space="preserve"> </w:t>
      </w:r>
      <w:r>
        <w:rPr>
          <w:rFonts w:ascii="Century Schoolbook"/>
          <w:i/>
          <w:color w:val="231F20"/>
          <w:sz w:val="16"/>
        </w:rPr>
        <w:t>Court</w:t>
      </w:r>
      <w:r>
        <w:rPr>
          <w:rFonts w:ascii="Century Schoolbook"/>
          <w:i/>
          <w:color w:val="231F20"/>
          <w:spacing w:val="5"/>
          <w:sz w:val="16"/>
        </w:rPr>
        <w:t xml:space="preserve"> </w:t>
      </w:r>
      <w:r>
        <w:rPr>
          <w:rFonts w:ascii="Century Schoolbook"/>
          <w:i/>
          <w:color w:val="231F20"/>
          <w:sz w:val="16"/>
        </w:rPr>
        <w:t>(St</w:t>
      </w:r>
      <w:r>
        <w:rPr>
          <w:rFonts w:ascii="Century Schoolbook"/>
          <w:i/>
          <w:color w:val="231F20"/>
          <w:spacing w:val="5"/>
          <w:sz w:val="16"/>
        </w:rPr>
        <w:t xml:space="preserve"> </w:t>
      </w:r>
      <w:r>
        <w:rPr>
          <w:rFonts w:ascii="Century Schoolbook"/>
          <w:i/>
          <w:color w:val="231F20"/>
          <w:sz w:val="16"/>
        </w:rPr>
        <w:t>Annes)</w:t>
      </w:r>
      <w:r>
        <w:rPr>
          <w:rFonts w:ascii="Century Schoolbook"/>
          <w:i/>
          <w:color w:val="231F20"/>
          <w:spacing w:val="5"/>
          <w:sz w:val="16"/>
        </w:rPr>
        <w:t xml:space="preserve"> </w:t>
      </w:r>
      <w:r>
        <w:rPr>
          <w:rFonts w:ascii="Century Schoolbook"/>
          <w:i/>
          <w:color w:val="231F20"/>
          <w:sz w:val="16"/>
        </w:rPr>
        <w:t>RTM</w:t>
      </w:r>
      <w:r>
        <w:rPr>
          <w:rFonts w:ascii="Century Schoolbook"/>
          <w:i/>
          <w:color w:val="231F20"/>
          <w:spacing w:val="5"/>
          <w:sz w:val="16"/>
        </w:rPr>
        <w:t xml:space="preserve"> </w:t>
      </w:r>
      <w:r>
        <w:rPr>
          <w:rFonts w:ascii="Century Schoolbook"/>
          <w:i/>
          <w:color w:val="231F20"/>
          <w:sz w:val="16"/>
        </w:rPr>
        <w:t>Co</w:t>
      </w:r>
      <w:r>
        <w:rPr>
          <w:rFonts w:ascii="Century Schoolbook"/>
          <w:i/>
          <w:color w:val="231F20"/>
          <w:spacing w:val="4"/>
          <w:sz w:val="16"/>
        </w:rPr>
        <w:t xml:space="preserve"> </w:t>
      </w:r>
      <w:r>
        <w:rPr>
          <w:rFonts w:ascii="Century Schoolbook"/>
          <w:i/>
          <w:color w:val="231F20"/>
          <w:sz w:val="16"/>
        </w:rPr>
        <w:t>Ltd</w:t>
      </w:r>
      <w:r>
        <w:rPr>
          <w:rFonts w:ascii="Century Schoolbook"/>
          <w:i/>
          <w:color w:val="231F20"/>
          <w:spacing w:val="5"/>
          <w:sz w:val="16"/>
        </w:rPr>
        <w:t xml:space="preserve"> </w:t>
      </w:r>
      <w:r>
        <w:rPr>
          <w:color w:val="231F20"/>
          <w:sz w:val="16"/>
        </w:rPr>
        <w:t>[2021]</w:t>
      </w:r>
      <w:r>
        <w:rPr>
          <w:color w:val="231F20"/>
          <w:spacing w:val="5"/>
          <w:sz w:val="16"/>
        </w:rPr>
        <w:t xml:space="preserve"> </w:t>
      </w:r>
      <w:r>
        <w:rPr>
          <w:color w:val="231F20"/>
          <w:sz w:val="16"/>
        </w:rPr>
        <w:t>UKUT</w:t>
      </w:r>
      <w:r>
        <w:rPr>
          <w:color w:val="231F20"/>
          <w:spacing w:val="5"/>
          <w:sz w:val="16"/>
        </w:rPr>
        <w:t xml:space="preserve"> </w:t>
      </w:r>
      <w:r>
        <w:rPr>
          <w:color w:val="231F20"/>
          <w:sz w:val="16"/>
        </w:rPr>
        <w:t>4</w:t>
      </w:r>
      <w:r>
        <w:rPr>
          <w:color w:val="231F20"/>
          <w:spacing w:val="5"/>
          <w:sz w:val="16"/>
        </w:rPr>
        <w:t xml:space="preserve"> </w:t>
      </w:r>
      <w:r>
        <w:rPr>
          <w:color w:val="231F20"/>
          <w:spacing w:val="-2"/>
          <w:sz w:val="16"/>
        </w:rPr>
        <w:t>(LC).</w:t>
      </w:r>
    </w:p>
    <w:p w14:paraId="7855647D" w14:textId="77777777" w:rsidR="00180D28" w:rsidRDefault="002909AC">
      <w:pPr>
        <w:spacing w:before="47"/>
        <w:ind w:left="385"/>
        <w:rPr>
          <w:sz w:val="16"/>
        </w:rPr>
      </w:pPr>
      <w:r>
        <w:rPr>
          <w:rFonts w:ascii="Arial"/>
          <w:b/>
          <w:color w:val="231F20"/>
          <w:sz w:val="16"/>
          <w:vertAlign w:val="superscript"/>
        </w:rPr>
        <w:t>10</w:t>
      </w:r>
      <w:r>
        <w:rPr>
          <w:color w:val="231F20"/>
          <w:sz w:val="16"/>
        </w:rPr>
        <w:t>Section</w:t>
      </w:r>
      <w:r>
        <w:rPr>
          <w:color w:val="231F20"/>
          <w:spacing w:val="8"/>
          <w:sz w:val="16"/>
        </w:rPr>
        <w:t xml:space="preserve"> </w:t>
      </w:r>
      <w:r>
        <w:rPr>
          <w:color w:val="231F20"/>
          <w:sz w:val="16"/>
        </w:rPr>
        <w:t>97(1)</w:t>
      </w:r>
      <w:r>
        <w:rPr>
          <w:color w:val="231F20"/>
          <w:spacing w:val="9"/>
          <w:sz w:val="16"/>
        </w:rPr>
        <w:t xml:space="preserve"> </w:t>
      </w:r>
      <w:r>
        <w:rPr>
          <w:color w:val="231F20"/>
          <w:sz w:val="16"/>
        </w:rPr>
        <w:t>of</w:t>
      </w:r>
      <w:r>
        <w:rPr>
          <w:color w:val="231F20"/>
          <w:spacing w:val="9"/>
          <w:sz w:val="16"/>
        </w:rPr>
        <w:t xml:space="preserve"> </w:t>
      </w:r>
      <w:r>
        <w:rPr>
          <w:color w:val="231F20"/>
          <w:sz w:val="16"/>
        </w:rPr>
        <w:t>the</w:t>
      </w:r>
      <w:r>
        <w:rPr>
          <w:color w:val="231F20"/>
          <w:spacing w:val="9"/>
          <w:sz w:val="16"/>
        </w:rPr>
        <w:t xml:space="preserve"> </w:t>
      </w:r>
      <w:r>
        <w:rPr>
          <w:color w:val="231F20"/>
          <w:sz w:val="16"/>
        </w:rPr>
        <w:t>2002</w:t>
      </w:r>
      <w:r>
        <w:rPr>
          <w:color w:val="231F20"/>
          <w:spacing w:val="-1"/>
          <w:sz w:val="16"/>
        </w:rPr>
        <w:t xml:space="preserve"> </w:t>
      </w:r>
      <w:r>
        <w:rPr>
          <w:color w:val="231F20"/>
          <w:spacing w:val="-4"/>
          <w:sz w:val="16"/>
        </w:rPr>
        <w:t>Act.</w:t>
      </w:r>
    </w:p>
    <w:p w14:paraId="7855647E" w14:textId="77777777" w:rsidR="00180D28" w:rsidRDefault="002909AC">
      <w:pPr>
        <w:spacing w:before="58" w:line="223" w:lineRule="auto"/>
        <w:ind w:left="39" w:right="933" w:firstLine="352"/>
        <w:jc w:val="both"/>
        <w:rPr>
          <w:sz w:val="16"/>
        </w:rPr>
      </w:pPr>
      <w:r>
        <w:rPr>
          <w:rFonts w:ascii="Arial" w:hAnsi="Arial"/>
          <w:b/>
          <w:color w:val="231F20"/>
          <w:sz w:val="16"/>
          <w:vertAlign w:val="superscript"/>
        </w:rPr>
        <w:t>11</w:t>
      </w:r>
      <w:r>
        <w:rPr>
          <w:color w:val="231F20"/>
          <w:sz w:val="16"/>
        </w:rPr>
        <w:t>Section 96(6)(a) of the 2002 Act. A “unit” is defined in s.112(1) and means a flat or any other separate set of premises which is constructed or adapted for use for the purposes of a dwelling, or a separate set of premises let or intended for letting on a business tenancy. The common parts of a build-</w:t>
      </w:r>
      <w:proofErr w:type="spellStart"/>
      <w:r>
        <w:rPr>
          <w:color w:val="231F20"/>
          <w:sz w:val="16"/>
        </w:rPr>
        <w:t>ing</w:t>
      </w:r>
      <w:proofErr w:type="spellEnd"/>
      <w:r>
        <w:rPr>
          <w:color w:val="231F20"/>
          <w:sz w:val="16"/>
        </w:rPr>
        <w:t xml:space="preserve"> are therefore not a unit and management functions relating to them become functions of the RTM </w:t>
      </w:r>
      <w:r>
        <w:rPr>
          <w:color w:val="231F20"/>
          <w:spacing w:val="-2"/>
          <w:sz w:val="16"/>
        </w:rPr>
        <w:t>company.</w:t>
      </w:r>
    </w:p>
    <w:p w14:paraId="7855647F" w14:textId="77777777" w:rsidR="00180D28" w:rsidRDefault="002909AC">
      <w:pPr>
        <w:spacing w:before="53"/>
        <w:ind w:left="385"/>
        <w:rPr>
          <w:sz w:val="16"/>
        </w:rPr>
      </w:pPr>
      <w:r>
        <w:rPr>
          <w:rFonts w:ascii="Arial"/>
          <w:b/>
          <w:color w:val="231F20"/>
          <w:sz w:val="16"/>
          <w:vertAlign w:val="superscript"/>
        </w:rPr>
        <w:t>12</w:t>
      </w:r>
      <w:r>
        <w:rPr>
          <w:color w:val="231F20"/>
          <w:sz w:val="16"/>
        </w:rPr>
        <w:t>Section</w:t>
      </w:r>
      <w:r>
        <w:rPr>
          <w:color w:val="231F20"/>
          <w:spacing w:val="8"/>
          <w:sz w:val="16"/>
        </w:rPr>
        <w:t xml:space="preserve"> </w:t>
      </w:r>
      <w:r>
        <w:rPr>
          <w:color w:val="231F20"/>
          <w:sz w:val="16"/>
        </w:rPr>
        <w:t>96(6)(b)</w:t>
      </w:r>
      <w:r>
        <w:rPr>
          <w:color w:val="231F20"/>
          <w:spacing w:val="8"/>
          <w:sz w:val="16"/>
        </w:rPr>
        <w:t xml:space="preserve"> </w:t>
      </w:r>
      <w:r>
        <w:rPr>
          <w:color w:val="231F20"/>
          <w:sz w:val="16"/>
        </w:rPr>
        <w:t>of</w:t>
      </w:r>
      <w:r>
        <w:rPr>
          <w:color w:val="231F20"/>
          <w:spacing w:val="9"/>
          <w:sz w:val="16"/>
        </w:rPr>
        <w:t xml:space="preserve"> </w:t>
      </w:r>
      <w:r>
        <w:rPr>
          <w:color w:val="231F20"/>
          <w:sz w:val="16"/>
        </w:rPr>
        <w:t>the</w:t>
      </w:r>
      <w:r>
        <w:rPr>
          <w:color w:val="231F20"/>
          <w:spacing w:val="8"/>
          <w:sz w:val="16"/>
        </w:rPr>
        <w:t xml:space="preserve"> </w:t>
      </w:r>
      <w:r>
        <w:rPr>
          <w:color w:val="231F20"/>
          <w:sz w:val="16"/>
        </w:rPr>
        <w:t>2002</w:t>
      </w:r>
      <w:r>
        <w:rPr>
          <w:color w:val="231F20"/>
          <w:spacing w:val="-1"/>
          <w:sz w:val="16"/>
        </w:rPr>
        <w:t xml:space="preserve"> </w:t>
      </w:r>
      <w:r>
        <w:rPr>
          <w:color w:val="231F20"/>
          <w:spacing w:val="-4"/>
          <w:sz w:val="16"/>
        </w:rPr>
        <w:t>Act.</w:t>
      </w:r>
    </w:p>
    <w:p w14:paraId="78556480" w14:textId="77777777" w:rsidR="00180D28" w:rsidRDefault="002909AC">
      <w:pPr>
        <w:spacing w:before="58" w:line="223" w:lineRule="auto"/>
        <w:ind w:left="39" w:right="901" w:firstLine="345"/>
        <w:rPr>
          <w:sz w:val="16"/>
        </w:rPr>
      </w:pPr>
      <w:r>
        <w:rPr>
          <w:rFonts w:ascii="Arial"/>
          <w:b/>
          <w:color w:val="231F20"/>
          <w:sz w:val="16"/>
          <w:vertAlign w:val="superscript"/>
        </w:rPr>
        <w:t>13</w:t>
      </w:r>
      <w:r>
        <w:rPr>
          <w:color w:val="231F20"/>
          <w:sz w:val="16"/>
        </w:rPr>
        <w:t>Section 97(3) of the 2002 Act; both the RTM company and a landlord or other party may insure but only the RTM company will have the</w:t>
      </w:r>
      <w:r>
        <w:rPr>
          <w:color w:val="231F20"/>
          <w:spacing w:val="1"/>
          <w:sz w:val="16"/>
        </w:rPr>
        <w:t xml:space="preserve"> </w:t>
      </w:r>
      <w:r>
        <w:rPr>
          <w:color w:val="231F20"/>
          <w:sz w:val="16"/>
        </w:rPr>
        <w:t>right to reimbursement through a service charge or</w:t>
      </w:r>
      <w:r>
        <w:rPr>
          <w:color w:val="231F20"/>
          <w:spacing w:val="1"/>
          <w:sz w:val="16"/>
        </w:rPr>
        <w:t xml:space="preserve"> </w:t>
      </w:r>
      <w:r>
        <w:rPr>
          <w:color w:val="231F20"/>
          <w:spacing w:val="-2"/>
          <w:sz w:val="16"/>
        </w:rPr>
        <w:t>covenant.</w:t>
      </w:r>
    </w:p>
    <w:p w14:paraId="78556481" w14:textId="77777777" w:rsidR="00180D28" w:rsidRDefault="002909AC">
      <w:pPr>
        <w:spacing w:before="61" w:line="223" w:lineRule="auto"/>
        <w:ind w:left="39" w:right="865" w:firstLine="345"/>
        <w:rPr>
          <w:sz w:val="16"/>
        </w:rPr>
      </w:pPr>
      <w:r>
        <w:rPr>
          <w:rFonts w:ascii="Arial"/>
          <w:b/>
          <w:color w:val="231F20"/>
          <w:sz w:val="16"/>
          <w:vertAlign w:val="superscript"/>
        </w:rPr>
        <w:t>14</w:t>
      </w:r>
      <w:r>
        <w:rPr>
          <w:color w:val="231F20"/>
          <w:sz w:val="16"/>
        </w:rPr>
        <w:t>Contracts of employment will be covered by the Transfer of Undertakings (Protection of Employ-</w:t>
      </w:r>
      <w:proofErr w:type="spellStart"/>
      <w:r>
        <w:rPr>
          <w:color w:val="231F20"/>
          <w:sz w:val="16"/>
        </w:rPr>
        <w:t>ment</w:t>
      </w:r>
      <w:proofErr w:type="spellEnd"/>
      <w:r>
        <w:rPr>
          <w:color w:val="231F20"/>
          <w:sz w:val="16"/>
        </w:rPr>
        <w:t>) Regulations 2006.</w:t>
      </w:r>
    </w:p>
    <w:p w14:paraId="78556482" w14:textId="77777777" w:rsidR="00180D28" w:rsidRDefault="00180D28">
      <w:pPr>
        <w:spacing w:line="223" w:lineRule="auto"/>
        <w:rPr>
          <w:sz w:val="16"/>
        </w:rPr>
        <w:sectPr w:rsidR="00180D28">
          <w:headerReference w:type="even" r:id="rId84"/>
          <w:headerReference w:type="default" r:id="rId85"/>
          <w:footerReference w:type="even" r:id="rId86"/>
          <w:footerReference w:type="default" r:id="rId87"/>
          <w:pgSz w:w="12240" w:h="15840"/>
          <w:pgMar w:top="2080" w:right="1800" w:bottom="2080" w:left="1800" w:header="1889" w:footer="1895" w:gutter="0"/>
          <w:pgNumType w:start="40"/>
          <w:cols w:space="720"/>
        </w:sectPr>
      </w:pPr>
    </w:p>
    <w:p w14:paraId="78556483" w14:textId="77777777" w:rsidR="00180D28" w:rsidRDefault="002909AC">
      <w:pPr>
        <w:pStyle w:val="Heading1"/>
        <w:spacing w:before="199"/>
        <w:ind w:left="890"/>
      </w:pPr>
      <w:r>
        <w:rPr>
          <w:color w:val="231F20"/>
        </w:rPr>
        <w:lastRenderedPageBreak/>
        <w:t>§</w:t>
      </w:r>
      <w:r>
        <w:rPr>
          <w:color w:val="231F20"/>
          <w:spacing w:val="-6"/>
        </w:rPr>
        <w:t xml:space="preserve"> </w:t>
      </w:r>
      <w:proofErr w:type="gramStart"/>
      <w:r>
        <w:rPr>
          <w:color w:val="231F20"/>
        </w:rPr>
        <w:t>31:55</w:t>
      </w:r>
      <w:r>
        <w:rPr>
          <w:color w:val="231F20"/>
          <w:spacing w:val="35"/>
        </w:rPr>
        <w:t xml:space="preserve">  </w:t>
      </w:r>
      <w:r>
        <w:rPr>
          <w:color w:val="231F20"/>
        </w:rPr>
        <w:t>Enforcement</w:t>
      </w:r>
      <w:proofErr w:type="gramEnd"/>
      <w:r>
        <w:rPr>
          <w:color w:val="231F20"/>
          <w:spacing w:val="6"/>
        </w:rPr>
        <w:t xml:space="preserve"> </w:t>
      </w:r>
      <w:r>
        <w:rPr>
          <w:color w:val="231F20"/>
        </w:rPr>
        <w:t>of</w:t>
      </w:r>
      <w:r>
        <w:rPr>
          <w:color w:val="231F20"/>
          <w:spacing w:val="5"/>
        </w:rPr>
        <w:t xml:space="preserve"> </w:t>
      </w:r>
      <w:r>
        <w:rPr>
          <w:color w:val="231F20"/>
        </w:rPr>
        <w:t>tenant</w:t>
      </w:r>
      <w:r>
        <w:rPr>
          <w:color w:val="231F20"/>
          <w:spacing w:val="5"/>
        </w:rPr>
        <w:t xml:space="preserve"> </w:t>
      </w:r>
      <w:r>
        <w:rPr>
          <w:color w:val="231F20"/>
          <w:spacing w:val="-2"/>
        </w:rPr>
        <w:t>covenants</w:t>
      </w:r>
    </w:p>
    <w:p w14:paraId="78556484" w14:textId="77777777" w:rsidR="00180D28" w:rsidRDefault="002909AC">
      <w:pPr>
        <w:pStyle w:val="BodyText"/>
        <w:spacing w:before="107" w:line="218" w:lineRule="auto"/>
        <w:ind w:left="890" w:right="83" w:firstLine="199"/>
        <w:jc w:val="both"/>
        <w:rPr>
          <w:rFonts w:ascii="Arial" w:hAnsi="Arial"/>
          <w:b/>
        </w:rPr>
      </w:pPr>
      <w:r>
        <w:rPr>
          <w:color w:val="231F20"/>
        </w:rPr>
        <w:t>The transfer of management functions is accompanied by a transfer of the benefit of the obligations (or “functions”) of tenants of leases of the whole or part</w:t>
      </w:r>
      <w:r>
        <w:rPr>
          <w:color w:val="231F20"/>
          <w:spacing w:val="80"/>
        </w:rPr>
        <w:t xml:space="preserve"> </w:t>
      </w:r>
      <w:r>
        <w:rPr>
          <w:color w:val="231F20"/>
        </w:rPr>
        <w:t>of the premises which relate to the functions now to be performed by the RTM company.</w:t>
      </w:r>
      <w:r>
        <w:rPr>
          <w:rFonts w:ascii="Arial" w:hAnsi="Arial"/>
          <w:b/>
          <w:color w:val="231F20"/>
          <w:vertAlign w:val="superscript"/>
        </w:rPr>
        <w:t>1</w:t>
      </w:r>
      <w:r>
        <w:rPr>
          <w:rFonts w:ascii="Arial" w:hAnsi="Arial"/>
          <w:b/>
          <w:color w:val="231F20"/>
        </w:rPr>
        <w:t xml:space="preserve"> </w:t>
      </w:r>
      <w:r>
        <w:rPr>
          <w:color w:val="231F20"/>
        </w:rPr>
        <w:t>The RTM company is therefore entitled to collect service charges or insurance rents, although not in respect of costs incurred before it acquired the right to manage,</w:t>
      </w:r>
      <w:r>
        <w:rPr>
          <w:rFonts w:ascii="Arial" w:hAnsi="Arial"/>
          <w:b/>
          <w:color w:val="231F20"/>
          <w:vertAlign w:val="superscript"/>
        </w:rPr>
        <w:t>2</w:t>
      </w:r>
      <w:r>
        <w:rPr>
          <w:rFonts w:ascii="Arial" w:hAnsi="Arial"/>
          <w:b/>
          <w:color w:val="231F20"/>
        </w:rPr>
        <w:t xml:space="preserve"> </w:t>
      </w:r>
      <w:r>
        <w:rPr>
          <w:color w:val="231F20"/>
        </w:rPr>
        <w:t>and only in accordance with the terms of the lease.</w:t>
      </w:r>
      <w:r>
        <w:rPr>
          <w:rFonts w:ascii="Arial" w:hAnsi="Arial"/>
          <w:b/>
          <w:color w:val="231F20"/>
          <w:vertAlign w:val="superscript"/>
        </w:rPr>
        <w:t>3</w:t>
      </w:r>
    </w:p>
    <w:p w14:paraId="78556485" w14:textId="77777777" w:rsidR="00180D28" w:rsidRDefault="002909AC">
      <w:pPr>
        <w:pStyle w:val="BodyText"/>
        <w:spacing w:before="44" w:line="218" w:lineRule="auto"/>
        <w:ind w:left="890" w:right="83" w:firstLine="199"/>
        <w:jc w:val="both"/>
        <w:rPr>
          <w:rFonts w:ascii="Arial" w:hAnsi="Arial"/>
          <w:b/>
        </w:rPr>
      </w:pPr>
      <w:r>
        <w:rPr>
          <w:color w:val="231F20"/>
        </w:rPr>
        <w:t>Covenants falling to be complied with by the tenant but which do not relate to management functions transferred to the RTM company on the acquisition of the right to manage are referred to as “untransferred tenant covenants”.</w:t>
      </w:r>
      <w:r>
        <w:rPr>
          <w:rFonts w:ascii="Arial" w:hAnsi="Arial"/>
          <w:b/>
          <w:color w:val="231F20"/>
          <w:vertAlign w:val="superscript"/>
        </w:rPr>
        <w:t>4</w:t>
      </w:r>
      <w:r>
        <w:rPr>
          <w:rFonts w:ascii="Arial" w:hAnsi="Arial"/>
          <w:b/>
          <w:color w:val="231F20"/>
        </w:rPr>
        <w:t xml:space="preserve"> </w:t>
      </w:r>
      <w:r>
        <w:rPr>
          <w:color w:val="231F20"/>
        </w:rPr>
        <w:t>Such covenants remain enforceable by the landlord or other covenantee but are ad-</w:t>
      </w:r>
      <w:proofErr w:type="spellStart"/>
      <w:r>
        <w:rPr>
          <w:color w:val="231F20"/>
        </w:rPr>
        <w:t>ditionally</w:t>
      </w:r>
      <w:proofErr w:type="spellEnd"/>
      <w:r>
        <w:rPr>
          <w:color w:val="231F20"/>
        </w:rPr>
        <w:t xml:space="preserve"> enforceable by the RTM company in the same manner as they are enforceable by any such person,</w:t>
      </w:r>
      <w:r>
        <w:rPr>
          <w:rFonts w:ascii="Arial" w:hAnsi="Arial"/>
          <w:b/>
          <w:color w:val="231F20"/>
          <w:vertAlign w:val="superscript"/>
        </w:rPr>
        <w:t>5</w:t>
      </w:r>
      <w:r>
        <w:rPr>
          <w:rFonts w:ascii="Arial" w:hAnsi="Arial"/>
          <w:b/>
          <w:color w:val="231F20"/>
        </w:rPr>
        <w:t xml:space="preserve"> </w:t>
      </w:r>
      <w:r>
        <w:rPr>
          <w:color w:val="231F20"/>
        </w:rPr>
        <w:t>although not by re-entry or forfeiture.</w:t>
      </w:r>
      <w:r>
        <w:rPr>
          <w:rFonts w:ascii="Arial" w:hAnsi="Arial"/>
          <w:b/>
          <w:color w:val="231F20"/>
          <w:vertAlign w:val="superscript"/>
        </w:rPr>
        <w:t>6</w:t>
      </w:r>
    </w:p>
    <w:p w14:paraId="78556486" w14:textId="77777777" w:rsidR="00180D28" w:rsidRDefault="002909AC">
      <w:pPr>
        <w:pStyle w:val="BodyText"/>
        <w:spacing w:before="45" w:line="218" w:lineRule="auto"/>
        <w:ind w:left="890" w:right="83" w:firstLine="199"/>
        <w:jc w:val="both"/>
        <w:rPr>
          <w:rFonts w:ascii="Arial"/>
          <w:b/>
        </w:rPr>
      </w:pPr>
      <w:r>
        <w:rPr>
          <w:color w:val="231F20"/>
        </w:rPr>
        <w:t>An RTM company is required to keep under review whether tenant covenants are being complied with, and within three months of becoming aware of any</w:t>
      </w:r>
      <w:r>
        <w:rPr>
          <w:color w:val="231F20"/>
          <w:spacing w:val="40"/>
        </w:rPr>
        <w:t xml:space="preserve"> </w:t>
      </w:r>
      <w:r>
        <w:rPr>
          <w:color w:val="231F20"/>
        </w:rPr>
        <w:t>failure to comply to report such failure to the landlord.</w:t>
      </w:r>
      <w:r>
        <w:rPr>
          <w:rFonts w:ascii="Arial"/>
          <w:b/>
          <w:color w:val="231F20"/>
          <w:vertAlign w:val="superscript"/>
        </w:rPr>
        <w:t>7</w:t>
      </w:r>
      <w:r>
        <w:rPr>
          <w:rFonts w:ascii="Arial"/>
          <w:b/>
          <w:color w:val="231F20"/>
        </w:rPr>
        <w:t xml:space="preserve"> </w:t>
      </w:r>
      <w:r>
        <w:rPr>
          <w:color w:val="231F20"/>
        </w:rPr>
        <w:t>The obligation to report non-compliance lapses if the failure has been remedied, reasonable compensation has been paid in respect of the failure or the landlord has notified the RTM company that it need not report breaches of that description.</w:t>
      </w:r>
      <w:r>
        <w:rPr>
          <w:rFonts w:ascii="Arial"/>
          <w:b/>
          <w:color w:val="231F20"/>
          <w:vertAlign w:val="superscript"/>
        </w:rPr>
        <w:t>8</w:t>
      </w:r>
    </w:p>
    <w:p w14:paraId="78556487" w14:textId="77777777" w:rsidR="00180D28" w:rsidRDefault="002909AC">
      <w:pPr>
        <w:pStyle w:val="Heading1"/>
        <w:spacing w:before="225"/>
        <w:ind w:left="890"/>
      </w:pPr>
      <w:r>
        <w:rPr>
          <w:color w:val="231F20"/>
        </w:rPr>
        <w:t>§</w:t>
      </w:r>
      <w:r>
        <w:rPr>
          <w:color w:val="231F20"/>
          <w:spacing w:val="-4"/>
        </w:rPr>
        <w:t xml:space="preserve"> </w:t>
      </w:r>
      <w:proofErr w:type="gramStart"/>
      <w:r>
        <w:rPr>
          <w:color w:val="231F20"/>
        </w:rPr>
        <w:t>31:56</w:t>
      </w:r>
      <w:r>
        <w:rPr>
          <w:color w:val="231F20"/>
          <w:spacing w:val="39"/>
        </w:rPr>
        <w:t xml:space="preserve">  </w:t>
      </w:r>
      <w:r>
        <w:rPr>
          <w:color w:val="231F20"/>
          <w:spacing w:val="-2"/>
        </w:rPr>
        <w:t>Approvals</w:t>
      </w:r>
      <w:proofErr w:type="gramEnd"/>
    </w:p>
    <w:p w14:paraId="78556488" w14:textId="77777777" w:rsidR="00180D28" w:rsidRDefault="002909AC">
      <w:pPr>
        <w:pStyle w:val="BodyText"/>
        <w:spacing w:before="97" w:line="218" w:lineRule="auto"/>
        <w:ind w:left="890" w:right="83" w:firstLine="199"/>
        <w:jc w:val="both"/>
      </w:pPr>
      <w:r>
        <w:rPr>
          <w:color w:val="231F20"/>
        </w:rPr>
        <w:t>The RTM company’s powers of management extend to the granting of approv-als</w:t>
      </w:r>
      <w:r>
        <w:rPr>
          <w:rFonts w:ascii="Arial" w:hAnsi="Arial"/>
          <w:b/>
          <w:color w:val="231F20"/>
          <w:vertAlign w:val="superscript"/>
        </w:rPr>
        <w:t>1</w:t>
      </w:r>
      <w:r>
        <w:rPr>
          <w:rFonts w:ascii="Arial" w:hAnsi="Arial"/>
          <w:b/>
          <w:color w:val="231F20"/>
        </w:rPr>
        <w:t xml:space="preserve"> </w:t>
      </w:r>
      <w:r>
        <w:rPr>
          <w:color w:val="231F20"/>
        </w:rPr>
        <w:t>under long leases of the whole or any part of the premises (other than flats or other units not held under a lease by a qualifying tenant).</w:t>
      </w:r>
      <w:r>
        <w:rPr>
          <w:rFonts w:ascii="Arial" w:hAnsi="Arial"/>
          <w:b/>
          <w:color w:val="231F20"/>
          <w:vertAlign w:val="superscript"/>
        </w:rPr>
        <w:t>2</w:t>
      </w:r>
      <w:r>
        <w:rPr>
          <w:rFonts w:ascii="Arial" w:hAnsi="Arial"/>
          <w:b/>
          <w:color w:val="231F20"/>
        </w:rPr>
        <w:t xml:space="preserve"> </w:t>
      </w:r>
      <w:r>
        <w:rPr>
          <w:color w:val="231F20"/>
        </w:rPr>
        <w:t>Where a landlord or other</w:t>
      </w:r>
      <w:r>
        <w:rPr>
          <w:color w:val="231F20"/>
          <w:spacing w:val="34"/>
        </w:rPr>
        <w:t xml:space="preserve"> </w:t>
      </w:r>
      <w:r>
        <w:rPr>
          <w:color w:val="231F20"/>
        </w:rPr>
        <w:t>party</w:t>
      </w:r>
      <w:r>
        <w:rPr>
          <w:color w:val="231F20"/>
          <w:spacing w:val="34"/>
        </w:rPr>
        <w:t xml:space="preserve"> </w:t>
      </w:r>
      <w:r>
        <w:rPr>
          <w:color w:val="231F20"/>
        </w:rPr>
        <w:t>has</w:t>
      </w:r>
      <w:r>
        <w:rPr>
          <w:color w:val="231F20"/>
          <w:spacing w:val="34"/>
        </w:rPr>
        <w:t xml:space="preserve"> </w:t>
      </w:r>
      <w:r>
        <w:rPr>
          <w:color w:val="231F20"/>
        </w:rPr>
        <w:t>functions</w:t>
      </w:r>
      <w:r>
        <w:rPr>
          <w:color w:val="231F20"/>
          <w:spacing w:val="34"/>
        </w:rPr>
        <w:t xml:space="preserve"> </w:t>
      </w:r>
      <w:r>
        <w:rPr>
          <w:color w:val="231F20"/>
        </w:rPr>
        <w:t>in</w:t>
      </w:r>
      <w:r>
        <w:rPr>
          <w:color w:val="231F20"/>
          <w:spacing w:val="34"/>
        </w:rPr>
        <w:t xml:space="preserve"> </w:t>
      </w:r>
      <w:r>
        <w:rPr>
          <w:color w:val="231F20"/>
        </w:rPr>
        <w:t>relation</w:t>
      </w:r>
      <w:r>
        <w:rPr>
          <w:color w:val="231F20"/>
          <w:spacing w:val="34"/>
        </w:rPr>
        <w:t xml:space="preserve"> </w:t>
      </w:r>
      <w:r>
        <w:rPr>
          <w:color w:val="231F20"/>
        </w:rPr>
        <w:t>to</w:t>
      </w:r>
      <w:r>
        <w:rPr>
          <w:color w:val="231F20"/>
          <w:spacing w:val="34"/>
        </w:rPr>
        <w:t xml:space="preserve"> </w:t>
      </w:r>
      <w:r>
        <w:rPr>
          <w:color w:val="231F20"/>
        </w:rPr>
        <w:t>the</w:t>
      </w:r>
      <w:r>
        <w:rPr>
          <w:color w:val="231F20"/>
          <w:spacing w:val="34"/>
        </w:rPr>
        <w:t xml:space="preserve"> </w:t>
      </w:r>
      <w:r>
        <w:rPr>
          <w:color w:val="231F20"/>
        </w:rPr>
        <w:t>grant</w:t>
      </w:r>
      <w:r>
        <w:rPr>
          <w:color w:val="231F20"/>
          <w:spacing w:val="34"/>
        </w:rPr>
        <w:t xml:space="preserve"> </w:t>
      </w:r>
      <w:r>
        <w:rPr>
          <w:color w:val="231F20"/>
        </w:rPr>
        <w:t>of</w:t>
      </w:r>
      <w:r>
        <w:rPr>
          <w:color w:val="231F20"/>
          <w:spacing w:val="34"/>
        </w:rPr>
        <w:t xml:space="preserve"> </w:t>
      </w:r>
      <w:r>
        <w:rPr>
          <w:color w:val="231F20"/>
        </w:rPr>
        <w:t>approvals</w:t>
      </w:r>
      <w:r>
        <w:rPr>
          <w:color w:val="231F20"/>
          <w:spacing w:val="34"/>
        </w:rPr>
        <w:t xml:space="preserve"> </w:t>
      </w:r>
      <w:r>
        <w:rPr>
          <w:color w:val="231F20"/>
        </w:rPr>
        <w:t>to</w:t>
      </w:r>
      <w:r>
        <w:rPr>
          <w:color w:val="231F20"/>
          <w:spacing w:val="34"/>
        </w:rPr>
        <w:t xml:space="preserve"> </w:t>
      </w:r>
      <w:r>
        <w:rPr>
          <w:color w:val="231F20"/>
        </w:rPr>
        <w:t>a</w:t>
      </w:r>
      <w:r>
        <w:rPr>
          <w:color w:val="231F20"/>
          <w:spacing w:val="34"/>
        </w:rPr>
        <w:t xml:space="preserve"> </w:t>
      </w:r>
      <w:r>
        <w:rPr>
          <w:color w:val="231F20"/>
        </w:rPr>
        <w:t>tenant</w:t>
      </w:r>
      <w:r>
        <w:rPr>
          <w:color w:val="231F20"/>
          <w:spacing w:val="34"/>
        </w:rPr>
        <w:t xml:space="preserve"> </w:t>
      </w:r>
      <w:r>
        <w:rPr>
          <w:color w:val="231F20"/>
        </w:rPr>
        <w:t>(for</w:t>
      </w:r>
    </w:p>
    <w:p w14:paraId="78556489" w14:textId="77777777" w:rsidR="00180D28" w:rsidRDefault="002909AC">
      <w:pPr>
        <w:pStyle w:val="BodyText"/>
        <w:spacing w:before="9"/>
        <w:rPr>
          <w:sz w:val="17"/>
        </w:rPr>
      </w:pPr>
      <w:r>
        <w:rPr>
          <w:noProof/>
          <w:sz w:val="17"/>
        </w:rPr>
        <mc:AlternateContent>
          <mc:Choice Requires="wps">
            <w:drawing>
              <wp:anchor distT="0" distB="0" distL="0" distR="0" simplePos="0" relativeHeight="487607808" behindDoc="1" locked="0" layoutInCell="1" allowOverlap="1" wp14:anchorId="78556523" wp14:editId="78556524">
                <wp:simplePos x="0" y="0"/>
                <wp:positionH relativeFrom="page">
                  <wp:posOffset>1708205</wp:posOffset>
                </wp:positionH>
                <wp:positionV relativeFrom="paragraph">
                  <wp:posOffset>151002</wp:posOffset>
                </wp:positionV>
                <wp:extent cx="912494"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0C676F" id="Graphic 176" o:spid="_x0000_s1026" style="position:absolute;margin-left:134.5pt;margin-top:11.9pt;width:71.8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" path="m,l912373,e" filled="f" strokecolor="#231f20" strokeweight=".17597mm">
                <v:path arrowok="t"/>
                <w10:wrap type="topAndBottom" anchorx="page"/>
              </v:shape>
            </w:pict>
          </mc:Fallback>
        </mc:AlternateContent>
      </w:r>
    </w:p>
    <w:p w14:paraId="7855648A"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31:55]</w:t>
      </w:r>
    </w:p>
    <w:p w14:paraId="7855648B" w14:textId="77777777" w:rsidR="00180D28" w:rsidRDefault="002909AC">
      <w:pPr>
        <w:spacing w:before="67"/>
        <w:ind w:left="1302"/>
        <w:rPr>
          <w:sz w:val="16"/>
        </w:rPr>
      </w:pPr>
      <w:r>
        <w:rPr>
          <w:rFonts w:ascii="Arial"/>
          <w:b/>
          <w:color w:val="231F20"/>
          <w:sz w:val="16"/>
          <w:vertAlign w:val="superscript"/>
        </w:rPr>
        <w:t>1</w:t>
      </w:r>
      <w:r>
        <w:rPr>
          <w:color w:val="231F20"/>
          <w:sz w:val="16"/>
        </w:rPr>
        <w:t>Section</w:t>
      </w:r>
      <w:r>
        <w:rPr>
          <w:color w:val="231F20"/>
          <w:spacing w:val="6"/>
          <w:sz w:val="16"/>
        </w:rPr>
        <w:t xml:space="preserve"> </w:t>
      </w:r>
      <w:r>
        <w:rPr>
          <w:color w:val="231F20"/>
          <w:sz w:val="16"/>
        </w:rPr>
        <w:t>97(4)</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8C" w14:textId="77777777" w:rsidR="00180D28" w:rsidRDefault="002909AC">
      <w:pPr>
        <w:spacing w:before="47"/>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97(5)</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8D" w14:textId="77777777" w:rsidR="00180D28" w:rsidRDefault="002909AC">
      <w:pPr>
        <w:spacing w:before="59" w:line="223" w:lineRule="auto"/>
        <w:ind w:left="890" w:right="82" w:firstLine="412"/>
        <w:jc w:val="both"/>
        <w:rPr>
          <w:sz w:val="16"/>
        </w:rPr>
      </w:pPr>
      <w:r>
        <w:rPr>
          <w:rFonts w:ascii="Arial"/>
          <w:b/>
          <w:color w:val="231F20"/>
          <w:sz w:val="16"/>
          <w:vertAlign w:val="superscript"/>
        </w:rPr>
        <w:t>3</w:t>
      </w:r>
      <w:r>
        <w:rPr>
          <w:color w:val="231F20"/>
          <w:sz w:val="16"/>
        </w:rPr>
        <w:t>The RTM company may be able to obtain a variation of relevant leases by an application under s.35, Landlord and Tenant</w:t>
      </w:r>
      <w:r>
        <w:rPr>
          <w:color w:val="231F20"/>
          <w:spacing w:val="-5"/>
          <w:sz w:val="16"/>
        </w:rPr>
        <w:t xml:space="preserve"> </w:t>
      </w:r>
      <w:r>
        <w:rPr>
          <w:color w:val="231F20"/>
          <w:sz w:val="16"/>
        </w:rPr>
        <w:t xml:space="preserve">Act 1987, if the leases fail to make satisfactory provision for the recovery of its expenditure for the benefit of leaseholders: </w:t>
      </w:r>
      <w:r>
        <w:rPr>
          <w:rFonts w:ascii="Century Schoolbook"/>
          <w:i/>
          <w:color w:val="231F20"/>
          <w:sz w:val="16"/>
        </w:rPr>
        <w:t xml:space="preserve">56 Westbourne Terrace RTM Co Ltd v </w:t>
      </w:r>
      <w:proofErr w:type="spellStart"/>
      <w:r>
        <w:rPr>
          <w:rFonts w:ascii="Century Schoolbook"/>
          <w:i/>
          <w:color w:val="231F20"/>
          <w:sz w:val="16"/>
        </w:rPr>
        <w:t>Polturak</w:t>
      </w:r>
      <w:proofErr w:type="spellEnd"/>
      <w:r>
        <w:rPr>
          <w:rFonts w:ascii="Century Schoolbook"/>
          <w:i/>
          <w:color w:val="231F20"/>
          <w:sz w:val="16"/>
        </w:rPr>
        <w:t xml:space="preserve"> </w:t>
      </w:r>
      <w:r>
        <w:rPr>
          <w:color w:val="231F20"/>
          <w:sz w:val="16"/>
        </w:rPr>
        <w:t>[2025] UKUT 88 (LC).</w:t>
      </w:r>
    </w:p>
    <w:p w14:paraId="7855648E" w14:textId="77777777" w:rsidR="00180D28" w:rsidRDefault="002909AC">
      <w:pPr>
        <w:spacing w:before="62" w:line="223" w:lineRule="auto"/>
        <w:ind w:left="890" w:right="83" w:firstLine="412"/>
        <w:jc w:val="both"/>
        <w:rPr>
          <w:sz w:val="16"/>
        </w:rPr>
      </w:pPr>
      <w:r>
        <w:rPr>
          <w:rFonts w:ascii="Arial"/>
          <w:b/>
          <w:color w:val="231F20"/>
          <w:sz w:val="16"/>
          <w:vertAlign w:val="superscript"/>
        </w:rPr>
        <w:t>4</w:t>
      </w:r>
      <w:r>
        <w:rPr>
          <w:color w:val="231F20"/>
          <w:sz w:val="16"/>
        </w:rPr>
        <w:t>Section</w:t>
      </w:r>
      <w:r>
        <w:rPr>
          <w:color w:val="231F20"/>
          <w:spacing w:val="25"/>
          <w:sz w:val="16"/>
        </w:rPr>
        <w:t xml:space="preserve"> </w:t>
      </w:r>
      <w:r>
        <w:rPr>
          <w:color w:val="231F20"/>
          <w:sz w:val="16"/>
        </w:rPr>
        <w:t>100(4)</w:t>
      </w:r>
      <w:r>
        <w:rPr>
          <w:color w:val="231F20"/>
          <w:spacing w:val="25"/>
          <w:sz w:val="16"/>
        </w:rPr>
        <w:t xml:space="preserve"> </w:t>
      </w:r>
      <w:r>
        <w:rPr>
          <w:color w:val="231F20"/>
          <w:sz w:val="16"/>
        </w:rPr>
        <w:t>of</w:t>
      </w:r>
      <w:r>
        <w:rPr>
          <w:color w:val="231F20"/>
          <w:spacing w:val="25"/>
          <w:sz w:val="16"/>
        </w:rPr>
        <w:t xml:space="preserve"> </w:t>
      </w:r>
      <w:r>
        <w:rPr>
          <w:color w:val="231F20"/>
          <w:sz w:val="16"/>
        </w:rPr>
        <w:t>the</w:t>
      </w:r>
      <w:r>
        <w:rPr>
          <w:color w:val="231F20"/>
          <w:spacing w:val="25"/>
          <w:sz w:val="16"/>
        </w:rPr>
        <w:t xml:space="preserve"> </w:t>
      </w:r>
      <w:r>
        <w:rPr>
          <w:color w:val="231F20"/>
          <w:sz w:val="16"/>
        </w:rPr>
        <w:t>2002 Act.</w:t>
      </w:r>
      <w:r>
        <w:rPr>
          <w:color w:val="231F20"/>
          <w:spacing w:val="25"/>
          <w:sz w:val="16"/>
        </w:rPr>
        <w:t xml:space="preserve"> </w:t>
      </w:r>
      <w:r>
        <w:rPr>
          <w:color w:val="231F20"/>
          <w:sz w:val="16"/>
        </w:rPr>
        <w:t>Untransferred</w:t>
      </w:r>
      <w:r>
        <w:rPr>
          <w:color w:val="231F20"/>
          <w:spacing w:val="25"/>
          <w:sz w:val="16"/>
        </w:rPr>
        <w:t xml:space="preserve"> </w:t>
      </w:r>
      <w:r>
        <w:rPr>
          <w:color w:val="231F20"/>
          <w:sz w:val="16"/>
        </w:rPr>
        <w:t>covenants</w:t>
      </w:r>
      <w:r>
        <w:rPr>
          <w:color w:val="231F20"/>
          <w:spacing w:val="25"/>
          <w:sz w:val="16"/>
        </w:rPr>
        <w:t xml:space="preserve"> </w:t>
      </w:r>
      <w:r>
        <w:rPr>
          <w:color w:val="231F20"/>
          <w:sz w:val="16"/>
        </w:rPr>
        <w:t>are</w:t>
      </w:r>
      <w:r>
        <w:rPr>
          <w:color w:val="231F20"/>
          <w:spacing w:val="25"/>
          <w:sz w:val="16"/>
        </w:rPr>
        <w:t xml:space="preserve"> </w:t>
      </w:r>
      <w:r>
        <w:rPr>
          <w:color w:val="231F20"/>
          <w:sz w:val="16"/>
        </w:rPr>
        <w:t>obligations</w:t>
      </w:r>
      <w:r>
        <w:rPr>
          <w:color w:val="231F20"/>
          <w:spacing w:val="25"/>
          <w:sz w:val="16"/>
        </w:rPr>
        <w:t xml:space="preserve"> </w:t>
      </w:r>
      <w:r>
        <w:rPr>
          <w:color w:val="231F20"/>
          <w:sz w:val="16"/>
        </w:rPr>
        <w:t>owed</w:t>
      </w:r>
      <w:r>
        <w:rPr>
          <w:color w:val="231F20"/>
          <w:spacing w:val="25"/>
          <w:sz w:val="16"/>
        </w:rPr>
        <w:t xml:space="preserve"> </w:t>
      </w:r>
      <w:r>
        <w:rPr>
          <w:color w:val="231F20"/>
          <w:sz w:val="16"/>
        </w:rPr>
        <w:t>to</w:t>
      </w:r>
      <w:r>
        <w:rPr>
          <w:color w:val="231F20"/>
          <w:spacing w:val="25"/>
          <w:sz w:val="16"/>
        </w:rPr>
        <w:t xml:space="preserve"> </w:t>
      </w:r>
      <w:r>
        <w:rPr>
          <w:color w:val="231F20"/>
          <w:sz w:val="16"/>
        </w:rPr>
        <w:t>the</w:t>
      </w:r>
      <w:r>
        <w:rPr>
          <w:color w:val="231F20"/>
          <w:spacing w:val="25"/>
          <w:sz w:val="16"/>
        </w:rPr>
        <w:t xml:space="preserve"> </w:t>
      </w:r>
      <w:r>
        <w:rPr>
          <w:color w:val="231F20"/>
          <w:sz w:val="16"/>
        </w:rPr>
        <w:t xml:space="preserve">landlord and do not provide a means of enforcing obligations to another RTM company managing joint facilities: </w:t>
      </w:r>
      <w:r>
        <w:rPr>
          <w:rFonts w:ascii="Century Schoolbook"/>
          <w:i/>
          <w:color w:val="231F20"/>
          <w:sz w:val="16"/>
        </w:rPr>
        <w:t xml:space="preserve">G &amp; A </w:t>
      </w:r>
      <w:proofErr w:type="spellStart"/>
      <w:r>
        <w:rPr>
          <w:rFonts w:ascii="Century Schoolbook"/>
          <w:i/>
          <w:color w:val="231F20"/>
          <w:sz w:val="16"/>
        </w:rPr>
        <w:t>Gorrara</w:t>
      </w:r>
      <w:proofErr w:type="spellEnd"/>
      <w:r>
        <w:rPr>
          <w:rFonts w:ascii="Century Schoolbook"/>
          <w:i/>
          <w:color w:val="231F20"/>
          <w:sz w:val="16"/>
        </w:rPr>
        <w:t xml:space="preserve"> Ltd v Kenilworth Court Block E RTM Co Ltd </w:t>
      </w:r>
      <w:r>
        <w:rPr>
          <w:color w:val="231F20"/>
          <w:sz w:val="16"/>
        </w:rPr>
        <w:t>[2022] UKUT 90 (LC).</w:t>
      </w:r>
    </w:p>
    <w:p w14:paraId="7855648F" w14:textId="77777777" w:rsidR="00180D28" w:rsidRDefault="002909AC">
      <w:pPr>
        <w:spacing w:before="62" w:line="223" w:lineRule="auto"/>
        <w:ind w:left="890" w:right="83" w:firstLine="412"/>
        <w:jc w:val="both"/>
        <w:rPr>
          <w:sz w:val="16"/>
        </w:rPr>
      </w:pPr>
      <w:r>
        <w:rPr>
          <w:rFonts w:ascii="Arial" w:hAnsi="Arial"/>
          <w:b/>
          <w:color w:val="231F20"/>
          <w:sz w:val="16"/>
          <w:vertAlign w:val="superscript"/>
        </w:rPr>
        <w:t>5</w:t>
      </w:r>
      <w:r>
        <w:rPr>
          <w:color w:val="231F20"/>
          <w:sz w:val="16"/>
        </w:rPr>
        <w:t>Section 100(2) of the 2002 Act. The direction that untransferred covenants are enforceable by</w:t>
      </w:r>
      <w:r>
        <w:rPr>
          <w:color w:val="231F20"/>
          <w:spacing w:val="80"/>
          <w:sz w:val="16"/>
        </w:rPr>
        <w:t xml:space="preserve"> </w:t>
      </w:r>
      <w:r>
        <w:rPr>
          <w:color w:val="231F20"/>
          <w:sz w:val="16"/>
        </w:rPr>
        <w:t>the RTM company “in the same manner” as others entitled to enforce them means that the RTM company can apply to the appropriate tribunal for a determination under s.168(4), Commonhold and Leasehold Reform</w:t>
      </w:r>
      <w:r>
        <w:rPr>
          <w:color w:val="231F20"/>
          <w:spacing w:val="-3"/>
          <w:sz w:val="16"/>
        </w:rPr>
        <w:t xml:space="preserve"> </w:t>
      </w:r>
      <w:r>
        <w:rPr>
          <w:color w:val="231F20"/>
          <w:sz w:val="16"/>
        </w:rPr>
        <w:t xml:space="preserve">Act 2002 that a breach of covenant has been committed: </w:t>
      </w:r>
      <w:r>
        <w:rPr>
          <w:rFonts w:ascii="Century Schoolbook" w:hAnsi="Century Schoolbook"/>
          <w:i/>
          <w:color w:val="231F20"/>
          <w:sz w:val="16"/>
        </w:rPr>
        <w:t xml:space="preserve">Eastpoint Block A RTM Co Ltd v </w:t>
      </w:r>
      <w:proofErr w:type="spellStart"/>
      <w:r>
        <w:rPr>
          <w:rFonts w:ascii="Century Schoolbook" w:hAnsi="Century Schoolbook"/>
          <w:i/>
          <w:color w:val="231F20"/>
          <w:sz w:val="16"/>
        </w:rPr>
        <w:t>Otubaga</w:t>
      </w:r>
      <w:proofErr w:type="spellEnd"/>
      <w:r>
        <w:rPr>
          <w:rFonts w:ascii="Century Schoolbook" w:hAnsi="Century Schoolbook"/>
          <w:i/>
          <w:color w:val="231F20"/>
          <w:sz w:val="16"/>
        </w:rPr>
        <w:t xml:space="preserve"> </w:t>
      </w:r>
      <w:r>
        <w:rPr>
          <w:color w:val="231F20"/>
          <w:sz w:val="16"/>
        </w:rPr>
        <w:t>[2023] EWCA Civ 879.</w:t>
      </w:r>
    </w:p>
    <w:p w14:paraId="78556490" w14:textId="77777777" w:rsidR="00180D28" w:rsidRDefault="002909AC">
      <w:pPr>
        <w:spacing w:before="64" w:line="223" w:lineRule="auto"/>
        <w:ind w:left="890" w:right="82" w:firstLine="412"/>
        <w:jc w:val="both"/>
        <w:rPr>
          <w:sz w:val="16"/>
        </w:rPr>
      </w:pPr>
      <w:r>
        <w:rPr>
          <w:rFonts w:ascii="Arial"/>
          <w:b/>
          <w:color w:val="231F20"/>
          <w:sz w:val="16"/>
          <w:vertAlign w:val="superscript"/>
        </w:rPr>
        <w:t>6</w:t>
      </w:r>
      <w:r>
        <w:rPr>
          <w:color w:val="231F20"/>
          <w:sz w:val="16"/>
        </w:rPr>
        <w:t>s.100(3) of the 2002 Act. Any ancillary power under a lease of a landlord or other party (other than a tenant) to enter any part of the premises to determine whether a tenant is complying with an untransferred covenant is also exercisable by the RTM company: Section 100(5).</w:t>
      </w:r>
    </w:p>
    <w:p w14:paraId="78556491" w14:textId="77777777" w:rsidR="00180D28" w:rsidRDefault="002909AC">
      <w:pPr>
        <w:spacing w:before="51"/>
        <w:ind w:left="1302"/>
        <w:rPr>
          <w:sz w:val="16"/>
        </w:rPr>
      </w:pPr>
      <w:r>
        <w:rPr>
          <w:rFonts w:ascii="Arial" w:hAnsi="Arial"/>
          <w:b/>
          <w:color w:val="231F20"/>
          <w:sz w:val="16"/>
          <w:vertAlign w:val="superscript"/>
        </w:rPr>
        <w:t>7</w:t>
      </w:r>
      <w:r>
        <w:rPr>
          <w:color w:val="231F20"/>
          <w:sz w:val="16"/>
        </w:rPr>
        <w:t>Section</w:t>
      </w:r>
      <w:r>
        <w:rPr>
          <w:color w:val="231F20"/>
          <w:spacing w:val="5"/>
          <w:sz w:val="16"/>
        </w:rPr>
        <w:t xml:space="preserve"> </w:t>
      </w:r>
      <w:r>
        <w:rPr>
          <w:color w:val="231F20"/>
          <w:sz w:val="16"/>
        </w:rPr>
        <w:t>101(2)</w:t>
      </w:r>
      <w:proofErr w:type="gramStart"/>
      <w:r>
        <w:rPr>
          <w:color w:val="231F20"/>
          <w:sz w:val="16"/>
        </w:rPr>
        <w:t>–(</w:t>
      </w:r>
      <w:proofErr w:type="gramEnd"/>
      <w:r>
        <w:rPr>
          <w:color w:val="231F20"/>
          <w:sz w:val="16"/>
        </w:rPr>
        <w:t>3)</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492" w14:textId="77777777" w:rsidR="00180D28" w:rsidRDefault="002909AC">
      <w:pPr>
        <w:spacing w:before="47"/>
        <w:ind w:left="1302"/>
        <w:rPr>
          <w:sz w:val="16"/>
        </w:rPr>
      </w:pPr>
      <w:r>
        <w:rPr>
          <w:rFonts w:ascii="Arial"/>
          <w:b/>
          <w:color w:val="231F20"/>
          <w:sz w:val="16"/>
          <w:vertAlign w:val="superscript"/>
        </w:rPr>
        <w:t>8</w:t>
      </w:r>
      <w:r>
        <w:rPr>
          <w:color w:val="231F20"/>
          <w:sz w:val="16"/>
        </w:rPr>
        <w:t>Section</w:t>
      </w:r>
      <w:r>
        <w:rPr>
          <w:color w:val="231F20"/>
          <w:spacing w:val="6"/>
          <w:sz w:val="16"/>
        </w:rPr>
        <w:t xml:space="preserve"> </w:t>
      </w:r>
      <w:r>
        <w:rPr>
          <w:color w:val="231F20"/>
          <w:sz w:val="16"/>
        </w:rPr>
        <w:t>101(4)</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93"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31:56]</w:t>
      </w:r>
    </w:p>
    <w:p w14:paraId="78556494" w14:textId="77777777" w:rsidR="00180D28" w:rsidRDefault="002909AC">
      <w:pPr>
        <w:spacing w:before="78" w:line="223" w:lineRule="auto"/>
        <w:ind w:left="890" w:right="82" w:firstLine="412"/>
        <w:jc w:val="both"/>
        <w:rPr>
          <w:sz w:val="16"/>
        </w:rPr>
      </w:pPr>
      <w:r>
        <w:rPr>
          <w:rFonts w:ascii="Arial" w:hAnsi="Arial"/>
          <w:b/>
          <w:color w:val="231F20"/>
          <w:sz w:val="16"/>
          <w:vertAlign w:val="superscript"/>
        </w:rPr>
        <w:t>1</w:t>
      </w:r>
      <w:r>
        <w:rPr>
          <w:color w:val="231F20"/>
          <w:sz w:val="16"/>
        </w:rPr>
        <w:t>An “approval” includes the grant of any consent or licence as well as any approval required by a restriction registered against the title to a long lease at HM Land Registry: s.98(7) of the 2002 Act.</w:t>
      </w:r>
    </w:p>
    <w:p w14:paraId="78556495" w14:textId="77777777" w:rsidR="00180D28" w:rsidRDefault="002909AC">
      <w:pPr>
        <w:spacing w:before="50"/>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98(1)</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96" w14:textId="77777777" w:rsidR="00180D28" w:rsidRDefault="00180D28">
      <w:pPr>
        <w:rPr>
          <w:sz w:val="16"/>
        </w:rPr>
        <w:sectPr w:rsidR="00180D28">
          <w:pgSz w:w="12240" w:h="15840"/>
          <w:pgMar w:top="2080" w:right="1800" w:bottom="2100" w:left="1800" w:header="1889" w:footer="1911" w:gutter="0"/>
          <w:cols w:space="720"/>
        </w:sectPr>
      </w:pPr>
    </w:p>
    <w:p w14:paraId="78556497" w14:textId="77777777" w:rsidR="00180D28" w:rsidRDefault="002909AC">
      <w:pPr>
        <w:pStyle w:val="BodyText"/>
        <w:spacing w:before="209" w:line="228" w:lineRule="auto"/>
        <w:ind w:left="39" w:right="933"/>
        <w:jc w:val="both"/>
        <w:rPr>
          <w:rFonts w:ascii="Arial"/>
          <w:b/>
        </w:rPr>
      </w:pPr>
      <w:r>
        <w:rPr>
          <w:color w:val="231F20"/>
        </w:rPr>
        <w:lastRenderedPageBreak/>
        <w:t>example the approval of the grant of a sublease or of alterations) in relation to a lease, those functions become functions of the RTM company</w:t>
      </w:r>
      <w:r>
        <w:rPr>
          <w:rFonts w:ascii="Arial"/>
          <w:b/>
          <w:color w:val="231F20"/>
          <w:vertAlign w:val="superscript"/>
        </w:rPr>
        <w:t>3</w:t>
      </w:r>
      <w:r>
        <w:rPr>
          <w:rFonts w:ascii="Arial"/>
          <w:b/>
          <w:color w:val="231F20"/>
        </w:rPr>
        <w:t xml:space="preserve"> </w:t>
      </w:r>
      <w:r>
        <w:rPr>
          <w:color w:val="231F20"/>
        </w:rPr>
        <w:t>and any provisions</w:t>
      </w:r>
      <w:r>
        <w:rPr>
          <w:color w:val="231F20"/>
          <w:spacing w:val="40"/>
        </w:rPr>
        <w:t xml:space="preserve"> </w:t>
      </w:r>
      <w:r>
        <w:rPr>
          <w:color w:val="231F20"/>
        </w:rPr>
        <w:t>of the lease requiring the consent of a landlord or other party to the lease do not have effect.</w:t>
      </w:r>
      <w:r>
        <w:rPr>
          <w:rFonts w:ascii="Arial"/>
          <w:b/>
          <w:color w:val="231F20"/>
          <w:vertAlign w:val="superscript"/>
        </w:rPr>
        <w:t>4</w:t>
      </w:r>
      <w:r>
        <w:rPr>
          <w:rFonts w:ascii="Arial"/>
          <w:b/>
          <w:color w:val="231F20"/>
        </w:rPr>
        <w:t xml:space="preserve"> </w:t>
      </w:r>
      <w:r>
        <w:rPr>
          <w:color w:val="231F20"/>
        </w:rPr>
        <w:t>The tenant must instead seek the approval of the RTM company.</w:t>
      </w:r>
      <w:r>
        <w:rPr>
          <w:rFonts w:ascii="Arial"/>
          <w:b/>
          <w:color w:val="231F20"/>
          <w:vertAlign w:val="superscript"/>
        </w:rPr>
        <w:t>5</w:t>
      </w:r>
    </w:p>
    <w:p w14:paraId="78556498" w14:textId="77777777" w:rsidR="00180D28" w:rsidRDefault="002909AC">
      <w:pPr>
        <w:pStyle w:val="BodyText"/>
        <w:spacing w:before="74" w:line="228" w:lineRule="auto"/>
        <w:ind w:left="39" w:right="933" w:firstLine="199"/>
        <w:jc w:val="both"/>
        <w:rPr>
          <w:rFonts w:ascii="Arial"/>
          <w:b/>
        </w:rPr>
      </w:pPr>
      <w:r>
        <w:rPr>
          <w:color w:val="231F20"/>
        </w:rPr>
        <w:t>Before</w:t>
      </w:r>
      <w:r>
        <w:rPr>
          <w:color w:val="231F20"/>
          <w:spacing w:val="-4"/>
        </w:rPr>
        <w:t xml:space="preserve"> </w:t>
      </w:r>
      <w:r>
        <w:rPr>
          <w:color w:val="231F20"/>
        </w:rPr>
        <w:t>giving</w:t>
      </w:r>
      <w:r>
        <w:rPr>
          <w:color w:val="231F20"/>
          <w:spacing w:val="-4"/>
        </w:rPr>
        <w:t xml:space="preserve"> </w:t>
      </w:r>
      <w:r>
        <w:rPr>
          <w:color w:val="231F20"/>
        </w:rPr>
        <w:t>its</w:t>
      </w:r>
      <w:r>
        <w:rPr>
          <w:color w:val="231F20"/>
          <w:spacing w:val="-4"/>
        </w:rPr>
        <w:t xml:space="preserve"> </w:t>
      </w:r>
      <w:r>
        <w:rPr>
          <w:color w:val="231F20"/>
        </w:rPr>
        <w:t>approval</w:t>
      </w:r>
      <w:r>
        <w:rPr>
          <w:color w:val="231F20"/>
          <w:spacing w:val="-4"/>
        </w:rPr>
        <w:t xml:space="preserve"> </w:t>
      </w:r>
      <w:r>
        <w:rPr>
          <w:color w:val="231F20"/>
        </w:rPr>
        <w:t>the</w:t>
      </w:r>
      <w:r>
        <w:rPr>
          <w:color w:val="231F20"/>
          <w:spacing w:val="-4"/>
        </w:rPr>
        <w:t xml:space="preserve"> </w:t>
      </w:r>
      <w:r>
        <w:rPr>
          <w:color w:val="231F20"/>
        </w:rPr>
        <w:t>RTM</w:t>
      </w:r>
      <w:r>
        <w:rPr>
          <w:color w:val="231F20"/>
          <w:spacing w:val="-4"/>
        </w:rPr>
        <w:t xml:space="preserve"> </w:t>
      </w:r>
      <w:r>
        <w:rPr>
          <w:color w:val="231F20"/>
        </w:rPr>
        <w:t>company</w:t>
      </w:r>
      <w:r>
        <w:rPr>
          <w:color w:val="231F20"/>
          <w:spacing w:val="-4"/>
        </w:rPr>
        <w:t xml:space="preserve"> </w:t>
      </w:r>
      <w:r>
        <w:rPr>
          <w:color w:val="231F20"/>
        </w:rPr>
        <w:t>must</w:t>
      </w:r>
      <w:r>
        <w:rPr>
          <w:color w:val="231F20"/>
          <w:spacing w:val="-4"/>
        </w:rPr>
        <w:t xml:space="preserve"> </w:t>
      </w:r>
      <w:r>
        <w:rPr>
          <w:color w:val="231F20"/>
        </w:rPr>
        <w:t>first</w:t>
      </w:r>
      <w:r>
        <w:rPr>
          <w:color w:val="231F20"/>
          <w:spacing w:val="-4"/>
        </w:rPr>
        <w:t xml:space="preserve"> </w:t>
      </w:r>
      <w:r>
        <w:rPr>
          <w:color w:val="231F20"/>
        </w:rPr>
        <w:t>give</w:t>
      </w:r>
      <w:r>
        <w:rPr>
          <w:color w:val="231F20"/>
          <w:spacing w:val="-4"/>
        </w:rPr>
        <w:t xml:space="preserve"> </w:t>
      </w:r>
      <w:r>
        <w:rPr>
          <w:color w:val="231F20"/>
        </w:rPr>
        <w:t>notice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request to each landlord under the relevant lease.</w:t>
      </w:r>
      <w:r>
        <w:rPr>
          <w:rFonts w:ascii="Arial"/>
          <w:b/>
          <w:color w:val="231F20"/>
          <w:vertAlign w:val="superscript"/>
        </w:rPr>
        <w:t>6</w:t>
      </w:r>
      <w:r>
        <w:rPr>
          <w:rFonts w:ascii="Arial"/>
          <w:b/>
          <w:color w:val="231F20"/>
        </w:rPr>
        <w:t xml:space="preserve"> </w:t>
      </w:r>
      <w:r>
        <w:rPr>
          <w:color w:val="231F20"/>
        </w:rPr>
        <w:t>The required period of notice is 30 days in the case of an approval relating to assignment, underletting, charging, parting with possession, change of use or the making of structural alterations, and 14</w:t>
      </w:r>
      <w:r>
        <w:rPr>
          <w:color w:val="231F20"/>
          <w:spacing w:val="80"/>
        </w:rPr>
        <w:t xml:space="preserve"> </w:t>
      </w:r>
      <w:r>
        <w:rPr>
          <w:color w:val="231F20"/>
        </w:rPr>
        <w:t>days in any other case.</w:t>
      </w:r>
      <w:r>
        <w:rPr>
          <w:rFonts w:ascii="Arial"/>
          <w:b/>
          <w:color w:val="231F20"/>
          <w:vertAlign w:val="superscript"/>
        </w:rPr>
        <w:t>7</w:t>
      </w:r>
      <w:r>
        <w:rPr>
          <w:rFonts w:ascii="Arial"/>
          <w:b/>
          <w:color w:val="231F20"/>
        </w:rPr>
        <w:t xml:space="preserve"> </w:t>
      </w:r>
      <w:r>
        <w:rPr>
          <w:color w:val="231F20"/>
        </w:rPr>
        <w:t>If the landlord objects to the approval within the period of notice, the RTM company may only grant the approval in accordance with the written agreement of the objecting landlord or in accordance with a determination obtained from the appropriate tribunal.</w:t>
      </w:r>
      <w:r>
        <w:rPr>
          <w:rFonts w:ascii="Arial"/>
          <w:b/>
          <w:color w:val="231F20"/>
          <w:vertAlign w:val="superscript"/>
        </w:rPr>
        <w:t>8</w:t>
      </w:r>
      <w:r>
        <w:rPr>
          <w:rFonts w:ascii="Arial"/>
          <w:b/>
          <w:color w:val="231F20"/>
        </w:rPr>
        <w:t xml:space="preserve"> </w:t>
      </w:r>
      <w:r>
        <w:rPr>
          <w:color w:val="231F20"/>
        </w:rPr>
        <w:t xml:space="preserve">Any such objection must be made by </w:t>
      </w:r>
      <w:proofErr w:type="spellStart"/>
      <w:r>
        <w:rPr>
          <w:color w:val="231F20"/>
        </w:rPr>
        <w:t>giv-ing</w:t>
      </w:r>
      <w:proofErr w:type="spellEnd"/>
      <w:r>
        <w:rPr>
          <w:color w:val="231F20"/>
        </w:rPr>
        <w:t xml:space="preserve"> notice in writing to the RTM company, to the tenant and, if the approval relates to an act by a sub-tenant, to that sub-tenant.</w:t>
      </w:r>
      <w:r>
        <w:rPr>
          <w:rFonts w:ascii="Arial"/>
          <w:b/>
          <w:color w:val="231F20"/>
          <w:vertAlign w:val="superscript"/>
        </w:rPr>
        <w:t>9</w:t>
      </w:r>
      <w:r>
        <w:rPr>
          <w:rFonts w:ascii="Arial"/>
          <w:b/>
          <w:color w:val="231F20"/>
        </w:rPr>
        <w:t xml:space="preserve"> </w:t>
      </w:r>
      <w:r>
        <w:rPr>
          <w:color w:val="231F20"/>
        </w:rPr>
        <w:t>An objection to the grant of an approval may only be made where the landlord would have been entitled to withhold the approval if the function of granting approvals had not been transferred to the RTM company.</w:t>
      </w:r>
      <w:r>
        <w:rPr>
          <w:rFonts w:ascii="Arial"/>
          <w:b/>
          <w:color w:val="231F20"/>
          <w:vertAlign w:val="superscript"/>
        </w:rPr>
        <w:t>10</w:t>
      </w:r>
    </w:p>
    <w:p w14:paraId="78556499" w14:textId="77777777" w:rsidR="00180D28" w:rsidRDefault="00180D28">
      <w:pPr>
        <w:pStyle w:val="BodyText"/>
        <w:spacing w:before="14"/>
        <w:rPr>
          <w:rFonts w:ascii="Arial"/>
          <w:b/>
        </w:rPr>
      </w:pPr>
    </w:p>
    <w:p w14:paraId="7855649A" w14:textId="77777777" w:rsidR="00180D28" w:rsidRDefault="002909AC">
      <w:pPr>
        <w:pStyle w:val="Heading1"/>
        <w:ind w:left="39"/>
        <w:jc w:val="both"/>
      </w:pPr>
      <w:r>
        <w:rPr>
          <w:color w:val="231F20"/>
        </w:rPr>
        <w:t>§</w:t>
      </w:r>
      <w:r>
        <w:rPr>
          <w:color w:val="231F20"/>
          <w:spacing w:val="-6"/>
        </w:rPr>
        <w:t xml:space="preserve"> </w:t>
      </w:r>
      <w:proofErr w:type="gramStart"/>
      <w:r>
        <w:rPr>
          <w:color w:val="231F20"/>
        </w:rPr>
        <w:t>31:57</w:t>
      </w:r>
      <w:r>
        <w:rPr>
          <w:color w:val="231F20"/>
          <w:spacing w:val="36"/>
        </w:rPr>
        <w:t xml:space="preserve">  </w:t>
      </w:r>
      <w:r>
        <w:rPr>
          <w:color w:val="231F20"/>
        </w:rPr>
        <w:t>Other</w:t>
      </w:r>
      <w:proofErr w:type="gramEnd"/>
      <w:r>
        <w:rPr>
          <w:color w:val="231F20"/>
          <w:spacing w:val="6"/>
        </w:rPr>
        <w:t xml:space="preserve"> </w:t>
      </w:r>
      <w:r>
        <w:rPr>
          <w:color w:val="231F20"/>
        </w:rPr>
        <w:t>statutory</w:t>
      </w:r>
      <w:r>
        <w:rPr>
          <w:color w:val="231F20"/>
          <w:spacing w:val="5"/>
        </w:rPr>
        <w:t xml:space="preserve"> </w:t>
      </w:r>
      <w:r>
        <w:rPr>
          <w:color w:val="231F20"/>
          <w:spacing w:val="-2"/>
        </w:rPr>
        <w:t>functions</w:t>
      </w:r>
    </w:p>
    <w:p w14:paraId="7855649B" w14:textId="77777777" w:rsidR="00180D28" w:rsidRDefault="002909AC">
      <w:pPr>
        <w:pStyle w:val="BodyText"/>
        <w:spacing w:before="149" w:line="228" w:lineRule="auto"/>
        <w:ind w:left="39" w:right="933" w:firstLine="199"/>
        <w:jc w:val="both"/>
      </w:pPr>
      <w:r>
        <w:rPr>
          <w:color w:val="231F20"/>
        </w:rPr>
        <w:t>A raft of statutory functions and duties applicable to landlords in relation to the condition and repair of premises, service charges, insurance, consultation with recognised</w:t>
      </w:r>
      <w:r>
        <w:rPr>
          <w:color w:val="231F20"/>
          <w:spacing w:val="9"/>
        </w:rPr>
        <w:t xml:space="preserve"> </w:t>
      </w:r>
      <w:r>
        <w:rPr>
          <w:color w:val="231F20"/>
        </w:rPr>
        <w:t>tenants’</w:t>
      </w:r>
      <w:r>
        <w:rPr>
          <w:color w:val="231F20"/>
          <w:spacing w:val="10"/>
        </w:rPr>
        <w:t xml:space="preserve"> </w:t>
      </w:r>
      <w:r>
        <w:rPr>
          <w:color w:val="231F20"/>
        </w:rPr>
        <w:t>associations,</w:t>
      </w:r>
      <w:r>
        <w:rPr>
          <w:color w:val="231F20"/>
          <w:spacing w:val="9"/>
        </w:rPr>
        <w:t xml:space="preserve"> </w:t>
      </w:r>
      <w:r>
        <w:rPr>
          <w:color w:val="231F20"/>
        </w:rPr>
        <w:t>rights</w:t>
      </w:r>
      <w:r>
        <w:rPr>
          <w:color w:val="231F20"/>
          <w:spacing w:val="10"/>
        </w:rPr>
        <w:t xml:space="preserve"> </w:t>
      </w:r>
      <w:r>
        <w:rPr>
          <w:color w:val="231F20"/>
        </w:rPr>
        <w:t>of</w:t>
      </w:r>
      <w:r>
        <w:rPr>
          <w:color w:val="231F20"/>
          <w:spacing w:val="9"/>
        </w:rPr>
        <w:t xml:space="preserve"> </w:t>
      </w:r>
      <w:r>
        <w:rPr>
          <w:color w:val="231F20"/>
        </w:rPr>
        <w:t>first</w:t>
      </w:r>
      <w:r>
        <w:rPr>
          <w:color w:val="231F20"/>
          <w:spacing w:val="10"/>
        </w:rPr>
        <w:t xml:space="preserve"> </w:t>
      </w:r>
      <w:r>
        <w:rPr>
          <w:color w:val="231F20"/>
        </w:rPr>
        <w:t>refusal</w:t>
      </w:r>
      <w:r>
        <w:rPr>
          <w:color w:val="231F20"/>
          <w:spacing w:val="9"/>
        </w:rPr>
        <w:t xml:space="preserve"> </w:t>
      </w:r>
      <w:r>
        <w:rPr>
          <w:color w:val="231F20"/>
        </w:rPr>
        <w:t>and</w:t>
      </w:r>
      <w:r>
        <w:rPr>
          <w:color w:val="231F20"/>
          <w:spacing w:val="9"/>
        </w:rPr>
        <w:t xml:space="preserve"> </w:t>
      </w:r>
      <w:r>
        <w:rPr>
          <w:color w:val="231F20"/>
        </w:rPr>
        <w:t>others</w:t>
      </w:r>
      <w:r>
        <w:rPr>
          <w:color w:val="231F20"/>
          <w:spacing w:val="10"/>
        </w:rPr>
        <w:t xml:space="preserve"> </w:t>
      </w:r>
      <w:r>
        <w:rPr>
          <w:color w:val="231F20"/>
        </w:rPr>
        <w:t>are</w:t>
      </w:r>
      <w:r>
        <w:rPr>
          <w:color w:val="231F20"/>
          <w:spacing w:val="9"/>
        </w:rPr>
        <w:t xml:space="preserve"> </w:t>
      </w:r>
      <w:r>
        <w:rPr>
          <w:color w:val="231F20"/>
        </w:rPr>
        <w:t>modified</w:t>
      </w:r>
      <w:r>
        <w:rPr>
          <w:color w:val="231F20"/>
          <w:spacing w:val="10"/>
        </w:rPr>
        <w:t xml:space="preserve"> </w:t>
      </w:r>
      <w:r>
        <w:rPr>
          <w:color w:val="231F20"/>
          <w:spacing w:val="-5"/>
        </w:rPr>
        <w:t>by</w:t>
      </w:r>
    </w:p>
    <w:p w14:paraId="7855649C" w14:textId="77777777" w:rsidR="00180D28" w:rsidRDefault="002909AC">
      <w:pPr>
        <w:pStyle w:val="BodyText"/>
        <w:spacing w:before="7"/>
        <w:rPr>
          <w:sz w:val="17"/>
        </w:rPr>
      </w:pPr>
      <w:r>
        <w:rPr>
          <w:noProof/>
          <w:sz w:val="17"/>
        </w:rPr>
        <mc:AlternateContent>
          <mc:Choice Requires="wps">
            <w:drawing>
              <wp:anchor distT="0" distB="0" distL="0" distR="0" simplePos="0" relativeHeight="487608320" behindDoc="1" locked="0" layoutInCell="1" allowOverlap="1" wp14:anchorId="78556525" wp14:editId="78556526">
                <wp:simplePos x="0" y="0"/>
                <wp:positionH relativeFrom="page">
                  <wp:posOffset>1168199</wp:posOffset>
                </wp:positionH>
                <wp:positionV relativeFrom="paragraph">
                  <wp:posOffset>149629</wp:posOffset>
                </wp:positionV>
                <wp:extent cx="912494" cy="127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0B1237D" id="Graphic 184" o:spid="_x0000_s1026" style="position:absolute;margin-left:92pt;margin-top:11.8pt;width:71.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" path="m,l912380,e" filled="f" strokecolor="#231f20" strokeweight=".17597mm">
                <v:path arrowok="t"/>
                <w10:wrap type="topAndBottom" anchorx="page"/>
              </v:shape>
            </w:pict>
          </mc:Fallback>
        </mc:AlternateContent>
      </w:r>
    </w:p>
    <w:p w14:paraId="7855649D" w14:textId="77777777" w:rsidR="00180D28" w:rsidRDefault="002909AC">
      <w:pPr>
        <w:spacing w:before="87" w:line="223" w:lineRule="auto"/>
        <w:ind w:left="39" w:right="933" w:firstLine="412"/>
        <w:jc w:val="both"/>
        <w:rPr>
          <w:sz w:val="16"/>
        </w:rPr>
      </w:pPr>
      <w:r>
        <w:rPr>
          <w:rFonts w:ascii="Arial"/>
          <w:b/>
          <w:color w:val="231F20"/>
          <w:sz w:val="16"/>
          <w:vertAlign w:val="superscript"/>
        </w:rPr>
        <w:t>3</w:t>
      </w:r>
      <w:r>
        <w:rPr>
          <w:color w:val="231F20"/>
          <w:sz w:val="16"/>
        </w:rPr>
        <w:t>Section 98(2) of the 2002 Act. The terms implied into covenants not to assign without approval</w:t>
      </w:r>
      <w:r>
        <w:rPr>
          <w:color w:val="231F20"/>
          <w:spacing w:val="40"/>
          <w:sz w:val="16"/>
        </w:rPr>
        <w:t xml:space="preserve"> </w:t>
      </w:r>
      <w:r>
        <w:rPr>
          <w:color w:val="231F20"/>
          <w:sz w:val="16"/>
        </w:rPr>
        <w:t>by</w:t>
      </w:r>
      <w:r>
        <w:rPr>
          <w:color w:val="231F20"/>
          <w:spacing w:val="-6"/>
          <w:sz w:val="16"/>
        </w:rPr>
        <w:t xml:space="preserve"> </w:t>
      </w:r>
      <w:r>
        <w:rPr>
          <w:color w:val="231F20"/>
          <w:sz w:val="16"/>
        </w:rPr>
        <w:t>s.19,</w:t>
      </w:r>
      <w:r>
        <w:rPr>
          <w:color w:val="231F20"/>
          <w:spacing w:val="-5"/>
          <w:sz w:val="16"/>
        </w:rPr>
        <w:t xml:space="preserve"> </w:t>
      </w:r>
      <w:r>
        <w:rPr>
          <w:color w:val="231F20"/>
          <w:sz w:val="16"/>
        </w:rPr>
        <w:t>Landlord</w:t>
      </w:r>
      <w:r>
        <w:rPr>
          <w:color w:val="231F20"/>
          <w:spacing w:val="-5"/>
          <w:sz w:val="16"/>
        </w:rPr>
        <w:t xml:space="preserve"> </w:t>
      </w:r>
      <w:r>
        <w:rPr>
          <w:color w:val="231F20"/>
          <w:sz w:val="16"/>
        </w:rPr>
        <w:t>and</w:t>
      </w:r>
      <w:r>
        <w:rPr>
          <w:color w:val="231F20"/>
          <w:spacing w:val="-5"/>
          <w:sz w:val="16"/>
        </w:rPr>
        <w:t xml:space="preserve"> </w:t>
      </w:r>
      <w:r>
        <w:rPr>
          <w:color w:val="231F20"/>
          <w:sz w:val="16"/>
        </w:rPr>
        <w:t>Tenant</w:t>
      </w:r>
      <w:r>
        <w:rPr>
          <w:color w:val="231F20"/>
          <w:spacing w:val="-12"/>
          <w:sz w:val="16"/>
        </w:rPr>
        <w:t xml:space="preserve"> </w:t>
      </w:r>
      <w:r>
        <w:rPr>
          <w:color w:val="231F20"/>
          <w:sz w:val="16"/>
        </w:rPr>
        <w:t>Act</w:t>
      </w:r>
      <w:r>
        <w:rPr>
          <w:color w:val="231F20"/>
          <w:spacing w:val="-4"/>
          <w:sz w:val="16"/>
        </w:rPr>
        <w:t xml:space="preserve"> </w:t>
      </w:r>
      <w:r>
        <w:rPr>
          <w:color w:val="231F20"/>
          <w:sz w:val="16"/>
        </w:rPr>
        <w:t>1927</w:t>
      </w:r>
      <w:r>
        <w:rPr>
          <w:color w:val="231F20"/>
          <w:spacing w:val="-5"/>
          <w:sz w:val="16"/>
        </w:rPr>
        <w:t xml:space="preserve"> </w:t>
      </w:r>
      <w:r>
        <w:rPr>
          <w:color w:val="231F20"/>
          <w:sz w:val="16"/>
        </w:rPr>
        <w:t>are</w:t>
      </w:r>
      <w:r>
        <w:rPr>
          <w:color w:val="231F20"/>
          <w:spacing w:val="-5"/>
          <w:sz w:val="16"/>
        </w:rPr>
        <w:t xml:space="preserve"> </w:t>
      </w:r>
      <w:r>
        <w:rPr>
          <w:color w:val="231F20"/>
          <w:sz w:val="16"/>
        </w:rPr>
        <w:t>modified</w:t>
      </w:r>
      <w:r>
        <w:rPr>
          <w:color w:val="231F20"/>
          <w:spacing w:val="-5"/>
          <w:sz w:val="16"/>
        </w:rPr>
        <w:t xml:space="preserve"> </w:t>
      </w:r>
      <w:r>
        <w:rPr>
          <w:color w:val="231F20"/>
          <w:sz w:val="16"/>
        </w:rPr>
        <w:t>by</w:t>
      </w:r>
      <w:r>
        <w:rPr>
          <w:color w:val="231F20"/>
          <w:spacing w:val="-5"/>
          <w:sz w:val="16"/>
        </w:rPr>
        <w:t xml:space="preserve"> </w:t>
      </w:r>
      <w:r>
        <w:rPr>
          <w:color w:val="231F20"/>
          <w:sz w:val="16"/>
        </w:rPr>
        <w:t>s.102</w:t>
      </w:r>
      <w:r>
        <w:rPr>
          <w:color w:val="231F20"/>
          <w:spacing w:val="-5"/>
          <w:sz w:val="16"/>
        </w:rPr>
        <w:t xml:space="preserve"> </w:t>
      </w:r>
      <w:r>
        <w:rPr>
          <w:color w:val="231F20"/>
          <w:sz w:val="16"/>
        </w:rPr>
        <w:t>and</w:t>
      </w:r>
      <w:r>
        <w:rPr>
          <w:color w:val="231F20"/>
          <w:spacing w:val="-5"/>
          <w:sz w:val="16"/>
        </w:rPr>
        <w:t xml:space="preserve"> </w:t>
      </w:r>
      <w:r>
        <w:rPr>
          <w:color w:val="231F20"/>
          <w:sz w:val="16"/>
        </w:rPr>
        <w:t>Sch.7</w:t>
      </w:r>
      <w:r>
        <w:rPr>
          <w:color w:val="231F20"/>
          <w:spacing w:val="-5"/>
          <w:sz w:val="16"/>
        </w:rPr>
        <w:t xml:space="preserve"> </w:t>
      </w:r>
      <w:r>
        <w:rPr>
          <w:color w:val="231F20"/>
          <w:sz w:val="16"/>
        </w:rPr>
        <w:t>para.1</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2002</w:t>
      </w:r>
      <w:r>
        <w:rPr>
          <w:color w:val="231F20"/>
          <w:spacing w:val="-12"/>
          <w:sz w:val="16"/>
        </w:rPr>
        <w:t xml:space="preserve"> </w:t>
      </w:r>
      <w:r>
        <w:rPr>
          <w:color w:val="231F20"/>
          <w:sz w:val="16"/>
        </w:rPr>
        <w:t>Act.</w:t>
      </w:r>
      <w:r>
        <w:rPr>
          <w:color w:val="231F20"/>
          <w:spacing w:val="-4"/>
          <w:sz w:val="16"/>
        </w:rPr>
        <w:t xml:space="preserve"> </w:t>
      </w:r>
      <w:proofErr w:type="gramStart"/>
      <w:r>
        <w:rPr>
          <w:color w:val="231F20"/>
          <w:sz w:val="16"/>
        </w:rPr>
        <w:t>Similarly</w:t>
      </w:r>
      <w:proofErr w:type="gramEnd"/>
      <w:r>
        <w:rPr>
          <w:color w:val="231F20"/>
          <w:sz w:val="16"/>
        </w:rPr>
        <w:t xml:space="preserve"> the statutory duties imposed by the Landlord and Tenant Act 1988 in relation to consideration of requests for licence to assign or sub-let apply to RTM companies by s.102 and Sch.7 para.13 of the</w:t>
      </w:r>
      <w:r>
        <w:rPr>
          <w:color w:val="231F20"/>
          <w:spacing w:val="80"/>
          <w:sz w:val="16"/>
        </w:rPr>
        <w:t xml:space="preserve"> </w:t>
      </w:r>
      <w:r>
        <w:rPr>
          <w:color w:val="231F20"/>
          <w:sz w:val="16"/>
        </w:rPr>
        <w:t>2002 Act.</w:t>
      </w:r>
    </w:p>
    <w:p w14:paraId="7855649E" w14:textId="77777777" w:rsidR="00180D28" w:rsidRDefault="002909AC">
      <w:pPr>
        <w:spacing w:before="53"/>
        <w:ind w:left="452"/>
        <w:jc w:val="both"/>
        <w:rPr>
          <w:sz w:val="16"/>
        </w:rPr>
      </w:pPr>
      <w:r>
        <w:rPr>
          <w:rFonts w:ascii="Arial"/>
          <w:b/>
          <w:color w:val="231F20"/>
          <w:sz w:val="16"/>
          <w:vertAlign w:val="superscript"/>
        </w:rPr>
        <w:t>4</w:t>
      </w:r>
      <w:r>
        <w:rPr>
          <w:color w:val="231F20"/>
          <w:sz w:val="16"/>
        </w:rPr>
        <w:t>Section</w:t>
      </w:r>
      <w:r>
        <w:rPr>
          <w:color w:val="231F20"/>
          <w:spacing w:val="6"/>
          <w:sz w:val="16"/>
        </w:rPr>
        <w:t xml:space="preserve"> </w:t>
      </w:r>
      <w:r>
        <w:rPr>
          <w:color w:val="231F20"/>
          <w:sz w:val="16"/>
        </w:rPr>
        <w:t>98(3)</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2002</w:t>
      </w:r>
      <w:r>
        <w:rPr>
          <w:color w:val="231F20"/>
          <w:spacing w:val="-2"/>
          <w:sz w:val="16"/>
        </w:rPr>
        <w:t xml:space="preserve"> </w:t>
      </w:r>
      <w:r>
        <w:rPr>
          <w:color w:val="231F20"/>
          <w:spacing w:val="-4"/>
          <w:sz w:val="16"/>
        </w:rPr>
        <w:t>Act.</w:t>
      </w:r>
    </w:p>
    <w:p w14:paraId="7855649F" w14:textId="77777777" w:rsidR="00180D28" w:rsidRDefault="002909AC">
      <w:pPr>
        <w:spacing w:before="58" w:line="223" w:lineRule="auto"/>
        <w:ind w:left="39" w:right="933" w:firstLine="412"/>
        <w:jc w:val="both"/>
        <w:rPr>
          <w:sz w:val="16"/>
        </w:rPr>
      </w:pPr>
      <w:r>
        <w:rPr>
          <w:rFonts w:ascii="Arial" w:hAnsi="Arial"/>
          <w:b/>
          <w:color w:val="231F20"/>
          <w:sz w:val="16"/>
          <w:vertAlign w:val="superscript"/>
        </w:rPr>
        <w:t>5</w:t>
      </w:r>
      <w:r>
        <w:rPr>
          <w:color w:val="231F20"/>
          <w:sz w:val="16"/>
        </w:rPr>
        <w:t>Section 98(6) of the 2002</w:t>
      </w:r>
      <w:r>
        <w:rPr>
          <w:color w:val="231F20"/>
          <w:spacing w:val="-8"/>
          <w:sz w:val="16"/>
        </w:rPr>
        <w:t xml:space="preserve"> </w:t>
      </w:r>
      <w:r>
        <w:rPr>
          <w:color w:val="231F20"/>
          <w:sz w:val="16"/>
        </w:rPr>
        <w:t>Act; the obligation of a tenant to seek approval is referred to as a “</w:t>
      </w:r>
      <w:proofErr w:type="spellStart"/>
      <w:r>
        <w:rPr>
          <w:color w:val="231F20"/>
          <w:sz w:val="16"/>
        </w:rPr>
        <w:t>func-tion</w:t>
      </w:r>
      <w:proofErr w:type="spellEnd"/>
      <w:r>
        <w:rPr>
          <w:color w:val="231F20"/>
          <w:sz w:val="16"/>
        </w:rPr>
        <w:t>” of the tenant.</w:t>
      </w:r>
    </w:p>
    <w:p w14:paraId="785564A0" w14:textId="77777777" w:rsidR="00180D28" w:rsidRDefault="002909AC">
      <w:pPr>
        <w:spacing w:before="61" w:line="223" w:lineRule="auto"/>
        <w:ind w:left="39" w:right="932" w:firstLine="412"/>
        <w:jc w:val="both"/>
        <w:rPr>
          <w:sz w:val="16"/>
        </w:rPr>
      </w:pPr>
      <w:r>
        <w:rPr>
          <w:rFonts w:ascii="Arial"/>
          <w:b/>
          <w:color w:val="231F20"/>
          <w:sz w:val="16"/>
          <w:vertAlign w:val="superscript"/>
        </w:rPr>
        <w:t>6</w:t>
      </w:r>
      <w:r>
        <w:rPr>
          <w:color w:val="231F20"/>
          <w:sz w:val="16"/>
        </w:rPr>
        <w:t>s.98(4) of the 2002 Act. Because an RTM company must not grant consent without first giving notice to each landlord entitled to receive it, it will not be treated as having withheld its consent unreasonably if it fails to give the required notice, although it is likely to be in breach of its obligations under s.1(3) or s.2 of Landlord and Tenant Act 1988; and any person interested, including a lessee, could apply to the appropriate tribunal under s.107 of the 2002</w:t>
      </w:r>
      <w:r>
        <w:rPr>
          <w:color w:val="231F20"/>
          <w:spacing w:val="-6"/>
          <w:sz w:val="16"/>
        </w:rPr>
        <w:t xml:space="preserve"> </w:t>
      </w:r>
      <w:r>
        <w:rPr>
          <w:color w:val="231F20"/>
          <w:sz w:val="16"/>
        </w:rPr>
        <w:t xml:space="preserve">Act for an order requiring the company to comply; the common law rule that a tenant will be entitled to assign or sublet, without breach of covenant, if consent has been withheld unreasonably will therefore not be engaged: </w:t>
      </w:r>
      <w:r>
        <w:rPr>
          <w:rFonts w:ascii="Century Schoolbook"/>
          <w:i/>
          <w:color w:val="231F20"/>
          <w:sz w:val="16"/>
        </w:rPr>
        <w:t xml:space="preserve">Reiner v </w:t>
      </w:r>
      <w:proofErr w:type="spellStart"/>
      <w:r>
        <w:rPr>
          <w:rFonts w:ascii="Century Schoolbook"/>
          <w:i/>
          <w:color w:val="231F20"/>
          <w:sz w:val="16"/>
        </w:rPr>
        <w:t>Triplark</w:t>
      </w:r>
      <w:proofErr w:type="spellEnd"/>
      <w:r>
        <w:rPr>
          <w:rFonts w:ascii="Century Schoolbook"/>
          <w:i/>
          <w:color w:val="231F20"/>
          <w:sz w:val="16"/>
        </w:rPr>
        <w:t xml:space="preserve"> </w:t>
      </w:r>
      <w:r>
        <w:rPr>
          <w:color w:val="231F20"/>
          <w:sz w:val="16"/>
        </w:rPr>
        <w:t>[2018] EWCA Civ 2151; [2019] 1 W.L.R. 2003.</w:t>
      </w:r>
    </w:p>
    <w:p w14:paraId="785564A1" w14:textId="77777777" w:rsidR="00180D28" w:rsidRDefault="002909AC">
      <w:pPr>
        <w:spacing w:before="66" w:line="223" w:lineRule="auto"/>
        <w:ind w:left="39" w:right="933" w:firstLine="412"/>
        <w:jc w:val="both"/>
        <w:rPr>
          <w:sz w:val="16"/>
        </w:rPr>
      </w:pPr>
      <w:r>
        <w:rPr>
          <w:rFonts w:ascii="Arial"/>
          <w:b/>
          <w:color w:val="231F20"/>
          <w:sz w:val="16"/>
          <w:vertAlign w:val="superscript"/>
        </w:rPr>
        <w:t>7</w:t>
      </w:r>
      <w:r>
        <w:rPr>
          <w:color w:val="231F20"/>
          <w:sz w:val="16"/>
        </w:rPr>
        <w:t>Section 98(4) of the 2002</w:t>
      </w:r>
      <w:r>
        <w:rPr>
          <w:color w:val="231F20"/>
          <w:spacing w:val="-5"/>
          <w:sz w:val="16"/>
        </w:rPr>
        <w:t xml:space="preserve"> </w:t>
      </w:r>
      <w:r>
        <w:rPr>
          <w:color w:val="231F20"/>
          <w:sz w:val="16"/>
        </w:rPr>
        <w:t>Act. The prescribed period of notice may be varied by regulations made by the appropriate national authority: s.98(5).</w:t>
      </w:r>
    </w:p>
    <w:p w14:paraId="785564A2" w14:textId="77777777" w:rsidR="00180D28" w:rsidRDefault="002909AC">
      <w:pPr>
        <w:spacing w:before="61" w:line="223" w:lineRule="auto"/>
        <w:ind w:left="39" w:right="933" w:firstLine="412"/>
        <w:jc w:val="both"/>
        <w:rPr>
          <w:sz w:val="16"/>
        </w:rPr>
      </w:pPr>
      <w:r>
        <w:rPr>
          <w:rFonts w:ascii="Arial"/>
          <w:b/>
          <w:color w:val="231F20"/>
          <w:sz w:val="16"/>
          <w:vertAlign w:val="superscript"/>
        </w:rPr>
        <w:t>8</w:t>
      </w:r>
      <w:r>
        <w:rPr>
          <w:color w:val="231F20"/>
          <w:sz w:val="16"/>
        </w:rPr>
        <w:t xml:space="preserve">Section 99(1) of the 2002 Act. An application for a determination may be made to the </w:t>
      </w:r>
      <w:proofErr w:type="spellStart"/>
      <w:r>
        <w:rPr>
          <w:color w:val="231F20"/>
          <w:sz w:val="16"/>
        </w:rPr>
        <w:t>appropri</w:t>
      </w:r>
      <w:proofErr w:type="spellEnd"/>
      <w:r>
        <w:rPr>
          <w:color w:val="231F20"/>
          <w:sz w:val="16"/>
        </w:rPr>
        <w:t>-ate tribunal (in England the First-tier Tribunal (Property Chamber); in Wales a leasehold valuation tribunal) by the RTM company, the landlord, the tenant, or a sub-tenant: s.99(5).</w:t>
      </w:r>
    </w:p>
    <w:p w14:paraId="785564A3" w14:textId="77777777" w:rsidR="00180D28" w:rsidRDefault="002909AC">
      <w:pPr>
        <w:spacing w:before="62" w:line="223" w:lineRule="auto"/>
        <w:ind w:left="39" w:right="933" w:firstLine="412"/>
        <w:jc w:val="both"/>
        <w:rPr>
          <w:sz w:val="16"/>
        </w:rPr>
      </w:pPr>
      <w:r>
        <w:rPr>
          <w:rFonts w:ascii="Arial"/>
          <w:b/>
          <w:color w:val="231F20"/>
          <w:sz w:val="16"/>
          <w:vertAlign w:val="superscript"/>
        </w:rPr>
        <w:t>9</w:t>
      </w:r>
      <w:r>
        <w:rPr>
          <w:color w:val="231F20"/>
          <w:sz w:val="16"/>
        </w:rPr>
        <w:t xml:space="preserve">Section 99(1) of the 2002 Act; if the landlord is prepared to concur in the approval if any </w:t>
      </w:r>
      <w:proofErr w:type="spellStart"/>
      <w:r>
        <w:rPr>
          <w:color w:val="231F20"/>
          <w:sz w:val="16"/>
        </w:rPr>
        <w:t>condi-tion</w:t>
      </w:r>
      <w:proofErr w:type="spellEnd"/>
      <w:r>
        <w:rPr>
          <w:color w:val="231F20"/>
          <w:sz w:val="16"/>
        </w:rPr>
        <w:t xml:space="preserve"> or requirement is satisfied that must also be stated).</w:t>
      </w:r>
    </w:p>
    <w:p w14:paraId="785564A4" w14:textId="77777777" w:rsidR="00180D28" w:rsidRDefault="002909AC">
      <w:pPr>
        <w:spacing w:before="62" w:line="223" w:lineRule="auto"/>
        <w:ind w:left="39" w:right="934" w:firstLine="345"/>
        <w:jc w:val="both"/>
        <w:rPr>
          <w:sz w:val="16"/>
        </w:rPr>
      </w:pPr>
      <w:r>
        <w:rPr>
          <w:rFonts w:ascii="Arial"/>
          <w:b/>
          <w:color w:val="231F20"/>
          <w:sz w:val="16"/>
          <w:vertAlign w:val="superscript"/>
        </w:rPr>
        <w:t>10</w:t>
      </w:r>
      <w:r>
        <w:rPr>
          <w:color w:val="231F20"/>
          <w:sz w:val="16"/>
        </w:rPr>
        <w:t>Section 99(2) of the 2002 Act; similarly, only conditions which the landlord could have insisted</w:t>
      </w:r>
      <w:r>
        <w:rPr>
          <w:color w:val="231F20"/>
          <w:spacing w:val="80"/>
          <w:sz w:val="16"/>
        </w:rPr>
        <w:t xml:space="preserve"> </w:t>
      </w:r>
      <w:r>
        <w:rPr>
          <w:color w:val="231F20"/>
          <w:sz w:val="16"/>
        </w:rPr>
        <w:t>on if the right to grant approvals had remained with it may be required: s.99(3).</w:t>
      </w:r>
    </w:p>
    <w:p w14:paraId="785564A5" w14:textId="77777777" w:rsidR="00180D28" w:rsidRDefault="00180D28">
      <w:pPr>
        <w:spacing w:line="223" w:lineRule="auto"/>
        <w:jc w:val="both"/>
        <w:rPr>
          <w:sz w:val="16"/>
        </w:rPr>
        <w:sectPr w:rsidR="00180D28">
          <w:headerReference w:type="even" r:id="rId88"/>
          <w:headerReference w:type="default" r:id="rId89"/>
          <w:footerReference w:type="even" r:id="rId90"/>
          <w:footerReference w:type="default" r:id="rId91"/>
          <w:pgSz w:w="12240" w:h="15840"/>
          <w:pgMar w:top="2080" w:right="1800" w:bottom="2080" w:left="1800" w:header="1889" w:footer="1895" w:gutter="0"/>
          <w:pgNumType w:start="42"/>
          <w:cols w:space="720"/>
        </w:sectPr>
      </w:pPr>
    </w:p>
    <w:p w14:paraId="785564A6" w14:textId="77777777" w:rsidR="00180D28" w:rsidRDefault="002909AC">
      <w:pPr>
        <w:pStyle w:val="BodyText"/>
        <w:spacing w:before="209" w:line="228" w:lineRule="auto"/>
        <w:ind w:left="890" w:right="83"/>
        <w:jc w:val="both"/>
      </w:pPr>
      <w:r>
        <w:rPr>
          <w:color w:val="231F20"/>
        </w:rPr>
        <w:lastRenderedPageBreak/>
        <w:t>the 2002 Act to apply equally to RTM companies in respect of premises which they manage.</w:t>
      </w:r>
      <w:r>
        <w:rPr>
          <w:rFonts w:ascii="Arial" w:hAnsi="Arial"/>
          <w:b/>
          <w:color w:val="231F20"/>
          <w:vertAlign w:val="superscript"/>
        </w:rPr>
        <w:t>1</w:t>
      </w:r>
      <w:r>
        <w:rPr>
          <w:rFonts w:ascii="Arial" w:hAnsi="Arial"/>
          <w:b/>
          <w:color w:val="231F20"/>
        </w:rPr>
        <w:t xml:space="preserve"> </w:t>
      </w:r>
      <w:r>
        <w:rPr>
          <w:color w:val="231F20"/>
        </w:rPr>
        <w:t>The full list of statutes amended in this way is at § VIIA:3.</w:t>
      </w:r>
    </w:p>
    <w:p w14:paraId="785564A7" w14:textId="77777777" w:rsidR="00180D28" w:rsidRDefault="002909AC">
      <w:pPr>
        <w:pStyle w:val="BodyText"/>
        <w:spacing w:before="72" w:line="228" w:lineRule="auto"/>
        <w:ind w:left="890" w:right="83" w:firstLine="199"/>
        <w:jc w:val="both"/>
        <w:rPr>
          <w:rFonts w:ascii="Arial" w:hAnsi="Arial"/>
          <w:b/>
        </w:rPr>
      </w:pPr>
      <w:r>
        <w:rPr>
          <w:color w:val="231F20"/>
        </w:rPr>
        <w:t>Part 4 of the Building Safety Act 2022 imposes extensive duties relating to building safety risks on the “accountable person” in respect of any “higher risk building”. A higher risk building is a building in England that is at least 18</w:t>
      </w:r>
      <w:r>
        <w:rPr>
          <w:color w:val="231F20"/>
          <w:spacing w:val="80"/>
        </w:rPr>
        <w:t xml:space="preserve"> </w:t>
      </w:r>
      <w:proofErr w:type="spellStart"/>
      <w:r>
        <w:rPr>
          <w:color w:val="231F20"/>
        </w:rPr>
        <w:t>metres</w:t>
      </w:r>
      <w:proofErr w:type="spellEnd"/>
      <w:r>
        <w:rPr>
          <w:color w:val="231F20"/>
          <w:spacing w:val="-3"/>
        </w:rPr>
        <w:t xml:space="preserve"> </w:t>
      </w:r>
      <w:r>
        <w:rPr>
          <w:color w:val="231F20"/>
        </w:rPr>
        <w:t>in</w:t>
      </w:r>
      <w:r>
        <w:rPr>
          <w:color w:val="231F20"/>
          <w:spacing w:val="-3"/>
        </w:rPr>
        <w:t xml:space="preserve"> </w:t>
      </w:r>
      <w:r>
        <w:rPr>
          <w:color w:val="231F20"/>
        </w:rPr>
        <w:t>height</w:t>
      </w:r>
      <w:r>
        <w:rPr>
          <w:color w:val="231F20"/>
          <w:spacing w:val="-3"/>
        </w:rPr>
        <w:t xml:space="preserve"> </w:t>
      </w:r>
      <w:r>
        <w:rPr>
          <w:color w:val="231F20"/>
        </w:rPr>
        <w:t>or</w:t>
      </w:r>
      <w:r>
        <w:rPr>
          <w:color w:val="231F20"/>
          <w:spacing w:val="-3"/>
        </w:rPr>
        <w:t xml:space="preserve"> </w:t>
      </w:r>
      <w:r>
        <w:rPr>
          <w:color w:val="231F20"/>
        </w:rPr>
        <w:t>has</w:t>
      </w:r>
      <w:r>
        <w:rPr>
          <w:color w:val="231F20"/>
          <w:spacing w:val="-3"/>
        </w:rPr>
        <w:t xml:space="preserve"> </w:t>
      </w:r>
      <w:r>
        <w:rPr>
          <w:color w:val="231F20"/>
        </w:rPr>
        <w:t>at</w:t>
      </w:r>
      <w:r>
        <w:rPr>
          <w:color w:val="231F20"/>
          <w:spacing w:val="-3"/>
        </w:rPr>
        <w:t xml:space="preserve"> </w:t>
      </w:r>
      <w:r>
        <w:rPr>
          <w:color w:val="231F20"/>
        </w:rPr>
        <w:t>least</w:t>
      </w:r>
      <w:r>
        <w:rPr>
          <w:color w:val="231F20"/>
          <w:spacing w:val="-3"/>
        </w:rPr>
        <w:t xml:space="preserve"> </w:t>
      </w:r>
      <w:r>
        <w:rPr>
          <w:color w:val="231F20"/>
        </w:rPr>
        <w:t>seven</w:t>
      </w:r>
      <w:r>
        <w:rPr>
          <w:color w:val="231F20"/>
          <w:spacing w:val="-3"/>
        </w:rPr>
        <w:t xml:space="preserve"> </w:t>
      </w:r>
      <w:proofErr w:type="spellStart"/>
      <w:r>
        <w:rPr>
          <w:color w:val="231F20"/>
        </w:rPr>
        <w:t>storeys</w:t>
      </w:r>
      <w:proofErr w:type="spellEnd"/>
      <w:r>
        <w:rPr>
          <w:color w:val="231F20"/>
        </w:rPr>
        <w:t>,</w:t>
      </w:r>
      <w:r>
        <w:rPr>
          <w:color w:val="231F20"/>
          <w:spacing w:val="-3"/>
        </w:rPr>
        <w:t xml:space="preserve"> </w:t>
      </w:r>
      <w:r>
        <w:rPr>
          <w:color w:val="231F20"/>
        </w:rPr>
        <w:t>and</w:t>
      </w:r>
      <w:r>
        <w:rPr>
          <w:color w:val="231F20"/>
          <w:spacing w:val="-3"/>
        </w:rPr>
        <w:t xml:space="preserve"> </w:t>
      </w:r>
      <w:r>
        <w:rPr>
          <w:color w:val="231F20"/>
        </w:rPr>
        <w:t>contains</w:t>
      </w:r>
      <w:r>
        <w:rPr>
          <w:color w:val="231F20"/>
          <w:spacing w:val="-3"/>
        </w:rPr>
        <w:t xml:space="preserve"> </w:t>
      </w:r>
      <w:r>
        <w:rPr>
          <w:color w:val="231F20"/>
        </w:rPr>
        <w:t>at</w:t>
      </w:r>
      <w:r>
        <w:rPr>
          <w:color w:val="231F20"/>
          <w:spacing w:val="-3"/>
        </w:rPr>
        <w:t xml:space="preserve"> </w:t>
      </w:r>
      <w:r>
        <w:rPr>
          <w:color w:val="231F20"/>
        </w:rPr>
        <w:t>least</w:t>
      </w:r>
      <w:r>
        <w:rPr>
          <w:color w:val="231F20"/>
          <w:spacing w:val="-3"/>
        </w:rPr>
        <w:t xml:space="preserve"> </w:t>
      </w:r>
      <w:r>
        <w:rPr>
          <w:color w:val="231F20"/>
        </w:rPr>
        <w:t>two</w:t>
      </w:r>
      <w:r>
        <w:rPr>
          <w:color w:val="231F20"/>
          <w:spacing w:val="-3"/>
        </w:rPr>
        <w:t xml:space="preserve"> </w:t>
      </w:r>
      <w:r>
        <w:rPr>
          <w:color w:val="231F20"/>
        </w:rPr>
        <w:t>residential units.</w:t>
      </w:r>
      <w:r>
        <w:rPr>
          <w:rFonts w:ascii="Arial" w:hAnsi="Arial"/>
          <w:b/>
          <w:color w:val="231F20"/>
          <w:vertAlign w:val="superscript"/>
        </w:rPr>
        <w:t>2</w:t>
      </w:r>
      <w:r>
        <w:rPr>
          <w:rFonts w:ascii="Arial" w:hAnsi="Arial"/>
          <w:b/>
          <w:color w:val="231F20"/>
        </w:rPr>
        <w:t xml:space="preserve"> </w:t>
      </w:r>
      <w:r>
        <w:rPr>
          <w:color w:val="231F20"/>
        </w:rPr>
        <w:t>A person who is under a repairing obligation in relation to any part of the structure and exterior or other common parts of such a building may be an ac-countable person notwithstanding that they do not hold a legal estate in any part of the building.</w:t>
      </w:r>
      <w:r>
        <w:rPr>
          <w:rFonts w:ascii="Arial" w:hAnsi="Arial"/>
          <w:b/>
          <w:color w:val="231F20"/>
          <w:vertAlign w:val="superscript"/>
        </w:rPr>
        <w:t>3</w:t>
      </w:r>
      <w:r>
        <w:rPr>
          <w:rFonts w:ascii="Arial" w:hAnsi="Arial"/>
          <w:b/>
          <w:color w:val="231F20"/>
        </w:rPr>
        <w:t xml:space="preserve"> </w:t>
      </w:r>
      <w:r>
        <w:rPr>
          <w:color w:val="231F20"/>
        </w:rPr>
        <w:t>Where an RTM company has acquired the right to manage a higher risk building, it is therefore likely that the company will be an accountable person in respect of that building. Where a director of an RTM company has been appointed to support the company in complying with its duties under Pt 4 of the 2022 Act and is entitled to remuneration from the company, that director (but not other directors who are not entitled to remuneration) will be held criminally responsible for any offence under Pt 4 committed with their consent or connivance or attributable to their neglect.</w:t>
      </w:r>
      <w:r>
        <w:rPr>
          <w:rFonts w:ascii="Arial" w:hAnsi="Arial"/>
          <w:b/>
          <w:color w:val="231F20"/>
          <w:vertAlign w:val="superscript"/>
        </w:rPr>
        <w:t>4</w:t>
      </w:r>
    </w:p>
    <w:p w14:paraId="785564A8" w14:textId="77777777" w:rsidR="00180D28" w:rsidRDefault="00180D28">
      <w:pPr>
        <w:pStyle w:val="BodyText"/>
        <w:spacing w:before="16"/>
        <w:rPr>
          <w:rFonts w:ascii="Arial"/>
          <w:b/>
        </w:rPr>
      </w:pPr>
    </w:p>
    <w:p w14:paraId="785564A9" w14:textId="77777777" w:rsidR="00180D28" w:rsidRDefault="002909AC">
      <w:pPr>
        <w:pStyle w:val="Heading1"/>
        <w:ind w:left="890"/>
        <w:jc w:val="both"/>
      </w:pPr>
      <w:r>
        <w:rPr>
          <w:color w:val="231F20"/>
        </w:rPr>
        <w:t>§</w:t>
      </w:r>
      <w:r>
        <w:rPr>
          <w:color w:val="231F20"/>
          <w:spacing w:val="-7"/>
        </w:rPr>
        <w:t xml:space="preserve"> </w:t>
      </w:r>
      <w:proofErr w:type="gramStart"/>
      <w:r>
        <w:rPr>
          <w:color w:val="231F20"/>
        </w:rPr>
        <w:t>31:58</w:t>
      </w:r>
      <w:r>
        <w:rPr>
          <w:color w:val="231F20"/>
          <w:spacing w:val="34"/>
        </w:rPr>
        <w:t xml:space="preserve">  </w:t>
      </w:r>
      <w:r>
        <w:rPr>
          <w:color w:val="231F20"/>
        </w:rPr>
        <w:t>Landlord</w:t>
      </w:r>
      <w:proofErr w:type="gramEnd"/>
      <w:r>
        <w:rPr>
          <w:color w:val="231F20"/>
          <w:spacing w:val="5"/>
        </w:rPr>
        <w:t xml:space="preserve"> </w:t>
      </w:r>
      <w:r>
        <w:rPr>
          <w:color w:val="231F20"/>
        </w:rPr>
        <w:t>contributions</w:t>
      </w:r>
      <w:r>
        <w:rPr>
          <w:color w:val="231F20"/>
          <w:spacing w:val="4"/>
        </w:rPr>
        <w:t xml:space="preserve"> </w:t>
      </w:r>
      <w:r>
        <w:rPr>
          <w:color w:val="231F20"/>
        </w:rPr>
        <w:t>to</w:t>
      </w:r>
      <w:r>
        <w:rPr>
          <w:color w:val="231F20"/>
          <w:spacing w:val="4"/>
        </w:rPr>
        <w:t xml:space="preserve"> </w:t>
      </w:r>
      <w:r>
        <w:rPr>
          <w:color w:val="231F20"/>
        </w:rPr>
        <w:t>service</w:t>
      </w:r>
      <w:r>
        <w:rPr>
          <w:color w:val="231F20"/>
          <w:spacing w:val="4"/>
        </w:rPr>
        <w:t xml:space="preserve"> </w:t>
      </w:r>
      <w:r>
        <w:rPr>
          <w:color w:val="231F20"/>
          <w:spacing w:val="-2"/>
        </w:rPr>
        <w:t>charges</w:t>
      </w:r>
    </w:p>
    <w:p w14:paraId="785564AA" w14:textId="77777777" w:rsidR="00180D28" w:rsidRDefault="002909AC">
      <w:pPr>
        <w:pStyle w:val="BodyText"/>
        <w:spacing w:before="149" w:line="228" w:lineRule="auto"/>
        <w:ind w:left="890" w:right="83" w:firstLine="199"/>
        <w:jc w:val="both"/>
      </w:pPr>
      <w:r>
        <w:rPr>
          <w:color w:val="231F20"/>
        </w:rPr>
        <w:t>Where premises which are subject to the right to manage contain one or more flats or other units which are not subject to a lease held by a qualifying tenant,</w:t>
      </w:r>
      <w:r>
        <w:rPr>
          <w:color w:val="231F20"/>
          <w:spacing w:val="40"/>
        </w:rPr>
        <w:t xml:space="preserve"> </w:t>
      </w:r>
      <w:r>
        <w:rPr>
          <w:color w:val="231F20"/>
        </w:rPr>
        <w:t>and which therefore excluded from the management of the RTM company, the company is entitled to receive a payment from the “appropriate person” if the service charges payable by qualifying tenants amount to less than the whole of</w:t>
      </w:r>
      <w:r>
        <w:rPr>
          <w:color w:val="231F20"/>
          <w:spacing w:val="80"/>
        </w:rPr>
        <w:t xml:space="preserve"> </w:t>
      </w:r>
      <w:r>
        <w:rPr>
          <w:color w:val="231F20"/>
        </w:rPr>
        <w:t>the relevant costs</w:t>
      </w:r>
      <w:r>
        <w:rPr>
          <w:rFonts w:ascii="Arial" w:hAnsi="Arial"/>
          <w:b/>
          <w:color w:val="231F20"/>
          <w:vertAlign w:val="superscript"/>
        </w:rPr>
        <w:t>1</w:t>
      </w:r>
      <w:r>
        <w:rPr>
          <w:rFonts w:ascii="Arial" w:hAnsi="Arial"/>
          <w:b/>
          <w:color w:val="231F20"/>
        </w:rPr>
        <w:t xml:space="preserve"> </w:t>
      </w:r>
      <w:r>
        <w:rPr>
          <w:color w:val="231F20"/>
        </w:rPr>
        <w:t>incurred by the company in the provision of services.</w:t>
      </w:r>
      <w:r>
        <w:rPr>
          <w:rFonts w:ascii="Arial" w:hAnsi="Arial"/>
          <w:b/>
          <w:color w:val="231F20"/>
          <w:vertAlign w:val="superscript"/>
        </w:rPr>
        <w:t>2</w:t>
      </w:r>
      <w:r>
        <w:rPr>
          <w:rFonts w:ascii="Arial" w:hAnsi="Arial"/>
          <w:b/>
          <w:color w:val="231F20"/>
        </w:rPr>
        <w:t xml:space="preserve"> </w:t>
      </w:r>
      <w:r>
        <w:rPr>
          <w:color w:val="231F20"/>
        </w:rPr>
        <w:t>The ap-propriate person is the immediate landlord or, if the unit is not subject to a lease, the freeholder.</w:t>
      </w:r>
      <w:r>
        <w:rPr>
          <w:rFonts w:ascii="Arial" w:hAnsi="Arial"/>
          <w:b/>
          <w:color w:val="231F20"/>
          <w:vertAlign w:val="superscript"/>
        </w:rPr>
        <w:t>3</w:t>
      </w:r>
      <w:r>
        <w:rPr>
          <w:rFonts w:ascii="Arial" w:hAnsi="Arial"/>
          <w:b/>
          <w:color w:val="231F20"/>
        </w:rPr>
        <w:t xml:space="preserve"> </w:t>
      </w:r>
      <w:r>
        <w:rPr>
          <w:color w:val="231F20"/>
        </w:rPr>
        <w:t xml:space="preserve">Where there is only one excluded unit the amount of the </w:t>
      </w:r>
      <w:proofErr w:type="spellStart"/>
      <w:r>
        <w:rPr>
          <w:color w:val="231F20"/>
        </w:rPr>
        <w:t>contribu-tion</w:t>
      </w:r>
      <w:proofErr w:type="spellEnd"/>
      <w:r>
        <w:rPr>
          <w:color w:val="231F20"/>
        </w:rPr>
        <w:t xml:space="preserve"> is the difference between the relevant costs incurred by the RTM company</w:t>
      </w:r>
      <w:r>
        <w:rPr>
          <w:color w:val="231F20"/>
          <w:spacing w:val="40"/>
        </w:rPr>
        <w:t xml:space="preserve"> </w:t>
      </w:r>
      <w:r>
        <w:rPr>
          <w:color w:val="231F20"/>
        </w:rPr>
        <w:t>and the aggregate amount payable by the qualifying tenants.</w:t>
      </w:r>
      <w:r>
        <w:rPr>
          <w:rFonts w:ascii="Arial" w:hAnsi="Arial"/>
          <w:b/>
          <w:color w:val="231F20"/>
          <w:vertAlign w:val="superscript"/>
        </w:rPr>
        <w:t>4</w:t>
      </w:r>
      <w:r>
        <w:rPr>
          <w:rFonts w:ascii="Arial" w:hAnsi="Arial"/>
          <w:b/>
          <w:color w:val="231F20"/>
        </w:rPr>
        <w:t xml:space="preserve"> </w:t>
      </w:r>
      <w:r>
        <w:rPr>
          <w:color w:val="231F20"/>
        </w:rPr>
        <w:t>Where there is</w:t>
      </w:r>
      <w:r>
        <w:rPr>
          <w:color w:val="231F20"/>
          <w:spacing w:val="80"/>
        </w:rPr>
        <w:t xml:space="preserve"> </w:t>
      </w:r>
      <w:r>
        <w:rPr>
          <w:color w:val="231F20"/>
        </w:rPr>
        <w:t>more</w:t>
      </w:r>
      <w:r>
        <w:rPr>
          <w:color w:val="231F20"/>
          <w:spacing w:val="11"/>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excluded</w:t>
      </w:r>
      <w:r>
        <w:rPr>
          <w:color w:val="231F20"/>
          <w:spacing w:val="12"/>
        </w:rPr>
        <w:t xml:space="preserve"> </w:t>
      </w:r>
      <w:r>
        <w:rPr>
          <w:color w:val="231F20"/>
        </w:rPr>
        <w:t>unit</w:t>
      </w:r>
      <w:r>
        <w:rPr>
          <w:color w:val="231F20"/>
          <w:spacing w:val="12"/>
        </w:rPr>
        <w:t xml:space="preserve"> </w:t>
      </w:r>
      <w:r>
        <w:rPr>
          <w:color w:val="231F20"/>
        </w:rPr>
        <w:t>the</w:t>
      </w:r>
      <w:r>
        <w:rPr>
          <w:color w:val="231F20"/>
          <w:spacing w:val="12"/>
        </w:rPr>
        <w:t xml:space="preserve"> </w:t>
      </w:r>
      <w:r>
        <w:rPr>
          <w:color w:val="231F20"/>
        </w:rPr>
        <w:t>proportionate</w:t>
      </w:r>
      <w:r>
        <w:rPr>
          <w:color w:val="231F20"/>
          <w:spacing w:val="11"/>
        </w:rPr>
        <w:t xml:space="preserve"> </w:t>
      </w:r>
      <w:r>
        <w:rPr>
          <w:color w:val="231F20"/>
        </w:rPr>
        <w:t>contribution</w:t>
      </w:r>
      <w:r>
        <w:rPr>
          <w:color w:val="231F20"/>
          <w:spacing w:val="12"/>
        </w:rPr>
        <w:t xml:space="preserve"> </w:t>
      </w:r>
      <w:r>
        <w:rPr>
          <w:color w:val="231F20"/>
        </w:rPr>
        <w:t>towards</w:t>
      </w:r>
      <w:r>
        <w:rPr>
          <w:color w:val="231F20"/>
          <w:spacing w:val="12"/>
        </w:rPr>
        <w:t xml:space="preserve"> </w:t>
      </w:r>
      <w:r>
        <w:rPr>
          <w:color w:val="231F20"/>
        </w:rPr>
        <w:t>the</w:t>
      </w:r>
      <w:r>
        <w:rPr>
          <w:color w:val="231F20"/>
          <w:spacing w:val="12"/>
        </w:rPr>
        <w:t xml:space="preserve"> </w:t>
      </w:r>
      <w:r>
        <w:rPr>
          <w:color w:val="231F20"/>
          <w:spacing w:val="-2"/>
        </w:rPr>
        <w:t>shortfall</w:t>
      </w:r>
    </w:p>
    <w:p w14:paraId="785564AB" w14:textId="77777777" w:rsidR="00180D28" w:rsidRDefault="002909AC">
      <w:pPr>
        <w:pStyle w:val="BodyText"/>
        <w:spacing w:before="3"/>
        <w:rPr>
          <w:sz w:val="18"/>
        </w:rPr>
      </w:pPr>
      <w:r>
        <w:rPr>
          <w:noProof/>
          <w:sz w:val="18"/>
        </w:rPr>
        <mc:AlternateContent>
          <mc:Choice Requires="wps">
            <w:drawing>
              <wp:anchor distT="0" distB="0" distL="0" distR="0" simplePos="0" relativeHeight="487608832" behindDoc="1" locked="0" layoutInCell="1" allowOverlap="1" wp14:anchorId="78556527" wp14:editId="78556528">
                <wp:simplePos x="0" y="0"/>
                <wp:positionH relativeFrom="page">
                  <wp:posOffset>1708205</wp:posOffset>
                </wp:positionH>
                <wp:positionV relativeFrom="paragraph">
                  <wp:posOffset>155140</wp:posOffset>
                </wp:positionV>
                <wp:extent cx="912494" cy="127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7781D4A" id="Graphic 185" o:spid="_x0000_s1026" style="position:absolute;margin-left:134.5pt;margin-top:12.2pt;width:71.8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" path="m,l912373,e" filled="f" strokecolor="#231f20" strokeweight=".17597mm">
                <v:path arrowok="t"/>
                <w10:wrap type="topAndBottom" anchorx="page"/>
              </v:shape>
            </w:pict>
          </mc:Fallback>
        </mc:AlternateContent>
      </w:r>
    </w:p>
    <w:p w14:paraId="785564AC"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31:57]</w:t>
      </w:r>
    </w:p>
    <w:p w14:paraId="785564AD" w14:textId="77777777" w:rsidR="00180D28" w:rsidRDefault="002909AC">
      <w:pPr>
        <w:spacing w:before="67"/>
        <w:ind w:left="1302"/>
        <w:rPr>
          <w:sz w:val="16"/>
        </w:rPr>
      </w:pPr>
      <w:proofErr w:type="gramStart"/>
      <w:r>
        <w:rPr>
          <w:rFonts w:ascii="Arial"/>
          <w:b/>
          <w:color w:val="231F20"/>
          <w:sz w:val="16"/>
          <w:vertAlign w:val="superscript"/>
        </w:rPr>
        <w:t>1</w:t>
      </w:r>
      <w:r>
        <w:rPr>
          <w:color w:val="231F20"/>
          <w:sz w:val="16"/>
        </w:rPr>
        <w:t>Section</w:t>
      </w:r>
      <w:proofErr w:type="gramEnd"/>
      <w:r>
        <w:rPr>
          <w:color w:val="231F20"/>
          <w:spacing w:val="6"/>
          <w:sz w:val="16"/>
        </w:rPr>
        <w:t xml:space="preserve"> </w:t>
      </w:r>
      <w:r>
        <w:rPr>
          <w:color w:val="231F20"/>
          <w:sz w:val="16"/>
        </w:rPr>
        <w:t>102</w:t>
      </w:r>
      <w:r>
        <w:rPr>
          <w:color w:val="231F20"/>
          <w:spacing w:val="6"/>
          <w:sz w:val="16"/>
        </w:rPr>
        <w:t xml:space="preserve"> </w:t>
      </w:r>
      <w:r>
        <w:rPr>
          <w:color w:val="231F20"/>
          <w:sz w:val="16"/>
        </w:rPr>
        <w:t>and</w:t>
      </w:r>
      <w:r>
        <w:rPr>
          <w:color w:val="231F20"/>
          <w:spacing w:val="6"/>
          <w:sz w:val="16"/>
        </w:rPr>
        <w:t xml:space="preserve"> </w:t>
      </w:r>
      <w:r>
        <w:rPr>
          <w:color w:val="231F20"/>
          <w:sz w:val="16"/>
        </w:rPr>
        <w:t>Sch.7</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AE" w14:textId="77777777" w:rsidR="00180D28" w:rsidRDefault="002909AC">
      <w:pPr>
        <w:spacing w:before="47"/>
        <w:ind w:left="1302"/>
        <w:rPr>
          <w:sz w:val="16"/>
        </w:rPr>
      </w:pPr>
      <w:r>
        <w:rPr>
          <w:rFonts w:ascii="Arial"/>
          <w:b/>
          <w:color w:val="231F20"/>
          <w:sz w:val="16"/>
          <w:vertAlign w:val="superscript"/>
        </w:rPr>
        <w:t>2</w:t>
      </w:r>
      <w:r>
        <w:rPr>
          <w:color w:val="231F20"/>
          <w:sz w:val="16"/>
        </w:rPr>
        <w:t>Section</w:t>
      </w:r>
      <w:r>
        <w:rPr>
          <w:color w:val="231F20"/>
          <w:spacing w:val="5"/>
          <w:sz w:val="16"/>
        </w:rPr>
        <w:t xml:space="preserve"> </w:t>
      </w:r>
      <w:r>
        <w:rPr>
          <w:color w:val="231F20"/>
          <w:sz w:val="16"/>
        </w:rPr>
        <w:t>65(1),</w:t>
      </w:r>
      <w:r>
        <w:rPr>
          <w:color w:val="231F20"/>
          <w:spacing w:val="5"/>
          <w:sz w:val="16"/>
        </w:rPr>
        <w:t xml:space="preserve"> </w:t>
      </w:r>
      <w:r>
        <w:rPr>
          <w:color w:val="231F20"/>
          <w:sz w:val="16"/>
        </w:rPr>
        <w:t>Building</w:t>
      </w:r>
      <w:r>
        <w:rPr>
          <w:color w:val="231F20"/>
          <w:spacing w:val="5"/>
          <w:sz w:val="16"/>
        </w:rPr>
        <w:t xml:space="preserve"> </w:t>
      </w:r>
      <w:r>
        <w:rPr>
          <w:color w:val="231F20"/>
          <w:sz w:val="16"/>
        </w:rPr>
        <w:t>Safety</w:t>
      </w:r>
      <w:r>
        <w:rPr>
          <w:color w:val="231F20"/>
          <w:spacing w:val="-3"/>
          <w:sz w:val="16"/>
        </w:rPr>
        <w:t xml:space="preserve"> </w:t>
      </w:r>
      <w:r>
        <w:rPr>
          <w:color w:val="231F20"/>
          <w:sz w:val="16"/>
        </w:rPr>
        <w:t>Act</w:t>
      </w:r>
      <w:r>
        <w:rPr>
          <w:color w:val="231F20"/>
          <w:spacing w:val="5"/>
          <w:sz w:val="16"/>
        </w:rPr>
        <w:t xml:space="preserve"> </w:t>
      </w:r>
      <w:r>
        <w:rPr>
          <w:color w:val="231F20"/>
          <w:spacing w:val="-2"/>
          <w:sz w:val="16"/>
        </w:rPr>
        <w:t>2022.</w:t>
      </w:r>
    </w:p>
    <w:p w14:paraId="785564AF" w14:textId="77777777" w:rsidR="00180D28" w:rsidRDefault="002909AC">
      <w:pPr>
        <w:spacing w:before="59" w:line="223" w:lineRule="auto"/>
        <w:ind w:left="890" w:right="82" w:firstLine="412"/>
        <w:jc w:val="both"/>
        <w:rPr>
          <w:sz w:val="16"/>
        </w:rPr>
      </w:pPr>
      <w:r>
        <w:rPr>
          <w:rFonts w:ascii="Arial"/>
          <w:b/>
          <w:color w:val="231F20"/>
          <w:sz w:val="16"/>
          <w:vertAlign w:val="superscript"/>
        </w:rPr>
        <w:t>3</w:t>
      </w:r>
      <w:r>
        <w:rPr>
          <w:color w:val="231F20"/>
          <w:sz w:val="16"/>
        </w:rPr>
        <w:t>Section 72(1), Building Safety Act 2022; the owner of a legal estate in possession is not an ac-countable person if all its repairing obligations have become functions of an RTM company: s.72(2)(b), Building Safety Act 2022.</w:t>
      </w:r>
    </w:p>
    <w:p w14:paraId="785564B0" w14:textId="77777777" w:rsidR="00180D28" w:rsidRDefault="002909AC">
      <w:pPr>
        <w:spacing w:before="62" w:line="223" w:lineRule="auto"/>
        <w:ind w:left="890" w:right="83" w:firstLine="412"/>
        <w:jc w:val="both"/>
        <w:rPr>
          <w:sz w:val="16"/>
        </w:rPr>
      </w:pPr>
      <w:r>
        <w:rPr>
          <w:rFonts w:ascii="Arial"/>
          <w:b/>
          <w:color w:val="231F20"/>
          <w:sz w:val="16"/>
          <w:vertAlign w:val="superscript"/>
        </w:rPr>
        <w:t>4</w:t>
      </w:r>
      <w:r>
        <w:rPr>
          <w:color w:val="231F20"/>
          <w:sz w:val="16"/>
        </w:rPr>
        <w:t>Section 161(1), (4), Building Safety Act 2022; where no director has been appointed, or none is remunerated, all directors (or if there are no directors, all members) of the RTM company will be liable in respect of offences under Pt 4 committed by the company with their consent or connivance or at-</w:t>
      </w:r>
      <w:proofErr w:type="spellStart"/>
      <w:r>
        <w:rPr>
          <w:color w:val="231F20"/>
          <w:sz w:val="16"/>
        </w:rPr>
        <w:t>tributable</w:t>
      </w:r>
      <w:proofErr w:type="spellEnd"/>
      <w:r>
        <w:rPr>
          <w:color w:val="231F20"/>
          <w:sz w:val="16"/>
        </w:rPr>
        <w:t xml:space="preserve"> to their neglect.</w:t>
      </w:r>
    </w:p>
    <w:p w14:paraId="785564B1" w14:textId="77777777" w:rsidR="00180D28" w:rsidRDefault="002909AC">
      <w:pPr>
        <w:spacing w:before="71"/>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31:58]</w:t>
      </w:r>
    </w:p>
    <w:p w14:paraId="785564B2" w14:textId="77777777" w:rsidR="00180D28" w:rsidRDefault="002909AC">
      <w:pPr>
        <w:spacing w:before="78" w:line="223" w:lineRule="auto"/>
        <w:ind w:left="890" w:firstLine="412"/>
        <w:rPr>
          <w:sz w:val="16"/>
        </w:rPr>
      </w:pPr>
      <w:r>
        <w:rPr>
          <w:rFonts w:ascii="Arial" w:hAnsi="Arial"/>
          <w:b/>
          <w:color w:val="231F20"/>
          <w:sz w:val="16"/>
          <w:vertAlign w:val="superscript"/>
        </w:rPr>
        <w:t>1</w:t>
      </w:r>
      <w:r>
        <w:rPr>
          <w:color w:val="231F20"/>
          <w:sz w:val="16"/>
        </w:rPr>
        <w:t>The expression “relevant costs” bears the same meaning as under s.18 of the Landlord and Ten-ant Act 1985: s.112(1) of the 2002 Act.</w:t>
      </w:r>
    </w:p>
    <w:p w14:paraId="785564B3" w14:textId="77777777" w:rsidR="00180D28" w:rsidRDefault="002909AC">
      <w:pPr>
        <w:spacing w:before="51"/>
        <w:ind w:left="1302"/>
        <w:rPr>
          <w:sz w:val="16"/>
        </w:rPr>
      </w:pPr>
      <w:r>
        <w:rPr>
          <w:rFonts w:ascii="Arial" w:hAnsi="Arial"/>
          <w:b/>
          <w:color w:val="231F20"/>
          <w:sz w:val="16"/>
          <w:vertAlign w:val="superscript"/>
        </w:rPr>
        <w:t>2</w:t>
      </w:r>
      <w:r>
        <w:rPr>
          <w:color w:val="231F20"/>
          <w:sz w:val="16"/>
        </w:rPr>
        <w:t>Section</w:t>
      </w:r>
      <w:r>
        <w:rPr>
          <w:color w:val="231F20"/>
          <w:spacing w:val="5"/>
          <w:sz w:val="16"/>
        </w:rPr>
        <w:t xml:space="preserve"> </w:t>
      </w:r>
      <w:r>
        <w:rPr>
          <w:color w:val="231F20"/>
          <w:sz w:val="16"/>
        </w:rPr>
        <w:t>103(1)</w:t>
      </w:r>
      <w:proofErr w:type="gramStart"/>
      <w:r>
        <w:rPr>
          <w:color w:val="231F20"/>
          <w:sz w:val="16"/>
        </w:rPr>
        <w:t>–(</w:t>
      </w:r>
      <w:proofErr w:type="gramEnd"/>
      <w:r>
        <w:rPr>
          <w:color w:val="231F20"/>
          <w:sz w:val="16"/>
        </w:rPr>
        <w:t>2)</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4B4" w14:textId="77777777" w:rsidR="00180D28" w:rsidRDefault="002909AC">
      <w:pPr>
        <w:spacing w:before="58" w:line="223" w:lineRule="auto"/>
        <w:ind w:left="890" w:firstLine="412"/>
        <w:rPr>
          <w:sz w:val="16"/>
        </w:rPr>
      </w:pPr>
      <w:r>
        <w:rPr>
          <w:rFonts w:ascii="Arial"/>
          <w:b/>
          <w:color w:val="231F20"/>
          <w:sz w:val="16"/>
          <w:vertAlign w:val="superscript"/>
        </w:rPr>
        <w:t>3</w:t>
      </w:r>
      <w:r>
        <w:rPr>
          <w:color w:val="231F20"/>
          <w:sz w:val="16"/>
        </w:rPr>
        <w:t>Section</w:t>
      </w:r>
      <w:r>
        <w:rPr>
          <w:color w:val="231F20"/>
          <w:spacing w:val="40"/>
          <w:sz w:val="16"/>
        </w:rPr>
        <w:t xml:space="preserve"> </w:t>
      </w:r>
      <w:r>
        <w:rPr>
          <w:color w:val="231F20"/>
          <w:sz w:val="16"/>
        </w:rPr>
        <w:t>103(5)</w:t>
      </w:r>
      <w:r>
        <w:rPr>
          <w:color w:val="231F20"/>
          <w:spacing w:val="40"/>
          <w:sz w:val="16"/>
        </w:rPr>
        <w:t xml:space="preserve"> </w:t>
      </w:r>
      <w:r>
        <w:rPr>
          <w:color w:val="231F20"/>
          <w:sz w:val="16"/>
        </w:rPr>
        <w:t>of</w:t>
      </w:r>
      <w:r>
        <w:rPr>
          <w:color w:val="231F20"/>
          <w:spacing w:val="40"/>
          <w:sz w:val="16"/>
        </w:rPr>
        <w:t xml:space="preserve"> </w:t>
      </w:r>
      <w:r>
        <w:rPr>
          <w:color w:val="231F20"/>
          <w:sz w:val="16"/>
        </w:rPr>
        <w:t>the</w:t>
      </w:r>
      <w:r>
        <w:rPr>
          <w:color w:val="231F20"/>
          <w:spacing w:val="40"/>
          <w:sz w:val="16"/>
        </w:rPr>
        <w:t xml:space="preserve"> </w:t>
      </w:r>
      <w:r>
        <w:rPr>
          <w:color w:val="231F20"/>
          <w:sz w:val="16"/>
        </w:rPr>
        <w:t>2002</w:t>
      </w:r>
      <w:r>
        <w:rPr>
          <w:color w:val="231F20"/>
          <w:spacing w:val="31"/>
          <w:sz w:val="16"/>
        </w:rPr>
        <w:t xml:space="preserve"> </w:t>
      </w:r>
      <w:r>
        <w:rPr>
          <w:color w:val="231F20"/>
          <w:sz w:val="16"/>
        </w:rPr>
        <w:t>Act;</w:t>
      </w:r>
      <w:r>
        <w:rPr>
          <w:color w:val="231F20"/>
          <w:spacing w:val="40"/>
          <w:sz w:val="16"/>
        </w:rPr>
        <w:t xml:space="preserve"> </w:t>
      </w:r>
      <w:r>
        <w:rPr>
          <w:color w:val="231F20"/>
          <w:sz w:val="16"/>
        </w:rPr>
        <w:t>there</w:t>
      </w:r>
      <w:r>
        <w:rPr>
          <w:color w:val="231F20"/>
          <w:spacing w:val="40"/>
          <w:sz w:val="16"/>
        </w:rPr>
        <w:t xml:space="preserve"> </w:t>
      </w:r>
      <w:r>
        <w:rPr>
          <w:color w:val="231F20"/>
          <w:sz w:val="16"/>
        </w:rPr>
        <w:t>may</w:t>
      </w:r>
      <w:r>
        <w:rPr>
          <w:color w:val="231F20"/>
          <w:spacing w:val="40"/>
          <w:sz w:val="16"/>
        </w:rPr>
        <w:t xml:space="preserve"> </w:t>
      </w:r>
      <w:r>
        <w:rPr>
          <w:color w:val="231F20"/>
          <w:sz w:val="16"/>
        </w:rPr>
        <w:t>therefore</w:t>
      </w:r>
      <w:r>
        <w:rPr>
          <w:color w:val="231F20"/>
          <w:spacing w:val="40"/>
          <w:sz w:val="16"/>
        </w:rPr>
        <w:t xml:space="preserve"> </w:t>
      </w:r>
      <w:r>
        <w:rPr>
          <w:color w:val="231F20"/>
          <w:sz w:val="16"/>
        </w:rPr>
        <w:t>be</w:t>
      </w:r>
      <w:r>
        <w:rPr>
          <w:color w:val="231F20"/>
          <w:spacing w:val="40"/>
          <w:sz w:val="16"/>
        </w:rPr>
        <w:t xml:space="preserve"> </w:t>
      </w:r>
      <w:r>
        <w:rPr>
          <w:color w:val="231F20"/>
          <w:sz w:val="16"/>
        </w:rPr>
        <w:t>more</w:t>
      </w:r>
      <w:r>
        <w:rPr>
          <w:color w:val="231F20"/>
          <w:spacing w:val="40"/>
          <w:sz w:val="16"/>
        </w:rPr>
        <w:t xml:space="preserve"> </w:t>
      </w:r>
      <w:r>
        <w:rPr>
          <w:color w:val="231F20"/>
          <w:sz w:val="16"/>
        </w:rPr>
        <w:t>than</w:t>
      </w:r>
      <w:r>
        <w:rPr>
          <w:color w:val="231F20"/>
          <w:spacing w:val="40"/>
          <w:sz w:val="16"/>
        </w:rPr>
        <w:t xml:space="preserve"> </w:t>
      </w:r>
      <w:r>
        <w:rPr>
          <w:color w:val="231F20"/>
          <w:sz w:val="16"/>
        </w:rPr>
        <w:t>one</w:t>
      </w:r>
      <w:r>
        <w:rPr>
          <w:color w:val="231F20"/>
          <w:spacing w:val="40"/>
          <w:sz w:val="16"/>
        </w:rPr>
        <w:t xml:space="preserve"> </w:t>
      </w:r>
      <w:r>
        <w:rPr>
          <w:color w:val="231F20"/>
          <w:sz w:val="16"/>
        </w:rPr>
        <w:t>appropriate</w:t>
      </w:r>
      <w:r>
        <w:rPr>
          <w:color w:val="231F20"/>
          <w:spacing w:val="40"/>
          <w:sz w:val="16"/>
        </w:rPr>
        <w:t xml:space="preserve"> </w:t>
      </w:r>
      <w:r>
        <w:rPr>
          <w:color w:val="231F20"/>
          <w:sz w:val="16"/>
        </w:rPr>
        <w:t>person, although never more than one in relation to a single unit.</w:t>
      </w:r>
    </w:p>
    <w:p w14:paraId="785564B5" w14:textId="77777777" w:rsidR="00180D28" w:rsidRDefault="002909AC">
      <w:pPr>
        <w:spacing w:before="50"/>
        <w:ind w:left="1302"/>
        <w:rPr>
          <w:sz w:val="16"/>
        </w:rPr>
      </w:pPr>
      <w:proofErr w:type="gramStart"/>
      <w:r>
        <w:rPr>
          <w:rFonts w:ascii="Arial"/>
          <w:b/>
          <w:color w:val="231F20"/>
          <w:sz w:val="16"/>
          <w:vertAlign w:val="superscript"/>
        </w:rPr>
        <w:t>4</w:t>
      </w:r>
      <w:r>
        <w:rPr>
          <w:color w:val="231F20"/>
          <w:sz w:val="16"/>
        </w:rPr>
        <w:t>Section</w:t>
      </w:r>
      <w:proofErr w:type="gramEnd"/>
      <w:r>
        <w:rPr>
          <w:color w:val="231F20"/>
          <w:spacing w:val="6"/>
          <w:sz w:val="16"/>
        </w:rPr>
        <w:t xml:space="preserve"> </w:t>
      </w:r>
      <w:r>
        <w:rPr>
          <w:color w:val="231F20"/>
          <w:sz w:val="16"/>
        </w:rPr>
        <w:t>103(2)</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B6" w14:textId="77777777" w:rsidR="00180D28" w:rsidRDefault="00180D28">
      <w:pPr>
        <w:rPr>
          <w:sz w:val="16"/>
        </w:rPr>
        <w:sectPr w:rsidR="00180D28">
          <w:pgSz w:w="12240" w:h="15840"/>
          <w:pgMar w:top="2080" w:right="1800" w:bottom="2100" w:left="1800" w:header="1889" w:footer="1911" w:gutter="0"/>
          <w:cols w:space="720"/>
        </w:sectPr>
      </w:pPr>
    </w:p>
    <w:p w14:paraId="785564B7" w14:textId="77777777" w:rsidR="00180D28" w:rsidRDefault="002909AC">
      <w:pPr>
        <w:pStyle w:val="BodyText"/>
        <w:spacing w:before="209" w:line="228" w:lineRule="auto"/>
        <w:ind w:left="39" w:right="935"/>
        <w:jc w:val="both"/>
        <w:rPr>
          <w:rFonts w:ascii="Arial"/>
          <w:b/>
        </w:rPr>
      </w:pPr>
      <w:r>
        <w:rPr>
          <w:color w:val="231F20"/>
        </w:rPr>
        <w:lastRenderedPageBreak/>
        <w:t>payable by the appropriate person in respect of each such unit is calculated by reference to the floor area of the excluded units.</w:t>
      </w:r>
      <w:r>
        <w:rPr>
          <w:rFonts w:ascii="Arial"/>
          <w:b/>
          <w:color w:val="231F20"/>
          <w:vertAlign w:val="superscript"/>
        </w:rPr>
        <w:t>5</w:t>
      </w:r>
    </w:p>
    <w:p w14:paraId="785564B8" w14:textId="77777777" w:rsidR="00180D28" w:rsidRDefault="002909AC">
      <w:pPr>
        <w:pStyle w:val="BodyText"/>
        <w:spacing w:before="62" w:line="228" w:lineRule="auto"/>
        <w:ind w:left="39" w:right="933" w:firstLine="199"/>
        <w:jc w:val="both"/>
        <w:rPr>
          <w:rFonts w:ascii="Arial" w:hAnsi="Arial"/>
          <w:b/>
        </w:rPr>
      </w:pPr>
      <w:r>
        <w:rPr>
          <w:color w:val="231F20"/>
        </w:rPr>
        <w:t>The contribution which the appropriate person is required to make is not itself</w:t>
      </w:r>
      <w:r>
        <w:rPr>
          <w:color w:val="231F20"/>
          <w:spacing w:val="80"/>
        </w:rPr>
        <w:t xml:space="preserve"> </w:t>
      </w:r>
      <w:r>
        <w:rPr>
          <w:color w:val="231F20"/>
        </w:rPr>
        <w:t xml:space="preserve">a service charge within the meaning of s.18 of the Landlord and Tenant Act 1985, since it is not a payment made by a tenant. There was </w:t>
      </w:r>
      <w:proofErr w:type="spellStart"/>
      <w:r>
        <w:rPr>
          <w:color w:val="231F20"/>
        </w:rPr>
        <w:t>formely</w:t>
      </w:r>
      <w:proofErr w:type="spellEnd"/>
      <w:r>
        <w:rPr>
          <w:color w:val="231F20"/>
        </w:rPr>
        <w:t xml:space="preserve"> some doubt over</w:t>
      </w:r>
      <w:r>
        <w:rPr>
          <w:color w:val="231F20"/>
          <w:spacing w:val="40"/>
        </w:rPr>
        <w:t xml:space="preserve"> </w:t>
      </w:r>
      <w:r>
        <w:rPr>
          <w:color w:val="231F20"/>
        </w:rPr>
        <w:t>the jurisdiction of the First-tier Tribunal to determine the amount of such contribution under s.27A of the 1985 Act, since this is concerned only with service charges. It was thought to be possible in an appropriate case for the tribunal to make a valid determination of the total amount of the relevant costs and the total amount of the service charges payable by qualifying tenants, enabling the shortfall, and thus the appropriate person’s contribution, to be ascertained.</w:t>
      </w:r>
      <w:r>
        <w:rPr>
          <w:rFonts w:ascii="Arial" w:hAnsi="Arial"/>
          <w:b/>
          <w:color w:val="231F20"/>
          <w:vertAlign w:val="superscript"/>
        </w:rPr>
        <w:t>6</w:t>
      </w:r>
    </w:p>
    <w:p w14:paraId="785564B9" w14:textId="77777777" w:rsidR="00180D28" w:rsidRDefault="002909AC">
      <w:pPr>
        <w:pStyle w:val="BodyText"/>
        <w:spacing w:before="74" w:line="223" w:lineRule="auto"/>
        <w:ind w:left="39" w:right="933" w:firstLine="199"/>
        <w:jc w:val="both"/>
      </w:pPr>
      <w:r>
        <w:rPr>
          <w:color w:val="231F20"/>
        </w:rPr>
        <w:t>The former uncertainty over the jurisdiction of the First-tier Tribunal has been resolved</w:t>
      </w:r>
      <w:r>
        <w:rPr>
          <w:color w:val="231F20"/>
          <w:spacing w:val="-2"/>
        </w:rPr>
        <w:t xml:space="preserve"> </w:t>
      </w:r>
      <w:r>
        <w:rPr>
          <w:color w:val="231F20"/>
        </w:rPr>
        <w:t>by</w:t>
      </w:r>
      <w:r>
        <w:rPr>
          <w:color w:val="231F20"/>
          <w:spacing w:val="-2"/>
        </w:rPr>
        <w:t xml:space="preserve"> </w:t>
      </w:r>
      <w:r>
        <w:rPr>
          <w:color w:val="231F20"/>
        </w:rPr>
        <w:t>an</w:t>
      </w:r>
      <w:r>
        <w:rPr>
          <w:color w:val="231F20"/>
          <w:spacing w:val="-2"/>
        </w:rPr>
        <w:t xml:space="preserve"> </w:t>
      </w:r>
      <w:r>
        <w:rPr>
          <w:color w:val="231F20"/>
        </w:rPr>
        <w:t>amendment</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enforcement</w:t>
      </w:r>
      <w:r>
        <w:rPr>
          <w:color w:val="231F20"/>
          <w:spacing w:val="-2"/>
        </w:rPr>
        <w:t xml:space="preserve"> </w:t>
      </w:r>
      <w:r>
        <w:rPr>
          <w:color w:val="231F20"/>
        </w:rPr>
        <w:t>provisions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2002</w:t>
      </w:r>
      <w:r>
        <w:rPr>
          <w:color w:val="231F20"/>
          <w:spacing w:val="-2"/>
        </w:rPr>
        <w:t xml:space="preserve"> </w:t>
      </w:r>
      <w:r>
        <w:rPr>
          <w:color w:val="231F20"/>
        </w:rPr>
        <w:t>Act.</w:t>
      </w:r>
      <w:r>
        <w:rPr>
          <w:color w:val="231F20"/>
          <w:spacing w:val="-2"/>
        </w:rPr>
        <w:t xml:space="preserve"> </w:t>
      </w:r>
      <w:r>
        <w:rPr>
          <w:color w:val="231F20"/>
        </w:rPr>
        <w:t>Whereas it was previously necessary to apply to the court under s.107, 2002 Act to secure compliance with a requirement imposed by the right to manage provisions of the Act, since 3 March 2025, such an application may now be made to the appropriate tribunal.</w:t>
      </w:r>
      <w:r>
        <w:rPr>
          <w:rFonts w:ascii="Arial"/>
          <w:b/>
          <w:color w:val="231F20"/>
          <w:vertAlign w:val="superscript"/>
        </w:rPr>
        <w:t>7</w:t>
      </w:r>
      <w:r>
        <w:rPr>
          <w:rFonts w:ascii="Arial"/>
          <w:b/>
          <w:color w:val="231F20"/>
        </w:rPr>
        <w:t xml:space="preserve"> </w:t>
      </w:r>
      <w:r>
        <w:rPr>
          <w:color w:val="231F20"/>
        </w:rPr>
        <w:t>There is no doubt that the obligation of the appropriate person to make</w:t>
      </w:r>
      <w:r>
        <w:rPr>
          <w:color w:val="231F20"/>
          <w:spacing w:val="40"/>
        </w:rPr>
        <w:t xml:space="preserve"> </w:t>
      </w:r>
      <w:r>
        <w:rPr>
          <w:color w:val="231F20"/>
        </w:rPr>
        <w:t>a contribution is covered by s.107.</w:t>
      </w:r>
    </w:p>
    <w:p w14:paraId="785564BA" w14:textId="77777777" w:rsidR="00180D28" w:rsidRDefault="002909AC">
      <w:pPr>
        <w:pStyle w:val="Heading1"/>
        <w:spacing w:before="217"/>
        <w:ind w:left="39"/>
        <w:jc w:val="both"/>
      </w:pPr>
      <w:r>
        <w:rPr>
          <w:color w:val="231F20"/>
        </w:rPr>
        <w:t>§</w:t>
      </w:r>
      <w:r>
        <w:rPr>
          <w:color w:val="231F20"/>
          <w:spacing w:val="-5"/>
        </w:rPr>
        <w:t xml:space="preserve"> </w:t>
      </w:r>
      <w:proofErr w:type="gramStart"/>
      <w:r>
        <w:rPr>
          <w:color w:val="231F20"/>
        </w:rPr>
        <w:t>31:59</w:t>
      </w:r>
      <w:r>
        <w:rPr>
          <w:color w:val="231F20"/>
          <w:spacing w:val="37"/>
        </w:rPr>
        <w:t xml:space="preserve">  </w:t>
      </w:r>
      <w:r>
        <w:rPr>
          <w:color w:val="231F20"/>
        </w:rPr>
        <w:t>Cessation</w:t>
      </w:r>
      <w:proofErr w:type="gramEnd"/>
      <w:r>
        <w:rPr>
          <w:color w:val="231F20"/>
          <w:spacing w:val="6"/>
        </w:rPr>
        <w:t xml:space="preserve"> </w:t>
      </w:r>
      <w:r>
        <w:rPr>
          <w:color w:val="231F20"/>
        </w:rPr>
        <w:t>of</w:t>
      </w:r>
      <w:r>
        <w:rPr>
          <w:color w:val="231F20"/>
          <w:spacing w:val="6"/>
        </w:rPr>
        <w:t xml:space="preserve"> </w:t>
      </w:r>
      <w:r>
        <w:rPr>
          <w:color w:val="231F20"/>
          <w:spacing w:val="-2"/>
        </w:rPr>
        <w:t>management</w:t>
      </w:r>
    </w:p>
    <w:p w14:paraId="785564BB" w14:textId="77777777" w:rsidR="00180D28" w:rsidRDefault="002909AC">
      <w:pPr>
        <w:pStyle w:val="BodyText"/>
        <w:spacing w:before="136" w:line="218" w:lineRule="auto"/>
        <w:ind w:left="39" w:right="936" w:firstLine="199"/>
        <w:jc w:val="both"/>
      </w:pPr>
      <w:r>
        <w:rPr>
          <w:color w:val="231F20"/>
        </w:rPr>
        <w:t xml:space="preserve">The right to manage will cease to be </w:t>
      </w:r>
      <w:proofErr w:type="gramStart"/>
      <w:r>
        <w:rPr>
          <w:color w:val="231F20"/>
        </w:rPr>
        <w:t>exercisable</w:t>
      </w:r>
      <w:proofErr w:type="gramEnd"/>
      <w:r>
        <w:rPr>
          <w:color w:val="231F20"/>
        </w:rPr>
        <w:t xml:space="preserve"> by the RTM company which acquired it in any of the following circumstances:</w:t>
      </w:r>
    </w:p>
    <w:p w14:paraId="785564BC" w14:textId="77777777" w:rsidR="00180D28" w:rsidRDefault="002909AC">
      <w:pPr>
        <w:pStyle w:val="ListParagraph"/>
        <w:numPr>
          <w:ilvl w:val="0"/>
          <w:numId w:val="1"/>
        </w:numPr>
        <w:tabs>
          <w:tab w:val="left" w:pos="689"/>
        </w:tabs>
        <w:spacing w:before="44" w:line="240" w:lineRule="exact"/>
        <w:ind w:left="689" w:hanging="450"/>
        <w:jc w:val="both"/>
        <w:rPr>
          <w:rFonts w:ascii="Arial"/>
          <w:b/>
          <w:sz w:val="20"/>
        </w:rPr>
      </w:pPr>
      <w:r>
        <w:rPr>
          <w:color w:val="231F20"/>
          <w:sz w:val="20"/>
        </w:rPr>
        <w:t>by</w:t>
      </w:r>
      <w:r>
        <w:rPr>
          <w:color w:val="231F20"/>
          <w:spacing w:val="5"/>
          <w:sz w:val="20"/>
        </w:rPr>
        <w:t xml:space="preserve"> </w:t>
      </w:r>
      <w:r>
        <w:rPr>
          <w:color w:val="231F20"/>
          <w:sz w:val="20"/>
        </w:rPr>
        <w:t>agreement</w:t>
      </w:r>
      <w:r>
        <w:rPr>
          <w:color w:val="231F20"/>
          <w:spacing w:val="6"/>
          <w:sz w:val="20"/>
        </w:rPr>
        <w:t xml:space="preserve"> </w:t>
      </w:r>
      <w:r>
        <w:rPr>
          <w:color w:val="231F20"/>
          <w:sz w:val="20"/>
        </w:rPr>
        <w:t>with</w:t>
      </w:r>
      <w:r>
        <w:rPr>
          <w:color w:val="231F20"/>
          <w:spacing w:val="6"/>
          <w:sz w:val="20"/>
        </w:rPr>
        <w:t xml:space="preserve"> </w:t>
      </w:r>
      <w:r>
        <w:rPr>
          <w:color w:val="231F20"/>
          <w:sz w:val="20"/>
        </w:rPr>
        <w:t>each</w:t>
      </w:r>
      <w:r>
        <w:rPr>
          <w:color w:val="231F20"/>
          <w:spacing w:val="6"/>
          <w:sz w:val="20"/>
        </w:rPr>
        <w:t xml:space="preserve"> </w:t>
      </w:r>
      <w:r>
        <w:rPr>
          <w:color w:val="231F20"/>
          <w:sz w:val="20"/>
        </w:rPr>
        <w:t>landlord</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whole</w:t>
      </w:r>
      <w:r>
        <w:rPr>
          <w:color w:val="231F20"/>
          <w:spacing w:val="6"/>
          <w:sz w:val="20"/>
        </w:rPr>
        <w:t xml:space="preserve"> </w:t>
      </w:r>
      <w:r>
        <w:rPr>
          <w:color w:val="231F20"/>
          <w:sz w:val="20"/>
        </w:rPr>
        <w:t>or</w:t>
      </w:r>
      <w:r>
        <w:rPr>
          <w:color w:val="231F20"/>
          <w:spacing w:val="6"/>
          <w:sz w:val="20"/>
        </w:rPr>
        <w:t xml:space="preserve"> </w:t>
      </w:r>
      <w:r>
        <w:rPr>
          <w:color w:val="231F20"/>
          <w:sz w:val="20"/>
        </w:rPr>
        <w:t>any</w:t>
      </w:r>
      <w:r>
        <w:rPr>
          <w:color w:val="231F20"/>
          <w:spacing w:val="6"/>
          <w:sz w:val="20"/>
        </w:rPr>
        <w:t xml:space="preserve"> </w:t>
      </w:r>
      <w:r>
        <w:rPr>
          <w:color w:val="231F20"/>
          <w:sz w:val="20"/>
        </w:rPr>
        <w:t>part</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pacing w:val="-2"/>
          <w:sz w:val="20"/>
        </w:rPr>
        <w:t>premises;</w:t>
      </w:r>
      <w:r>
        <w:rPr>
          <w:rFonts w:ascii="Arial"/>
          <w:b/>
          <w:color w:val="231F20"/>
          <w:spacing w:val="-2"/>
          <w:sz w:val="20"/>
          <w:vertAlign w:val="superscript"/>
        </w:rPr>
        <w:t>1</w:t>
      </w:r>
    </w:p>
    <w:p w14:paraId="785564BD" w14:textId="77777777" w:rsidR="00180D28" w:rsidRDefault="002909AC">
      <w:pPr>
        <w:pStyle w:val="ListParagraph"/>
        <w:numPr>
          <w:ilvl w:val="0"/>
          <w:numId w:val="1"/>
        </w:numPr>
        <w:tabs>
          <w:tab w:val="left" w:pos="690"/>
        </w:tabs>
        <w:spacing w:before="17" w:line="218" w:lineRule="auto"/>
        <w:ind w:right="934"/>
        <w:jc w:val="both"/>
        <w:rPr>
          <w:rFonts w:ascii="Arial" w:hAnsi="Arial"/>
          <w:b/>
          <w:sz w:val="20"/>
        </w:rPr>
      </w:pPr>
      <w:r>
        <w:rPr>
          <w:color w:val="231F20"/>
          <w:sz w:val="20"/>
        </w:rPr>
        <w:t>if a winding-up order or an administration order is made with respect to</w:t>
      </w:r>
      <w:r>
        <w:rPr>
          <w:color w:val="231F20"/>
          <w:spacing w:val="40"/>
          <w:sz w:val="20"/>
        </w:rPr>
        <w:t xml:space="preserve"> </w:t>
      </w:r>
      <w:r>
        <w:rPr>
          <w:color w:val="231F20"/>
          <w:sz w:val="20"/>
        </w:rPr>
        <w:t>the</w:t>
      </w:r>
      <w:r>
        <w:rPr>
          <w:color w:val="231F20"/>
          <w:spacing w:val="-6"/>
          <w:sz w:val="20"/>
        </w:rPr>
        <w:t xml:space="preserve"> </w:t>
      </w:r>
      <w:r>
        <w:rPr>
          <w:color w:val="231F20"/>
          <w:sz w:val="20"/>
        </w:rPr>
        <w:t>company,</w:t>
      </w:r>
      <w:r>
        <w:rPr>
          <w:color w:val="231F20"/>
          <w:spacing w:val="-6"/>
          <w:sz w:val="20"/>
        </w:rPr>
        <w:t xml:space="preserve"> </w:t>
      </w:r>
      <w:r>
        <w:rPr>
          <w:color w:val="231F20"/>
          <w:sz w:val="20"/>
        </w:rPr>
        <w:t>or</w:t>
      </w:r>
      <w:r>
        <w:rPr>
          <w:color w:val="231F20"/>
          <w:spacing w:val="-6"/>
          <w:sz w:val="20"/>
        </w:rPr>
        <w:t xml:space="preserve"> </w:t>
      </w:r>
      <w:r>
        <w:rPr>
          <w:color w:val="231F20"/>
          <w:sz w:val="20"/>
        </w:rPr>
        <w:t>it</w:t>
      </w:r>
      <w:r>
        <w:rPr>
          <w:color w:val="231F20"/>
          <w:spacing w:val="-6"/>
          <w:sz w:val="20"/>
        </w:rPr>
        <w:t xml:space="preserve"> </w:t>
      </w:r>
      <w:r>
        <w:rPr>
          <w:color w:val="231F20"/>
          <w:sz w:val="20"/>
        </w:rPr>
        <w:t>passes</w:t>
      </w:r>
      <w:r>
        <w:rPr>
          <w:color w:val="231F20"/>
          <w:spacing w:val="-6"/>
          <w:sz w:val="20"/>
        </w:rPr>
        <w:t xml:space="preserve"> </w:t>
      </w:r>
      <w:r>
        <w:rPr>
          <w:color w:val="231F20"/>
          <w:sz w:val="20"/>
        </w:rPr>
        <w:t>a</w:t>
      </w:r>
      <w:r>
        <w:rPr>
          <w:color w:val="231F20"/>
          <w:spacing w:val="-6"/>
          <w:sz w:val="20"/>
        </w:rPr>
        <w:t xml:space="preserve"> </w:t>
      </w:r>
      <w:r>
        <w:rPr>
          <w:color w:val="231F20"/>
          <w:sz w:val="20"/>
        </w:rPr>
        <w:t>resolution</w:t>
      </w:r>
      <w:r>
        <w:rPr>
          <w:color w:val="231F20"/>
          <w:spacing w:val="-6"/>
          <w:sz w:val="20"/>
        </w:rPr>
        <w:t xml:space="preserve"> </w:t>
      </w:r>
      <w:r>
        <w:rPr>
          <w:color w:val="231F20"/>
          <w:sz w:val="20"/>
        </w:rPr>
        <w:t>for</w:t>
      </w:r>
      <w:r>
        <w:rPr>
          <w:color w:val="231F20"/>
          <w:spacing w:val="-6"/>
          <w:sz w:val="20"/>
        </w:rPr>
        <w:t xml:space="preserve"> </w:t>
      </w:r>
      <w:r>
        <w:rPr>
          <w:color w:val="231F20"/>
          <w:sz w:val="20"/>
        </w:rPr>
        <w:t>voluntary</w:t>
      </w:r>
      <w:r>
        <w:rPr>
          <w:color w:val="231F20"/>
          <w:spacing w:val="-6"/>
          <w:sz w:val="20"/>
        </w:rPr>
        <w:t xml:space="preserve"> </w:t>
      </w:r>
      <w:r>
        <w:rPr>
          <w:color w:val="231F20"/>
          <w:sz w:val="20"/>
        </w:rPr>
        <w:t>winding</w:t>
      </w:r>
      <w:r>
        <w:rPr>
          <w:color w:val="231F20"/>
          <w:spacing w:val="-6"/>
          <w:sz w:val="20"/>
        </w:rPr>
        <w:t xml:space="preserve"> </w:t>
      </w:r>
      <w:r>
        <w:rPr>
          <w:color w:val="231F20"/>
          <w:sz w:val="20"/>
        </w:rPr>
        <w:t>up;</w:t>
      </w:r>
      <w:r>
        <w:rPr>
          <w:color w:val="231F20"/>
          <w:spacing w:val="-6"/>
          <w:sz w:val="20"/>
        </w:rPr>
        <w:t xml:space="preserve"> </w:t>
      </w:r>
      <w:r>
        <w:rPr>
          <w:color w:val="231F20"/>
          <w:sz w:val="20"/>
        </w:rPr>
        <w:t>if</w:t>
      </w:r>
      <w:r>
        <w:rPr>
          <w:color w:val="231F20"/>
          <w:spacing w:val="-6"/>
          <w:sz w:val="20"/>
        </w:rPr>
        <w:t xml:space="preserve"> </w:t>
      </w:r>
      <w:r>
        <w:rPr>
          <w:color w:val="231F20"/>
          <w:sz w:val="20"/>
        </w:rPr>
        <w:t>a</w:t>
      </w:r>
      <w:r>
        <w:rPr>
          <w:color w:val="231F20"/>
          <w:spacing w:val="-6"/>
          <w:sz w:val="20"/>
        </w:rPr>
        <w:t xml:space="preserve"> </w:t>
      </w:r>
      <w:r>
        <w:rPr>
          <w:color w:val="231F20"/>
          <w:sz w:val="20"/>
        </w:rPr>
        <w:t>receiver or manager if appointed over the company’s undertaking or a debenture holder takes possession of any property of the company secure by a floating charge, or a voluntary arrangement is approved; or if the RTM company’s name is struck off the register of companies;</w:t>
      </w:r>
      <w:r>
        <w:rPr>
          <w:rFonts w:ascii="Arial" w:hAnsi="Arial"/>
          <w:b/>
          <w:color w:val="231F20"/>
          <w:sz w:val="20"/>
          <w:vertAlign w:val="superscript"/>
        </w:rPr>
        <w:t>2</w:t>
      </w:r>
    </w:p>
    <w:p w14:paraId="785564BE" w14:textId="77777777" w:rsidR="00180D28" w:rsidRDefault="002909AC">
      <w:pPr>
        <w:pStyle w:val="ListParagraph"/>
        <w:numPr>
          <w:ilvl w:val="0"/>
          <w:numId w:val="1"/>
        </w:numPr>
        <w:tabs>
          <w:tab w:val="left" w:pos="690"/>
        </w:tabs>
        <w:spacing w:before="25" w:line="218" w:lineRule="auto"/>
        <w:ind w:right="934"/>
        <w:jc w:val="both"/>
        <w:rPr>
          <w:rFonts w:ascii="Arial"/>
          <w:b/>
          <w:sz w:val="20"/>
        </w:rPr>
      </w:pPr>
      <w:r>
        <w:rPr>
          <w:color w:val="231F20"/>
          <w:sz w:val="20"/>
        </w:rPr>
        <w:t>if</w:t>
      </w:r>
      <w:r>
        <w:rPr>
          <w:color w:val="231F20"/>
          <w:spacing w:val="31"/>
          <w:sz w:val="20"/>
        </w:rPr>
        <w:t xml:space="preserve"> </w:t>
      </w:r>
      <w:r>
        <w:rPr>
          <w:color w:val="231F20"/>
          <w:sz w:val="20"/>
        </w:rPr>
        <w:t>a</w:t>
      </w:r>
      <w:r>
        <w:rPr>
          <w:color w:val="231F20"/>
          <w:spacing w:val="31"/>
          <w:sz w:val="20"/>
        </w:rPr>
        <w:t xml:space="preserve"> </w:t>
      </w:r>
      <w:r>
        <w:rPr>
          <w:color w:val="231F20"/>
          <w:sz w:val="20"/>
        </w:rPr>
        <w:t>manager</w:t>
      </w:r>
      <w:r>
        <w:rPr>
          <w:color w:val="231F20"/>
          <w:spacing w:val="31"/>
          <w:sz w:val="20"/>
        </w:rPr>
        <w:t xml:space="preserve"> </w:t>
      </w:r>
      <w:r>
        <w:rPr>
          <w:color w:val="231F20"/>
          <w:sz w:val="20"/>
        </w:rPr>
        <w:t>is</w:t>
      </w:r>
      <w:r>
        <w:rPr>
          <w:color w:val="231F20"/>
          <w:spacing w:val="31"/>
          <w:sz w:val="20"/>
        </w:rPr>
        <w:t xml:space="preserve"> </w:t>
      </w:r>
      <w:r>
        <w:rPr>
          <w:color w:val="231F20"/>
          <w:sz w:val="20"/>
        </w:rPr>
        <w:t>appointed</w:t>
      </w:r>
      <w:r>
        <w:rPr>
          <w:color w:val="231F20"/>
          <w:spacing w:val="31"/>
          <w:sz w:val="20"/>
        </w:rPr>
        <w:t xml:space="preserve"> </w:t>
      </w:r>
      <w:r>
        <w:rPr>
          <w:color w:val="231F20"/>
          <w:sz w:val="20"/>
        </w:rPr>
        <w:t>over</w:t>
      </w:r>
      <w:r>
        <w:rPr>
          <w:color w:val="231F20"/>
          <w:spacing w:val="31"/>
          <w:sz w:val="20"/>
        </w:rPr>
        <w:t xml:space="preserve"> </w:t>
      </w:r>
      <w:r>
        <w:rPr>
          <w:color w:val="231F20"/>
          <w:sz w:val="20"/>
        </w:rPr>
        <w:t>the</w:t>
      </w:r>
      <w:r>
        <w:rPr>
          <w:color w:val="231F20"/>
          <w:spacing w:val="31"/>
          <w:sz w:val="20"/>
        </w:rPr>
        <w:t xml:space="preserve"> </w:t>
      </w:r>
      <w:r>
        <w:rPr>
          <w:color w:val="231F20"/>
          <w:sz w:val="20"/>
        </w:rPr>
        <w:t>premises</w:t>
      </w:r>
      <w:r>
        <w:rPr>
          <w:color w:val="231F20"/>
          <w:spacing w:val="31"/>
          <w:sz w:val="20"/>
        </w:rPr>
        <w:t xml:space="preserve"> </w:t>
      </w:r>
      <w:r>
        <w:rPr>
          <w:color w:val="231F20"/>
          <w:sz w:val="20"/>
        </w:rPr>
        <w:t>under</w:t>
      </w:r>
      <w:r>
        <w:rPr>
          <w:color w:val="231F20"/>
          <w:spacing w:val="31"/>
          <w:sz w:val="20"/>
        </w:rPr>
        <w:t xml:space="preserve"> </w:t>
      </w:r>
      <w:r>
        <w:rPr>
          <w:color w:val="231F20"/>
          <w:sz w:val="20"/>
        </w:rPr>
        <w:t>Pt</w:t>
      </w:r>
      <w:r>
        <w:rPr>
          <w:color w:val="231F20"/>
          <w:spacing w:val="31"/>
          <w:sz w:val="20"/>
        </w:rPr>
        <w:t xml:space="preserve"> </w:t>
      </w:r>
      <w:r>
        <w:rPr>
          <w:color w:val="231F20"/>
          <w:sz w:val="20"/>
        </w:rPr>
        <w:t>2</w:t>
      </w:r>
      <w:r>
        <w:rPr>
          <w:color w:val="231F20"/>
          <w:spacing w:val="31"/>
          <w:sz w:val="20"/>
        </w:rPr>
        <w:t xml:space="preserve"> </w:t>
      </w:r>
      <w:r>
        <w:rPr>
          <w:color w:val="231F20"/>
          <w:sz w:val="20"/>
        </w:rPr>
        <w:t>of</w:t>
      </w:r>
      <w:r>
        <w:rPr>
          <w:color w:val="231F20"/>
          <w:spacing w:val="31"/>
          <w:sz w:val="20"/>
        </w:rPr>
        <w:t xml:space="preserve"> </w:t>
      </w:r>
      <w:r>
        <w:rPr>
          <w:color w:val="231F20"/>
          <w:sz w:val="20"/>
        </w:rPr>
        <w:t>the</w:t>
      </w:r>
      <w:r>
        <w:rPr>
          <w:color w:val="231F20"/>
          <w:spacing w:val="31"/>
          <w:sz w:val="20"/>
        </w:rPr>
        <w:t xml:space="preserve"> </w:t>
      </w:r>
      <w:r>
        <w:rPr>
          <w:color w:val="231F20"/>
          <w:sz w:val="20"/>
        </w:rPr>
        <w:t>Landlord and Tenant Act 1987 and begins to act, or an order is made under Pt 2 of that Act that the right to manage is to cease to be exercisable.</w:t>
      </w:r>
      <w:r>
        <w:rPr>
          <w:rFonts w:ascii="Arial"/>
          <w:b/>
          <w:color w:val="231F20"/>
          <w:sz w:val="20"/>
          <w:vertAlign w:val="superscript"/>
        </w:rPr>
        <w:t>3</w:t>
      </w:r>
    </w:p>
    <w:p w14:paraId="785564BF" w14:textId="77777777" w:rsidR="00180D28" w:rsidRDefault="002909AC">
      <w:pPr>
        <w:pStyle w:val="BodyText"/>
        <w:spacing w:before="141" w:line="218" w:lineRule="auto"/>
        <w:ind w:left="39" w:right="933" w:firstLine="199"/>
        <w:jc w:val="both"/>
      </w:pPr>
      <w:r>
        <w:rPr>
          <w:color w:val="231F20"/>
        </w:rPr>
        <w:t>When the right to manage ceases to be exercisable those management functions which had been exercised by the RTM company will presumably revert to the</w:t>
      </w:r>
      <w:r>
        <w:rPr>
          <w:color w:val="231F20"/>
          <w:spacing w:val="40"/>
        </w:rPr>
        <w:t xml:space="preserve"> </w:t>
      </w:r>
      <w:r>
        <w:rPr>
          <w:color w:val="231F20"/>
        </w:rPr>
        <w:t>party originally responsible for their performance under the terms of the lease.</w:t>
      </w:r>
    </w:p>
    <w:p w14:paraId="785564C0" w14:textId="77777777" w:rsidR="00180D28" w:rsidRDefault="002909AC">
      <w:pPr>
        <w:pStyle w:val="BodyText"/>
        <w:spacing w:before="8"/>
        <w:rPr>
          <w:sz w:val="17"/>
        </w:rPr>
      </w:pPr>
      <w:r>
        <w:rPr>
          <w:noProof/>
          <w:sz w:val="17"/>
        </w:rPr>
        <mc:AlternateContent>
          <mc:Choice Requires="wps">
            <w:drawing>
              <wp:anchor distT="0" distB="0" distL="0" distR="0" simplePos="0" relativeHeight="487609344" behindDoc="1" locked="0" layoutInCell="1" allowOverlap="1" wp14:anchorId="78556529" wp14:editId="7855652A">
                <wp:simplePos x="0" y="0"/>
                <wp:positionH relativeFrom="page">
                  <wp:posOffset>1168199</wp:posOffset>
                </wp:positionH>
                <wp:positionV relativeFrom="paragraph">
                  <wp:posOffset>150688</wp:posOffset>
                </wp:positionV>
                <wp:extent cx="912494"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80"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4E1CED" id="Graphic 193" o:spid="_x0000_s1026" style="position:absolute;margin-left:92pt;margin-top:11.85pt;width:71.8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" path="m,l912380,e" filled="f" strokecolor="#231f20" strokeweight=".17597mm">
                <v:path arrowok="t"/>
                <w10:wrap type="topAndBottom" anchorx="page"/>
              </v:shape>
            </w:pict>
          </mc:Fallback>
        </mc:AlternateContent>
      </w:r>
    </w:p>
    <w:p w14:paraId="785564C1" w14:textId="77777777" w:rsidR="00180D28" w:rsidRDefault="002909AC">
      <w:pPr>
        <w:spacing w:before="76"/>
        <w:ind w:left="452"/>
        <w:rPr>
          <w:sz w:val="16"/>
        </w:rPr>
      </w:pPr>
      <w:r>
        <w:rPr>
          <w:rFonts w:ascii="Arial" w:hAnsi="Arial"/>
          <w:b/>
          <w:color w:val="231F20"/>
          <w:sz w:val="16"/>
          <w:vertAlign w:val="superscript"/>
        </w:rPr>
        <w:t>5</w:t>
      </w:r>
      <w:r>
        <w:rPr>
          <w:color w:val="231F20"/>
          <w:sz w:val="16"/>
        </w:rPr>
        <w:t>Section</w:t>
      </w:r>
      <w:r>
        <w:rPr>
          <w:color w:val="231F20"/>
          <w:spacing w:val="5"/>
          <w:sz w:val="16"/>
        </w:rPr>
        <w:t xml:space="preserve"> </w:t>
      </w:r>
      <w:r>
        <w:rPr>
          <w:color w:val="231F20"/>
          <w:sz w:val="16"/>
        </w:rPr>
        <w:t>103(3)</w:t>
      </w:r>
      <w:proofErr w:type="gramStart"/>
      <w:r>
        <w:rPr>
          <w:color w:val="231F20"/>
          <w:sz w:val="16"/>
        </w:rPr>
        <w:t>–(</w:t>
      </w:r>
      <w:proofErr w:type="gramEnd"/>
      <w:r>
        <w:rPr>
          <w:color w:val="231F20"/>
          <w:sz w:val="16"/>
        </w:rPr>
        <w:t>4)</w:t>
      </w:r>
      <w:r>
        <w:rPr>
          <w:color w:val="231F20"/>
          <w:spacing w:val="6"/>
          <w:sz w:val="16"/>
        </w:rPr>
        <w:t xml:space="preserve"> </w:t>
      </w:r>
      <w:r>
        <w:rPr>
          <w:color w:val="231F20"/>
          <w:sz w:val="16"/>
        </w:rPr>
        <w:t>of</w:t>
      </w:r>
      <w:r>
        <w:rPr>
          <w:color w:val="231F20"/>
          <w:spacing w:val="6"/>
          <w:sz w:val="16"/>
        </w:rPr>
        <w:t xml:space="preserve"> </w:t>
      </w:r>
      <w:r>
        <w:rPr>
          <w:color w:val="231F20"/>
          <w:sz w:val="16"/>
        </w:rPr>
        <w:t>the</w:t>
      </w:r>
      <w:r>
        <w:rPr>
          <w:color w:val="231F20"/>
          <w:spacing w:val="6"/>
          <w:sz w:val="16"/>
        </w:rPr>
        <w:t xml:space="preserve"> </w:t>
      </w:r>
      <w:r>
        <w:rPr>
          <w:color w:val="231F20"/>
          <w:sz w:val="16"/>
        </w:rPr>
        <w:t>2002</w:t>
      </w:r>
      <w:r>
        <w:rPr>
          <w:color w:val="231F20"/>
          <w:spacing w:val="-3"/>
          <w:sz w:val="16"/>
        </w:rPr>
        <w:t xml:space="preserve"> </w:t>
      </w:r>
      <w:r>
        <w:rPr>
          <w:color w:val="231F20"/>
          <w:spacing w:val="-4"/>
          <w:sz w:val="16"/>
        </w:rPr>
        <w:t>Act.</w:t>
      </w:r>
    </w:p>
    <w:p w14:paraId="785564C2" w14:textId="77777777" w:rsidR="00180D28" w:rsidRDefault="002909AC">
      <w:pPr>
        <w:spacing w:before="58" w:line="223" w:lineRule="auto"/>
        <w:ind w:left="39" w:right="933" w:firstLine="412"/>
        <w:jc w:val="both"/>
        <w:rPr>
          <w:sz w:val="16"/>
        </w:rPr>
      </w:pPr>
      <w:r>
        <w:rPr>
          <w:rFonts w:ascii="Arial"/>
          <w:b/>
          <w:color w:val="231F20"/>
          <w:sz w:val="16"/>
          <w:vertAlign w:val="superscript"/>
        </w:rPr>
        <w:t>6</w:t>
      </w:r>
      <w:r>
        <w:rPr>
          <w:rFonts w:ascii="Century Schoolbook"/>
          <w:i/>
          <w:color w:val="231F20"/>
          <w:sz w:val="16"/>
        </w:rPr>
        <w:t xml:space="preserve">Gibbs v Clevedon Court (Dulwich) RTM Co Ltd </w:t>
      </w:r>
      <w:r>
        <w:rPr>
          <w:color w:val="231F20"/>
          <w:sz w:val="16"/>
        </w:rPr>
        <w:t>[2017] UKUT 411 (LC); in a less straightforward case it may be necessary for the contribution to be determined by the county court under s.107(1) of</w:t>
      </w:r>
      <w:r>
        <w:rPr>
          <w:color w:val="231F20"/>
          <w:spacing w:val="80"/>
          <w:sz w:val="16"/>
        </w:rPr>
        <w:t xml:space="preserve"> </w:t>
      </w:r>
      <w:r>
        <w:rPr>
          <w:color w:val="231F20"/>
          <w:sz w:val="16"/>
        </w:rPr>
        <w:t>the 2002 Act.</w:t>
      </w:r>
    </w:p>
    <w:p w14:paraId="785564C3" w14:textId="77777777" w:rsidR="00180D28" w:rsidRDefault="002909AC">
      <w:pPr>
        <w:spacing w:before="51"/>
        <w:ind w:left="452"/>
        <w:rPr>
          <w:sz w:val="16"/>
        </w:rPr>
      </w:pPr>
      <w:r>
        <w:rPr>
          <w:rFonts w:ascii="Arial"/>
          <w:b/>
          <w:color w:val="231F20"/>
          <w:sz w:val="16"/>
          <w:vertAlign w:val="superscript"/>
        </w:rPr>
        <w:t>7</w:t>
      </w:r>
      <w:r>
        <w:rPr>
          <w:color w:val="231F20"/>
          <w:sz w:val="16"/>
        </w:rPr>
        <w:t>Section</w:t>
      </w:r>
      <w:r>
        <w:rPr>
          <w:color w:val="231F20"/>
          <w:spacing w:val="4"/>
          <w:sz w:val="16"/>
        </w:rPr>
        <w:t xml:space="preserve"> </w:t>
      </w:r>
      <w:r>
        <w:rPr>
          <w:color w:val="231F20"/>
          <w:sz w:val="16"/>
        </w:rPr>
        <w:t>107</w:t>
      </w:r>
      <w:r>
        <w:rPr>
          <w:color w:val="231F20"/>
          <w:spacing w:val="5"/>
          <w:sz w:val="16"/>
        </w:rPr>
        <w:t xml:space="preserve"> </w:t>
      </w:r>
      <w:r>
        <w:rPr>
          <w:color w:val="231F20"/>
          <w:sz w:val="16"/>
        </w:rPr>
        <w:t>of</w:t>
      </w:r>
      <w:r>
        <w:rPr>
          <w:color w:val="231F20"/>
          <w:spacing w:val="4"/>
          <w:sz w:val="16"/>
        </w:rPr>
        <w:t xml:space="preserve"> </w:t>
      </w:r>
      <w:r>
        <w:rPr>
          <w:color w:val="231F20"/>
          <w:sz w:val="16"/>
        </w:rPr>
        <w:t>the</w:t>
      </w:r>
      <w:r>
        <w:rPr>
          <w:color w:val="231F20"/>
          <w:spacing w:val="5"/>
          <w:sz w:val="16"/>
        </w:rPr>
        <w:t xml:space="preserve"> </w:t>
      </w:r>
      <w:r>
        <w:rPr>
          <w:color w:val="231F20"/>
          <w:sz w:val="16"/>
        </w:rPr>
        <w:t>2002</w:t>
      </w:r>
      <w:r>
        <w:rPr>
          <w:color w:val="231F20"/>
          <w:spacing w:val="-4"/>
          <w:sz w:val="16"/>
        </w:rPr>
        <w:t xml:space="preserve"> </w:t>
      </w:r>
      <w:r>
        <w:rPr>
          <w:color w:val="231F20"/>
          <w:sz w:val="16"/>
        </w:rPr>
        <w:t>Act,</w:t>
      </w:r>
      <w:r>
        <w:rPr>
          <w:color w:val="231F20"/>
          <w:spacing w:val="5"/>
          <w:sz w:val="16"/>
        </w:rPr>
        <w:t xml:space="preserve"> </w:t>
      </w:r>
      <w:r>
        <w:rPr>
          <w:color w:val="231F20"/>
          <w:sz w:val="16"/>
        </w:rPr>
        <w:t>as</w:t>
      </w:r>
      <w:r>
        <w:rPr>
          <w:color w:val="231F20"/>
          <w:spacing w:val="5"/>
          <w:sz w:val="16"/>
        </w:rPr>
        <w:t xml:space="preserve"> </w:t>
      </w:r>
      <w:r>
        <w:rPr>
          <w:color w:val="231F20"/>
          <w:sz w:val="16"/>
        </w:rPr>
        <w:t>amended</w:t>
      </w:r>
      <w:r>
        <w:rPr>
          <w:color w:val="231F20"/>
          <w:spacing w:val="4"/>
          <w:sz w:val="16"/>
        </w:rPr>
        <w:t xml:space="preserve"> </w:t>
      </w:r>
      <w:r>
        <w:rPr>
          <w:color w:val="231F20"/>
          <w:sz w:val="16"/>
        </w:rPr>
        <w:t>by</w:t>
      </w:r>
      <w:r>
        <w:rPr>
          <w:color w:val="231F20"/>
          <w:spacing w:val="5"/>
          <w:sz w:val="16"/>
        </w:rPr>
        <w:t xml:space="preserve"> </w:t>
      </w:r>
      <w:r>
        <w:rPr>
          <w:color w:val="231F20"/>
          <w:sz w:val="16"/>
        </w:rPr>
        <w:t>s.51(2),</w:t>
      </w:r>
      <w:r>
        <w:rPr>
          <w:color w:val="231F20"/>
          <w:spacing w:val="5"/>
          <w:sz w:val="16"/>
        </w:rPr>
        <w:t xml:space="preserve"> </w:t>
      </w:r>
      <w:r>
        <w:rPr>
          <w:color w:val="231F20"/>
          <w:sz w:val="16"/>
        </w:rPr>
        <w:t>Leasehold</w:t>
      </w:r>
      <w:r>
        <w:rPr>
          <w:color w:val="231F20"/>
          <w:spacing w:val="4"/>
          <w:sz w:val="16"/>
        </w:rPr>
        <w:t xml:space="preserve"> </w:t>
      </w:r>
      <w:r>
        <w:rPr>
          <w:color w:val="231F20"/>
          <w:sz w:val="16"/>
        </w:rPr>
        <w:t>and</w:t>
      </w:r>
      <w:r>
        <w:rPr>
          <w:color w:val="231F20"/>
          <w:spacing w:val="5"/>
          <w:sz w:val="16"/>
        </w:rPr>
        <w:t xml:space="preserve"> </w:t>
      </w:r>
      <w:r>
        <w:rPr>
          <w:color w:val="231F20"/>
          <w:sz w:val="16"/>
        </w:rPr>
        <w:t>Freehold</w:t>
      </w:r>
      <w:r>
        <w:rPr>
          <w:color w:val="231F20"/>
          <w:spacing w:val="5"/>
          <w:sz w:val="16"/>
        </w:rPr>
        <w:t xml:space="preserve"> </w:t>
      </w:r>
      <w:r>
        <w:rPr>
          <w:color w:val="231F20"/>
          <w:sz w:val="16"/>
        </w:rPr>
        <w:t>Reform</w:t>
      </w:r>
      <w:r>
        <w:rPr>
          <w:color w:val="231F20"/>
          <w:spacing w:val="-4"/>
          <w:sz w:val="16"/>
        </w:rPr>
        <w:t xml:space="preserve"> </w:t>
      </w:r>
      <w:r>
        <w:rPr>
          <w:color w:val="231F20"/>
          <w:sz w:val="16"/>
        </w:rPr>
        <w:t>Act</w:t>
      </w:r>
      <w:r>
        <w:rPr>
          <w:color w:val="231F20"/>
          <w:spacing w:val="5"/>
          <w:sz w:val="16"/>
        </w:rPr>
        <w:t xml:space="preserve"> </w:t>
      </w:r>
      <w:r>
        <w:rPr>
          <w:color w:val="231F20"/>
          <w:spacing w:val="-2"/>
          <w:sz w:val="16"/>
        </w:rPr>
        <w:t>2024.</w:t>
      </w:r>
    </w:p>
    <w:p w14:paraId="785564C4" w14:textId="77777777" w:rsidR="00180D28" w:rsidRDefault="002909AC">
      <w:pPr>
        <w:spacing w:before="67"/>
        <w:ind w:left="39"/>
        <w:rPr>
          <w:rFonts w:ascii="Century Schoolbook"/>
          <w:b/>
          <w:sz w:val="16"/>
        </w:rPr>
      </w:pPr>
      <w:r>
        <w:rPr>
          <w:rFonts w:ascii="Century Schoolbook"/>
          <w:b/>
          <w:color w:val="231F20"/>
          <w:sz w:val="16"/>
        </w:rPr>
        <w:t xml:space="preserve">[Section </w:t>
      </w:r>
      <w:r>
        <w:rPr>
          <w:rFonts w:ascii="Century Schoolbook"/>
          <w:b/>
          <w:color w:val="231F20"/>
          <w:spacing w:val="-2"/>
          <w:sz w:val="16"/>
        </w:rPr>
        <w:t>31:59]</w:t>
      </w:r>
    </w:p>
    <w:p w14:paraId="785564C5" w14:textId="77777777" w:rsidR="00180D28" w:rsidRDefault="002909AC">
      <w:pPr>
        <w:spacing w:before="68"/>
        <w:ind w:left="452"/>
        <w:rPr>
          <w:sz w:val="16"/>
        </w:rPr>
      </w:pPr>
      <w:proofErr w:type="gramStart"/>
      <w:r>
        <w:rPr>
          <w:rFonts w:ascii="Arial"/>
          <w:b/>
          <w:color w:val="231F20"/>
          <w:sz w:val="16"/>
          <w:vertAlign w:val="superscript"/>
        </w:rPr>
        <w:t>1</w:t>
      </w:r>
      <w:r>
        <w:rPr>
          <w:color w:val="231F20"/>
          <w:sz w:val="16"/>
        </w:rPr>
        <w:t>Section</w:t>
      </w:r>
      <w:proofErr w:type="gramEnd"/>
      <w:r>
        <w:rPr>
          <w:color w:val="231F20"/>
          <w:spacing w:val="6"/>
          <w:sz w:val="16"/>
        </w:rPr>
        <w:t xml:space="preserve"> </w:t>
      </w:r>
      <w:r>
        <w:rPr>
          <w:color w:val="231F20"/>
          <w:sz w:val="16"/>
        </w:rPr>
        <w:t>105(2)</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C6" w14:textId="77777777" w:rsidR="00180D28" w:rsidRDefault="002909AC">
      <w:pPr>
        <w:spacing w:before="47"/>
        <w:ind w:left="45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105(3)</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C7" w14:textId="77777777" w:rsidR="00180D28" w:rsidRDefault="002909AC">
      <w:pPr>
        <w:spacing w:before="58" w:line="223" w:lineRule="auto"/>
        <w:ind w:left="39" w:right="934" w:firstLine="412"/>
        <w:jc w:val="both"/>
        <w:rPr>
          <w:sz w:val="16"/>
        </w:rPr>
      </w:pPr>
      <w:r>
        <w:rPr>
          <w:rFonts w:ascii="Arial"/>
          <w:b/>
          <w:color w:val="231F20"/>
          <w:sz w:val="16"/>
          <w:vertAlign w:val="superscript"/>
        </w:rPr>
        <w:t>3</w:t>
      </w:r>
      <w:r>
        <w:rPr>
          <w:color w:val="231F20"/>
          <w:sz w:val="16"/>
        </w:rPr>
        <w:t>Section 105(4) of the 2002 Act; the appropriate tribunal has power under s.24 of the Landlord</w:t>
      </w:r>
      <w:r>
        <w:rPr>
          <w:color w:val="231F20"/>
          <w:spacing w:val="40"/>
          <w:sz w:val="16"/>
        </w:rPr>
        <w:t xml:space="preserve"> </w:t>
      </w:r>
      <w:r>
        <w:rPr>
          <w:color w:val="231F20"/>
          <w:sz w:val="16"/>
        </w:rPr>
        <w:t>and Tenant</w:t>
      </w:r>
      <w:r>
        <w:rPr>
          <w:color w:val="231F20"/>
          <w:spacing w:val="-2"/>
          <w:sz w:val="16"/>
        </w:rPr>
        <w:t xml:space="preserve"> </w:t>
      </w:r>
      <w:r>
        <w:rPr>
          <w:color w:val="231F20"/>
          <w:sz w:val="16"/>
        </w:rPr>
        <w:t>Act 1987, as modified by Sch 7 para.8(7) of the 2002</w:t>
      </w:r>
      <w:r>
        <w:rPr>
          <w:color w:val="231F20"/>
          <w:spacing w:val="-2"/>
          <w:sz w:val="16"/>
        </w:rPr>
        <w:t xml:space="preserve"> </w:t>
      </w:r>
      <w:r>
        <w:rPr>
          <w:color w:val="231F20"/>
          <w:sz w:val="16"/>
        </w:rPr>
        <w:t xml:space="preserve">Act to order that the right to manage shall cease to be exercisable by an RTM company: </w:t>
      </w:r>
      <w:proofErr w:type="spellStart"/>
      <w:r>
        <w:rPr>
          <w:rFonts w:ascii="Century Schoolbook"/>
          <w:i/>
          <w:color w:val="231F20"/>
          <w:sz w:val="16"/>
        </w:rPr>
        <w:t>Benthan</w:t>
      </w:r>
      <w:proofErr w:type="spellEnd"/>
      <w:r>
        <w:rPr>
          <w:rFonts w:ascii="Century Schoolbook"/>
          <w:i/>
          <w:color w:val="231F20"/>
          <w:sz w:val="16"/>
        </w:rPr>
        <w:t xml:space="preserve"> v Lindsay Court (St Annes) RTM Co Ltd </w:t>
      </w:r>
      <w:r>
        <w:rPr>
          <w:color w:val="231F20"/>
          <w:sz w:val="16"/>
        </w:rPr>
        <w:t>[2021] UKUT 4 (LC).</w:t>
      </w:r>
    </w:p>
    <w:p w14:paraId="785564C8" w14:textId="77777777" w:rsidR="00180D28" w:rsidRDefault="00180D28">
      <w:pPr>
        <w:spacing w:line="223" w:lineRule="auto"/>
        <w:jc w:val="both"/>
        <w:rPr>
          <w:sz w:val="16"/>
        </w:rPr>
        <w:sectPr w:rsidR="00180D28">
          <w:headerReference w:type="even" r:id="rId92"/>
          <w:headerReference w:type="default" r:id="rId93"/>
          <w:footerReference w:type="even" r:id="rId94"/>
          <w:footerReference w:type="default" r:id="rId95"/>
          <w:pgSz w:w="12240" w:h="15840"/>
          <w:pgMar w:top="2080" w:right="1800" w:bottom="2080" w:left="1800" w:header="1889" w:footer="1895" w:gutter="0"/>
          <w:pgNumType w:start="44"/>
          <w:cols w:space="720"/>
        </w:sectPr>
      </w:pPr>
    </w:p>
    <w:p w14:paraId="785564C9" w14:textId="77777777" w:rsidR="00180D28" w:rsidRDefault="002909AC">
      <w:pPr>
        <w:pStyle w:val="Heading1"/>
        <w:spacing w:before="199"/>
        <w:ind w:left="890"/>
      </w:pPr>
      <w:r>
        <w:rPr>
          <w:color w:val="231F20"/>
        </w:rPr>
        <w:lastRenderedPageBreak/>
        <w:t>§</w:t>
      </w:r>
      <w:r>
        <w:rPr>
          <w:color w:val="231F20"/>
          <w:spacing w:val="-6"/>
        </w:rPr>
        <w:t xml:space="preserve"> </w:t>
      </w:r>
      <w:proofErr w:type="gramStart"/>
      <w:r>
        <w:rPr>
          <w:color w:val="231F20"/>
        </w:rPr>
        <w:t>31:60</w:t>
      </w:r>
      <w:r>
        <w:rPr>
          <w:color w:val="231F20"/>
          <w:spacing w:val="36"/>
        </w:rPr>
        <w:t xml:space="preserve">  </w:t>
      </w:r>
      <w:r>
        <w:rPr>
          <w:color w:val="231F20"/>
        </w:rPr>
        <w:t>Enforcement</w:t>
      </w:r>
      <w:proofErr w:type="gramEnd"/>
      <w:r>
        <w:rPr>
          <w:color w:val="231F20"/>
          <w:spacing w:val="6"/>
        </w:rPr>
        <w:t xml:space="preserve"> </w:t>
      </w:r>
      <w:r>
        <w:rPr>
          <w:color w:val="231F20"/>
        </w:rPr>
        <w:t>of</w:t>
      </w:r>
      <w:r>
        <w:rPr>
          <w:color w:val="231F20"/>
          <w:spacing w:val="5"/>
        </w:rPr>
        <w:t xml:space="preserve"> </w:t>
      </w:r>
      <w:r>
        <w:rPr>
          <w:color w:val="231F20"/>
          <w:spacing w:val="-2"/>
        </w:rPr>
        <w:t>obligations</w:t>
      </w:r>
    </w:p>
    <w:p w14:paraId="785564CA" w14:textId="77777777" w:rsidR="00180D28" w:rsidRDefault="002909AC">
      <w:pPr>
        <w:pStyle w:val="BodyText"/>
        <w:spacing w:before="117" w:line="218" w:lineRule="auto"/>
        <w:ind w:left="890" w:right="83" w:firstLine="199"/>
        <w:jc w:val="both"/>
        <w:rPr>
          <w:rFonts w:ascii="Arial"/>
          <w:b/>
        </w:rPr>
      </w:pPr>
      <w:r>
        <w:rPr>
          <w:color w:val="231F20"/>
        </w:rPr>
        <w:t>Any person interested in the enforcement of any obligation imposed by Ch.1 of</w:t>
      </w:r>
      <w:r>
        <w:rPr>
          <w:color w:val="231F20"/>
          <w:spacing w:val="40"/>
        </w:rPr>
        <w:t xml:space="preserve"> </w:t>
      </w:r>
      <w:r>
        <w:rPr>
          <w:color w:val="231F20"/>
        </w:rPr>
        <w:t>Pt 2 of the 2002 Act may apply to the appropriate tribunal for an order requiring any person in default of such an obligation to make good their default.</w:t>
      </w:r>
      <w:r>
        <w:rPr>
          <w:rFonts w:ascii="Arial"/>
          <w:b/>
          <w:color w:val="231F20"/>
          <w:vertAlign w:val="superscript"/>
        </w:rPr>
        <w:t>1</w:t>
      </w:r>
      <w:r>
        <w:rPr>
          <w:rFonts w:ascii="Arial"/>
          <w:b/>
          <w:color w:val="231F20"/>
        </w:rPr>
        <w:t xml:space="preserve"> </w:t>
      </w:r>
      <w:r>
        <w:rPr>
          <w:color w:val="231F20"/>
        </w:rPr>
        <w:t xml:space="preserve">This is, in effect, an injunction and extends to an order requiring a landlord to pay accrued uncommitted service charges. Before making such an application a notice </w:t>
      </w:r>
      <w:proofErr w:type="spellStart"/>
      <w:proofErr w:type="gramStart"/>
      <w:r>
        <w:rPr>
          <w:color w:val="231F20"/>
        </w:rPr>
        <w:t>requir-ing</w:t>
      </w:r>
      <w:proofErr w:type="spellEnd"/>
      <w:proofErr w:type="gramEnd"/>
      <w:r>
        <w:rPr>
          <w:color w:val="231F20"/>
        </w:rPr>
        <w:t xml:space="preserve"> that the default be made good must have been served on the person subject to the obligation and more than 14 days must have elapsed without their having</w:t>
      </w:r>
      <w:r>
        <w:rPr>
          <w:color w:val="231F20"/>
          <w:spacing w:val="40"/>
        </w:rPr>
        <w:t xml:space="preserve"> </w:t>
      </w:r>
      <w:r>
        <w:rPr>
          <w:color w:val="231F20"/>
        </w:rPr>
        <w:t>done so.</w:t>
      </w:r>
      <w:r>
        <w:rPr>
          <w:rFonts w:ascii="Arial"/>
          <w:b/>
          <w:color w:val="231F20"/>
          <w:vertAlign w:val="superscript"/>
        </w:rPr>
        <w:t>2</w:t>
      </w:r>
    </w:p>
    <w:p w14:paraId="785564CB" w14:textId="77777777" w:rsidR="00180D28" w:rsidRDefault="002909AC">
      <w:pPr>
        <w:pStyle w:val="Heading1"/>
        <w:spacing w:before="227"/>
        <w:ind w:left="890"/>
      </w:pPr>
      <w:r>
        <w:rPr>
          <w:color w:val="231F20"/>
        </w:rPr>
        <w:t>§</w:t>
      </w:r>
      <w:r>
        <w:rPr>
          <w:color w:val="231F20"/>
          <w:spacing w:val="-7"/>
        </w:rPr>
        <w:t xml:space="preserve"> </w:t>
      </w:r>
      <w:proofErr w:type="gramStart"/>
      <w:r>
        <w:rPr>
          <w:color w:val="231F20"/>
        </w:rPr>
        <w:t>31:61</w:t>
      </w:r>
      <w:r>
        <w:rPr>
          <w:color w:val="231F20"/>
          <w:spacing w:val="34"/>
        </w:rPr>
        <w:t xml:space="preserve">  </w:t>
      </w:r>
      <w:r>
        <w:rPr>
          <w:color w:val="231F20"/>
        </w:rPr>
        <w:t>Exclusive</w:t>
      </w:r>
      <w:proofErr w:type="gramEnd"/>
      <w:r>
        <w:rPr>
          <w:color w:val="231F20"/>
          <w:spacing w:val="4"/>
        </w:rPr>
        <w:t xml:space="preserve"> </w:t>
      </w:r>
      <w:r>
        <w:rPr>
          <w:color w:val="231F20"/>
        </w:rPr>
        <w:t>jurisdiction</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appropriate</w:t>
      </w:r>
      <w:r>
        <w:rPr>
          <w:color w:val="231F20"/>
          <w:spacing w:val="4"/>
        </w:rPr>
        <w:t xml:space="preserve"> </w:t>
      </w:r>
      <w:r>
        <w:rPr>
          <w:color w:val="231F20"/>
          <w:spacing w:val="-2"/>
        </w:rPr>
        <w:t>tribunal</w:t>
      </w:r>
    </w:p>
    <w:p w14:paraId="785564CC" w14:textId="77777777" w:rsidR="00180D28" w:rsidRDefault="002909AC">
      <w:pPr>
        <w:pStyle w:val="BodyText"/>
        <w:spacing w:before="117" w:line="218" w:lineRule="auto"/>
        <w:ind w:left="890" w:right="83" w:firstLine="199"/>
        <w:jc w:val="both"/>
        <w:rPr>
          <w:rFonts w:ascii="Arial"/>
          <w:b/>
        </w:rPr>
      </w:pPr>
      <w:r>
        <w:rPr>
          <w:color w:val="231F20"/>
        </w:rPr>
        <w:t>Where jurisdiction is conferred on the appropriate tribunal by any of the right</w:t>
      </w:r>
      <w:r>
        <w:rPr>
          <w:color w:val="231F20"/>
          <w:spacing w:val="80"/>
        </w:rPr>
        <w:t xml:space="preserve"> </w:t>
      </w:r>
      <w:r>
        <w:rPr>
          <w:color w:val="231F20"/>
        </w:rPr>
        <w:t>to manage provisions of the 2002 Act, a person may not apply to the High Court in respect of that matter.</w:t>
      </w:r>
      <w:r>
        <w:rPr>
          <w:rFonts w:ascii="Arial"/>
          <w:b/>
          <w:color w:val="231F20"/>
          <w:vertAlign w:val="superscript"/>
        </w:rPr>
        <w:t>1</w:t>
      </w:r>
    </w:p>
    <w:p w14:paraId="785564CD" w14:textId="77777777" w:rsidR="00180D28" w:rsidRDefault="002909AC">
      <w:pPr>
        <w:pStyle w:val="BodyText"/>
        <w:spacing w:before="5"/>
        <w:rPr>
          <w:rFonts w:ascii="Arial"/>
          <w:b/>
          <w:sz w:val="18"/>
        </w:rPr>
      </w:pPr>
      <w:r>
        <w:rPr>
          <w:rFonts w:ascii="Arial"/>
          <w:b/>
          <w:noProof/>
          <w:sz w:val="18"/>
        </w:rPr>
        <mc:AlternateContent>
          <mc:Choice Requires="wps">
            <w:drawing>
              <wp:anchor distT="0" distB="0" distL="0" distR="0" simplePos="0" relativeHeight="487609856" behindDoc="1" locked="0" layoutInCell="1" allowOverlap="1" wp14:anchorId="7855652B" wp14:editId="7855652C">
                <wp:simplePos x="0" y="0"/>
                <wp:positionH relativeFrom="page">
                  <wp:posOffset>1708205</wp:posOffset>
                </wp:positionH>
                <wp:positionV relativeFrom="paragraph">
                  <wp:posOffset>150439</wp:posOffset>
                </wp:positionV>
                <wp:extent cx="912494" cy="127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4" cy="1270"/>
                        </a:xfrm>
                        <a:custGeom>
                          <a:avLst/>
                          <a:gdLst/>
                          <a:ahLst/>
                          <a:cxnLst/>
                          <a:rect l="l" t="t" r="r" b="b"/>
                          <a:pathLst>
                            <a:path w="912494">
                              <a:moveTo>
                                <a:pt x="0" y="0"/>
                              </a:moveTo>
                              <a:lnTo>
                                <a:pt x="912373" y="0"/>
                              </a:lnTo>
                            </a:path>
                          </a:pathLst>
                        </a:custGeom>
                        <a:ln w="633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A70E34" id="Graphic 194" o:spid="_x0000_s1026" style="position:absolute;margin-left:134.5pt;margin-top:11.85pt;width:71.8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912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" path="m,l912373,e" filled="f" strokecolor="#231f20" strokeweight=".17597mm">
                <v:path arrowok="t"/>
                <w10:wrap type="topAndBottom" anchorx="page"/>
              </v:shape>
            </w:pict>
          </mc:Fallback>
        </mc:AlternateContent>
      </w:r>
    </w:p>
    <w:p w14:paraId="785564CE" w14:textId="77777777" w:rsidR="00180D28" w:rsidRDefault="002909AC">
      <w:pPr>
        <w:spacing w:before="136"/>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31:60]</w:t>
      </w:r>
    </w:p>
    <w:p w14:paraId="785564CF" w14:textId="77777777" w:rsidR="00180D28" w:rsidRDefault="002909AC">
      <w:pPr>
        <w:spacing w:before="78" w:line="223" w:lineRule="auto"/>
        <w:ind w:left="890" w:right="84" w:firstLine="412"/>
        <w:jc w:val="both"/>
        <w:rPr>
          <w:sz w:val="16"/>
        </w:rPr>
      </w:pPr>
      <w:r>
        <w:rPr>
          <w:rFonts w:ascii="Arial"/>
          <w:b/>
          <w:color w:val="231F20"/>
          <w:sz w:val="16"/>
          <w:vertAlign w:val="superscript"/>
        </w:rPr>
        <w:t>1</w:t>
      </w:r>
      <w:r>
        <w:rPr>
          <w:color w:val="231F20"/>
          <w:sz w:val="16"/>
        </w:rPr>
        <w:t>Section 107(1) of the 2002</w:t>
      </w:r>
      <w:r>
        <w:rPr>
          <w:color w:val="231F20"/>
          <w:spacing w:val="-4"/>
          <w:sz w:val="16"/>
        </w:rPr>
        <w:t xml:space="preserve"> </w:t>
      </w:r>
      <w:r>
        <w:rPr>
          <w:color w:val="231F20"/>
          <w:sz w:val="16"/>
        </w:rPr>
        <w:t>Act, as amended with effect from 3 March 2025, by s.51(2), Leasehold and Freehold Reform Act 2024. Formerly such an application had to be made to the county court.</w:t>
      </w:r>
    </w:p>
    <w:p w14:paraId="785564D0" w14:textId="77777777" w:rsidR="00180D28" w:rsidRDefault="002909AC">
      <w:pPr>
        <w:spacing w:before="51"/>
        <w:ind w:left="1302"/>
        <w:rPr>
          <w:sz w:val="16"/>
        </w:rPr>
      </w:pPr>
      <w:r>
        <w:rPr>
          <w:rFonts w:ascii="Arial"/>
          <w:b/>
          <w:color w:val="231F20"/>
          <w:sz w:val="16"/>
          <w:vertAlign w:val="superscript"/>
        </w:rPr>
        <w:t>2</w:t>
      </w:r>
      <w:r>
        <w:rPr>
          <w:color w:val="231F20"/>
          <w:sz w:val="16"/>
        </w:rPr>
        <w:t>Section</w:t>
      </w:r>
      <w:r>
        <w:rPr>
          <w:color w:val="231F20"/>
          <w:spacing w:val="6"/>
          <w:sz w:val="16"/>
        </w:rPr>
        <w:t xml:space="preserve"> </w:t>
      </w:r>
      <w:r>
        <w:rPr>
          <w:color w:val="231F20"/>
          <w:sz w:val="16"/>
        </w:rPr>
        <w:t>107(2)</w:t>
      </w:r>
      <w:r>
        <w:rPr>
          <w:color w:val="231F20"/>
          <w:spacing w:val="6"/>
          <w:sz w:val="16"/>
        </w:rPr>
        <w:t xml:space="preserve"> </w:t>
      </w:r>
      <w:r>
        <w:rPr>
          <w:color w:val="231F20"/>
          <w:sz w:val="16"/>
        </w:rPr>
        <w:t>of</w:t>
      </w:r>
      <w:r>
        <w:rPr>
          <w:color w:val="231F20"/>
          <w:spacing w:val="7"/>
          <w:sz w:val="16"/>
        </w:rPr>
        <w:t xml:space="preserve"> </w:t>
      </w:r>
      <w:r>
        <w:rPr>
          <w:color w:val="231F20"/>
          <w:sz w:val="16"/>
        </w:rPr>
        <w:t>the</w:t>
      </w:r>
      <w:r>
        <w:rPr>
          <w:color w:val="231F20"/>
          <w:spacing w:val="6"/>
          <w:sz w:val="16"/>
        </w:rPr>
        <w:t xml:space="preserve"> </w:t>
      </w:r>
      <w:r>
        <w:rPr>
          <w:color w:val="231F20"/>
          <w:sz w:val="16"/>
        </w:rPr>
        <w:t>2002</w:t>
      </w:r>
      <w:r>
        <w:rPr>
          <w:color w:val="231F20"/>
          <w:spacing w:val="-2"/>
          <w:sz w:val="16"/>
        </w:rPr>
        <w:t xml:space="preserve"> </w:t>
      </w:r>
      <w:r>
        <w:rPr>
          <w:color w:val="231F20"/>
          <w:spacing w:val="-4"/>
          <w:sz w:val="16"/>
        </w:rPr>
        <w:t>Act.</w:t>
      </w:r>
    </w:p>
    <w:p w14:paraId="785564D1" w14:textId="77777777" w:rsidR="00180D28" w:rsidRDefault="002909AC">
      <w:pPr>
        <w:spacing w:before="67"/>
        <w:ind w:left="890"/>
        <w:rPr>
          <w:rFonts w:ascii="Century Schoolbook"/>
          <w:b/>
          <w:sz w:val="16"/>
        </w:rPr>
      </w:pPr>
      <w:r>
        <w:rPr>
          <w:rFonts w:ascii="Century Schoolbook"/>
          <w:b/>
          <w:color w:val="231F20"/>
          <w:sz w:val="16"/>
        </w:rPr>
        <w:t xml:space="preserve">[Section </w:t>
      </w:r>
      <w:r>
        <w:rPr>
          <w:rFonts w:ascii="Century Schoolbook"/>
          <w:b/>
          <w:color w:val="231F20"/>
          <w:spacing w:val="-2"/>
          <w:sz w:val="16"/>
        </w:rPr>
        <w:t>31:61]</w:t>
      </w:r>
    </w:p>
    <w:p w14:paraId="785564D2" w14:textId="77777777" w:rsidR="00180D28" w:rsidRDefault="002909AC">
      <w:pPr>
        <w:spacing w:before="78" w:line="223" w:lineRule="auto"/>
        <w:ind w:left="890" w:right="82" w:firstLine="412"/>
        <w:jc w:val="both"/>
        <w:rPr>
          <w:sz w:val="16"/>
        </w:rPr>
      </w:pPr>
      <w:r>
        <w:rPr>
          <w:rFonts w:ascii="Arial"/>
          <w:b/>
          <w:color w:val="231F20"/>
          <w:sz w:val="16"/>
          <w:vertAlign w:val="superscript"/>
        </w:rPr>
        <w:t>1</w:t>
      </w:r>
      <w:r>
        <w:rPr>
          <w:color w:val="231F20"/>
          <w:sz w:val="16"/>
        </w:rPr>
        <w:t>Section 52(1), Leasehold and Freehold Reform Act 2024. The only exception is in respect of</w:t>
      </w:r>
      <w:r>
        <w:rPr>
          <w:color w:val="231F20"/>
          <w:spacing w:val="40"/>
          <w:sz w:val="16"/>
        </w:rPr>
        <w:t xml:space="preserve"> </w:t>
      </w:r>
      <w:r>
        <w:rPr>
          <w:color w:val="231F20"/>
          <w:sz w:val="16"/>
        </w:rPr>
        <w:t>claims brought (by way of proceedings for judicial review) for the purpose of challenging a decision, declaration or order of the appropriate tribunal: s.52(2), Leasehold and Freehold Reform</w:t>
      </w:r>
      <w:r>
        <w:rPr>
          <w:color w:val="231F20"/>
          <w:spacing w:val="-5"/>
          <w:sz w:val="16"/>
        </w:rPr>
        <w:t xml:space="preserve"> </w:t>
      </w:r>
      <w:r>
        <w:rPr>
          <w:color w:val="231F20"/>
          <w:sz w:val="16"/>
        </w:rPr>
        <w:t>Act 2024. The county court no longer has jurisdiction over right to manage matters so, subject to the exception just mentioned, the appropriate tribunal has sole jurisdiction in right to manage matters.</w:t>
      </w:r>
    </w:p>
    <w:p w14:paraId="785564D3" w14:textId="77777777" w:rsidR="00180D28" w:rsidRDefault="00180D28">
      <w:pPr>
        <w:spacing w:line="223" w:lineRule="auto"/>
        <w:jc w:val="both"/>
        <w:rPr>
          <w:sz w:val="16"/>
        </w:rPr>
        <w:sectPr w:rsidR="00180D28">
          <w:pgSz w:w="12240" w:h="15840"/>
          <w:pgMar w:top="2080" w:right="1800" w:bottom="2100" w:left="1800" w:header="1889" w:footer="1911" w:gutter="0"/>
          <w:cols w:space="720"/>
        </w:sectPr>
      </w:pPr>
    </w:p>
    <w:p w14:paraId="785564D4" w14:textId="77777777" w:rsidR="00180D28" w:rsidRDefault="00180D28">
      <w:pPr>
        <w:pStyle w:val="BodyText"/>
        <w:spacing w:before="7"/>
        <w:rPr>
          <w:sz w:val="16"/>
        </w:rPr>
      </w:pPr>
    </w:p>
    <w:sectPr w:rsidR="00180D28">
      <w:headerReference w:type="even" r:id="rId96"/>
      <w:footerReference w:type="even" r:id="rId97"/>
      <w:pgSz w:w="12240" w:h="15840"/>
      <w:pgMar w:top="1820" w:right="180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CD2BB" w14:textId="77777777" w:rsidR="00F51432" w:rsidRDefault="00F51432">
      <w:r>
        <w:separator/>
      </w:r>
    </w:p>
  </w:endnote>
  <w:endnote w:type="continuationSeparator" w:id="0">
    <w:p w14:paraId="7729A7F9" w14:textId="77777777" w:rsidR="00F51432" w:rsidRDefault="00F51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2D" w14:textId="77777777" w:rsidR="00180D28" w:rsidRDefault="002909AC">
    <w:pPr>
      <w:pStyle w:val="BodyText"/>
      <w:spacing w:line="14" w:lineRule="auto"/>
    </w:pPr>
    <w:r>
      <w:rPr>
        <w:noProof/>
      </w:rPr>
      <mc:AlternateContent>
        <mc:Choice Requires="wps">
          <w:drawing>
            <wp:anchor distT="0" distB="0" distL="0" distR="0" simplePos="0" relativeHeight="486677504" behindDoc="1" locked="0" layoutInCell="1" allowOverlap="1" wp14:anchorId="78556585" wp14:editId="78556586">
              <wp:simplePos x="0" y="0"/>
              <wp:positionH relativeFrom="page">
                <wp:posOffset>1155498</wp:posOffset>
              </wp:positionH>
              <wp:positionV relativeFrom="page">
                <wp:posOffset>8715126</wp:posOffset>
              </wp:positionV>
              <wp:extent cx="29210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B3"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2</w:t>
                          </w:r>
                          <w:r>
                            <w:rPr>
                              <w:color w:val="231F20"/>
                              <w:spacing w:val="-12"/>
                              <w:sz w:val="18"/>
                            </w:rPr>
                            <w:fldChar w:fldCharType="end"/>
                          </w:r>
                        </w:p>
                      </w:txbxContent>
                    </wps:txbx>
                    <wps:bodyPr wrap="square" lIns="0" tIns="0" rIns="0" bIns="0" rtlCol="0">
                      <a:noAutofit/>
                    </wps:bodyPr>
                  </wps:wsp>
                </a:graphicData>
              </a:graphic>
            </wp:anchor>
          </w:drawing>
        </mc:Choice>
        <mc:Fallback>
          <w:pict>
            <v:shapetype w14:anchorId="78556585" id="_x0000_t202" coordsize="21600,21600" o:spt="202" path="m,l,21600r21600,l21600,xe">
              <v:stroke joinstyle="miter"/>
              <v:path gradientshapeok="t" o:connecttype="rect"/>
            </v:shapetype>
            <v:shape id="Textbox 3" o:spid="_x0000_s1026" type="#_x0000_t202" style="position:absolute;margin-left:91pt;margin-top:686.25pt;width:23pt;height:11pt;z-index:-166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" filled="f" stroked="f">
              <v:textbox inset="0,0,0,0">
                <w:txbxContent>
                  <w:p w14:paraId="785566B3"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2</w:t>
                    </w:r>
                    <w:r>
                      <w:rPr>
                        <w:color w:val="231F20"/>
                        <w:spacing w:val="-12"/>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2E" w14:textId="77777777" w:rsidR="00180D28" w:rsidRDefault="002909AC">
    <w:pPr>
      <w:pStyle w:val="BodyText"/>
      <w:spacing w:line="14" w:lineRule="auto"/>
    </w:pPr>
    <w:r>
      <w:rPr>
        <w:noProof/>
      </w:rPr>
      <mc:AlternateContent>
        <mc:Choice Requires="wps">
          <w:drawing>
            <wp:anchor distT="0" distB="0" distL="0" distR="0" simplePos="0" relativeHeight="486676480" behindDoc="1" locked="0" layoutInCell="1" allowOverlap="1" wp14:anchorId="78556587" wp14:editId="78556588">
              <wp:simplePos x="0" y="0"/>
              <wp:positionH relativeFrom="page">
                <wp:posOffset>1695500</wp:posOffset>
              </wp:positionH>
              <wp:positionV relativeFrom="page">
                <wp:posOffset>8705187</wp:posOffset>
              </wp:positionV>
              <wp:extent cx="97409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B1"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87" id="_x0000_t202" coordsize="21600,21600" o:spt="202" path="m,l,21600r21600,l21600,xe">
              <v:stroke joinstyle="miter"/>
              <v:path gradientshapeok="t" o:connecttype="rect"/>
            </v:shapetype>
            <v:shape id="Textbox 1" o:spid="_x0000_s1027" type="#_x0000_t202" style="position:absolute;margin-left:133.5pt;margin-top:685.45pt;width:76.7pt;height:12pt;z-index:-166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CkYWW5mAEA&#10;ACEDAAAOAAAAAAAAAAAAAAAAAC4CAABkcnMvZTJvRG9jLnhtbFBLAQItABQABgAIAAAAIQCalNhW&#10;4QAAAA0BAAAPAAAAAAAAAAAAAAAAAPIDAABkcnMvZG93bnJldi54bWxQSwUGAAAAAAQABADzAAAA&#10;AAUAAAAA&#10;" filled="f" stroked="f">
              <v:textbox inset="0,0,0,0">
                <w:txbxContent>
                  <w:p w14:paraId="785566B1"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76992" behindDoc="1" locked="0" layoutInCell="1" allowOverlap="1" wp14:anchorId="78556589" wp14:editId="7855658A">
              <wp:simplePos x="0" y="0"/>
              <wp:positionH relativeFrom="page">
                <wp:posOffset>6333411</wp:posOffset>
              </wp:positionH>
              <wp:positionV relativeFrom="page">
                <wp:posOffset>8715124</wp:posOffset>
              </wp:positionV>
              <wp:extent cx="29210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B2"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1</w:t>
                          </w:r>
                          <w:r>
                            <w:rPr>
                              <w:color w:val="231F20"/>
                              <w:spacing w:val="-12"/>
                              <w:sz w:val="18"/>
                            </w:rPr>
                            <w:fldChar w:fldCharType="end"/>
                          </w:r>
                        </w:p>
                      </w:txbxContent>
                    </wps:txbx>
                    <wps:bodyPr wrap="square" lIns="0" tIns="0" rIns="0" bIns="0" rtlCol="0">
                      <a:noAutofit/>
                    </wps:bodyPr>
                  </wps:wsp>
                </a:graphicData>
              </a:graphic>
            </wp:anchor>
          </w:drawing>
        </mc:Choice>
        <mc:Fallback>
          <w:pict>
            <v:shape w14:anchorId="78556589" id="Textbox 2" o:spid="_x0000_s1028" type="#_x0000_t202" style="position:absolute;margin-left:498.7pt;margin-top:686.25pt;width:23pt;height:11pt;z-index:-1663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" filled="f" stroked="f">
              <v:textbox inset="0,0,0,0">
                <w:txbxContent>
                  <w:p w14:paraId="785566B2"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1</w:t>
                    </w:r>
                    <w:r>
                      <w:rPr>
                        <w:color w:val="231F20"/>
                        <w:spacing w:val="-12"/>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1" w14:textId="77777777" w:rsidR="00180D28" w:rsidRDefault="002909AC">
    <w:pPr>
      <w:pStyle w:val="BodyText"/>
      <w:spacing w:line="14" w:lineRule="auto"/>
    </w:pPr>
    <w:r>
      <w:rPr>
        <w:noProof/>
      </w:rPr>
      <mc:AlternateContent>
        <mc:Choice Requires="wps">
          <w:drawing>
            <wp:anchor distT="0" distB="0" distL="0" distR="0" simplePos="0" relativeHeight="486681088" behindDoc="1" locked="0" layoutInCell="1" allowOverlap="1" wp14:anchorId="78556593" wp14:editId="78556594">
              <wp:simplePos x="0" y="0"/>
              <wp:positionH relativeFrom="page">
                <wp:posOffset>1155498</wp:posOffset>
              </wp:positionH>
              <wp:positionV relativeFrom="page">
                <wp:posOffset>8715126</wp:posOffset>
              </wp:positionV>
              <wp:extent cx="292100"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BA"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4</w:t>
                          </w:r>
                          <w:r>
                            <w:rPr>
                              <w:color w:val="231F20"/>
                              <w:spacing w:val="-12"/>
                              <w:sz w:val="18"/>
                            </w:rPr>
                            <w:fldChar w:fldCharType="end"/>
                          </w:r>
                        </w:p>
                      </w:txbxContent>
                    </wps:txbx>
                    <wps:bodyPr wrap="square" lIns="0" tIns="0" rIns="0" bIns="0" rtlCol="0">
                      <a:noAutofit/>
                    </wps:bodyPr>
                  </wps:wsp>
                </a:graphicData>
              </a:graphic>
            </wp:anchor>
          </w:drawing>
        </mc:Choice>
        <mc:Fallback>
          <w:pict>
            <v:shapetype w14:anchorId="78556593" id="_x0000_t202" coordsize="21600,21600" o:spt="202" path="m,l,21600r21600,l21600,xe">
              <v:stroke joinstyle="miter"/>
              <v:path gradientshapeok="t" o:connecttype="rect"/>
            </v:shapetype>
            <v:shape id="Textbox 11" o:spid="_x0000_s1033" type="#_x0000_t202" style="position:absolute;margin-left:91pt;margin-top:686.25pt;width:23pt;height:11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" filled="f" stroked="f">
              <v:textbox inset="0,0,0,0">
                <w:txbxContent>
                  <w:p w14:paraId="785566BA"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4</w:t>
                    </w:r>
                    <w:r>
                      <w:rPr>
                        <w:color w:val="231F20"/>
                        <w:spacing w:val="-12"/>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2" w14:textId="77777777" w:rsidR="00180D28" w:rsidRDefault="002909AC">
    <w:pPr>
      <w:pStyle w:val="BodyText"/>
      <w:spacing w:line="14" w:lineRule="auto"/>
    </w:pPr>
    <w:r>
      <w:rPr>
        <w:noProof/>
      </w:rPr>
      <mc:AlternateContent>
        <mc:Choice Requires="wps">
          <w:drawing>
            <wp:anchor distT="0" distB="0" distL="0" distR="0" simplePos="0" relativeHeight="486680064" behindDoc="1" locked="0" layoutInCell="1" allowOverlap="1" wp14:anchorId="78556595" wp14:editId="78556596">
              <wp:simplePos x="0" y="0"/>
              <wp:positionH relativeFrom="page">
                <wp:posOffset>1695500</wp:posOffset>
              </wp:positionH>
              <wp:positionV relativeFrom="page">
                <wp:posOffset>8705188</wp:posOffset>
              </wp:positionV>
              <wp:extent cx="97409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B8"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95" id="_x0000_t202" coordsize="21600,21600" o:spt="202" path="m,l,21600r21600,l21600,xe">
              <v:stroke joinstyle="miter"/>
              <v:path gradientshapeok="t" o:connecttype="rect"/>
            </v:shapetype>
            <v:shape id="Textbox 9" o:spid="_x0000_s1034" type="#_x0000_t202" style="position:absolute;margin-left:133.5pt;margin-top:685.45pt;width:76.7pt;height:12pt;z-index:-166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BZd03zmAEA&#10;ACEDAAAOAAAAAAAAAAAAAAAAAC4CAABkcnMvZTJvRG9jLnhtbFBLAQItABQABgAIAAAAIQCalNhW&#10;4QAAAA0BAAAPAAAAAAAAAAAAAAAAAPIDAABkcnMvZG93bnJldi54bWxQSwUGAAAAAAQABADzAAAA&#10;AAUAAAAA&#10;" filled="f" stroked="f">
              <v:textbox inset="0,0,0,0">
                <w:txbxContent>
                  <w:p w14:paraId="785566B8"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80576" behindDoc="1" locked="0" layoutInCell="1" allowOverlap="1" wp14:anchorId="78556597" wp14:editId="78556598">
              <wp:simplePos x="0" y="0"/>
              <wp:positionH relativeFrom="page">
                <wp:posOffset>6333411</wp:posOffset>
              </wp:positionH>
              <wp:positionV relativeFrom="page">
                <wp:posOffset>8715126</wp:posOffset>
              </wp:positionV>
              <wp:extent cx="292100"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B9"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3</w:t>
                          </w:r>
                          <w:r>
                            <w:rPr>
                              <w:color w:val="231F20"/>
                              <w:spacing w:val="-12"/>
                              <w:sz w:val="18"/>
                            </w:rPr>
                            <w:fldChar w:fldCharType="end"/>
                          </w:r>
                        </w:p>
                      </w:txbxContent>
                    </wps:txbx>
                    <wps:bodyPr wrap="square" lIns="0" tIns="0" rIns="0" bIns="0" rtlCol="0">
                      <a:noAutofit/>
                    </wps:bodyPr>
                  </wps:wsp>
                </a:graphicData>
              </a:graphic>
            </wp:anchor>
          </w:drawing>
        </mc:Choice>
        <mc:Fallback>
          <w:pict>
            <v:shape w14:anchorId="78556597" id="Textbox 10" o:spid="_x0000_s1035" type="#_x0000_t202" style="position:absolute;margin-left:498.7pt;margin-top:686.25pt;width:23pt;height:11pt;z-index:-166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" filled="f" stroked="f">
              <v:textbox inset="0,0,0,0">
                <w:txbxContent>
                  <w:p w14:paraId="785566B9"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3</w:t>
                    </w:r>
                    <w:r>
                      <w:rPr>
                        <w:color w:val="231F20"/>
                        <w:spacing w:val="-12"/>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5" w14:textId="77777777" w:rsidR="00180D28" w:rsidRDefault="002909AC">
    <w:pPr>
      <w:pStyle w:val="BodyText"/>
      <w:spacing w:line="14" w:lineRule="auto"/>
    </w:pPr>
    <w:r>
      <w:rPr>
        <w:noProof/>
      </w:rPr>
      <mc:AlternateContent>
        <mc:Choice Requires="wps">
          <w:drawing>
            <wp:anchor distT="0" distB="0" distL="0" distR="0" simplePos="0" relativeHeight="486683648" behindDoc="1" locked="0" layoutInCell="1" allowOverlap="1" wp14:anchorId="785565A1" wp14:editId="785565A2">
              <wp:simplePos x="0" y="0"/>
              <wp:positionH relativeFrom="page">
                <wp:posOffset>1155498</wp:posOffset>
              </wp:positionH>
              <wp:positionV relativeFrom="page">
                <wp:posOffset>8715126</wp:posOffset>
              </wp:positionV>
              <wp:extent cx="292100" cy="139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BF"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6</w:t>
                          </w:r>
                          <w:r>
                            <w:rPr>
                              <w:color w:val="231F20"/>
                              <w:spacing w:val="-12"/>
                              <w:sz w:val="18"/>
                            </w:rPr>
                            <w:fldChar w:fldCharType="end"/>
                          </w:r>
                        </w:p>
                      </w:txbxContent>
                    </wps:txbx>
                    <wps:bodyPr wrap="square" lIns="0" tIns="0" rIns="0" bIns="0" rtlCol="0">
                      <a:noAutofit/>
                    </wps:bodyPr>
                  </wps:wsp>
                </a:graphicData>
              </a:graphic>
            </wp:anchor>
          </w:drawing>
        </mc:Choice>
        <mc:Fallback>
          <w:pict>
            <v:shapetype w14:anchorId="785565A1" id="_x0000_t202" coordsize="21600,21600" o:spt="202" path="m,l,21600r21600,l21600,xe">
              <v:stroke joinstyle="miter"/>
              <v:path gradientshapeok="t" o:connecttype="rect"/>
            </v:shapetype>
            <v:shape id="Textbox 19" o:spid="_x0000_s1040" type="#_x0000_t202" style="position:absolute;margin-left:91pt;margin-top:686.25pt;width:23pt;height:11pt;z-index:-166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" filled="f" stroked="f">
              <v:textbox inset="0,0,0,0">
                <w:txbxContent>
                  <w:p w14:paraId="785566BF"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6</w:t>
                    </w:r>
                    <w:r>
                      <w:rPr>
                        <w:color w:val="231F20"/>
                        <w:spacing w:val="-12"/>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6" w14:textId="77777777" w:rsidR="00180D28" w:rsidRDefault="002909AC">
    <w:pPr>
      <w:pStyle w:val="BodyText"/>
      <w:spacing w:line="14" w:lineRule="auto"/>
    </w:pPr>
    <w:r>
      <w:rPr>
        <w:noProof/>
      </w:rPr>
      <mc:AlternateContent>
        <mc:Choice Requires="wps">
          <w:drawing>
            <wp:anchor distT="0" distB="0" distL="0" distR="0" simplePos="0" relativeHeight="486684160" behindDoc="1" locked="0" layoutInCell="1" allowOverlap="1" wp14:anchorId="785565A3" wp14:editId="785565A4">
              <wp:simplePos x="0" y="0"/>
              <wp:positionH relativeFrom="page">
                <wp:posOffset>1695500</wp:posOffset>
              </wp:positionH>
              <wp:positionV relativeFrom="page">
                <wp:posOffset>8705188</wp:posOffset>
              </wp:positionV>
              <wp:extent cx="97409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C0"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A3" id="_x0000_t202" coordsize="21600,21600" o:spt="202" path="m,l,21600r21600,l21600,xe">
              <v:stroke joinstyle="miter"/>
              <v:path gradientshapeok="t" o:connecttype="rect"/>
            </v:shapetype>
            <v:shape id="Textbox 20" o:spid="_x0000_s1041" type="#_x0000_t202" style="position:absolute;margin-left:133.5pt;margin-top:685.45pt;width:76.7pt;height:12pt;z-index:-166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AT6vyJmAEA&#10;ACIDAAAOAAAAAAAAAAAAAAAAAC4CAABkcnMvZTJvRG9jLnhtbFBLAQItABQABgAIAAAAIQCalNhW&#10;4QAAAA0BAAAPAAAAAAAAAAAAAAAAAPIDAABkcnMvZG93bnJldi54bWxQSwUGAAAAAAQABADzAAAA&#10;AAUAAAAA&#10;" filled="f" stroked="f">
              <v:textbox inset="0,0,0,0">
                <w:txbxContent>
                  <w:p w14:paraId="785566C0"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84672" behindDoc="1" locked="0" layoutInCell="1" allowOverlap="1" wp14:anchorId="785565A5" wp14:editId="785565A6">
              <wp:simplePos x="0" y="0"/>
              <wp:positionH relativeFrom="page">
                <wp:posOffset>6333411</wp:posOffset>
              </wp:positionH>
              <wp:positionV relativeFrom="page">
                <wp:posOffset>8715126</wp:posOffset>
              </wp:positionV>
              <wp:extent cx="292100" cy="1397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C1"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7</w:t>
                          </w:r>
                          <w:r>
                            <w:rPr>
                              <w:color w:val="231F20"/>
                              <w:spacing w:val="-12"/>
                              <w:sz w:val="18"/>
                            </w:rPr>
                            <w:fldChar w:fldCharType="end"/>
                          </w:r>
                        </w:p>
                      </w:txbxContent>
                    </wps:txbx>
                    <wps:bodyPr wrap="square" lIns="0" tIns="0" rIns="0" bIns="0" rtlCol="0">
                      <a:noAutofit/>
                    </wps:bodyPr>
                  </wps:wsp>
                </a:graphicData>
              </a:graphic>
            </wp:anchor>
          </w:drawing>
        </mc:Choice>
        <mc:Fallback>
          <w:pict>
            <v:shape w14:anchorId="785565A5" id="Textbox 21" o:spid="_x0000_s1042" type="#_x0000_t202" style="position:absolute;margin-left:498.7pt;margin-top:686.25pt;width:23pt;height:11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" filled="f" stroked="f">
              <v:textbox inset="0,0,0,0">
                <w:txbxContent>
                  <w:p w14:paraId="785566C1"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7</w:t>
                    </w:r>
                    <w:r>
                      <w:rPr>
                        <w:color w:val="231F20"/>
                        <w:spacing w:val="-12"/>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9" w14:textId="77777777" w:rsidR="00180D28" w:rsidRDefault="002909AC">
    <w:pPr>
      <w:pStyle w:val="BodyText"/>
      <w:spacing w:line="14" w:lineRule="auto"/>
    </w:pPr>
    <w:r>
      <w:rPr>
        <w:noProof/>
      </w:rPr>
      <mc:AlternateContent>
        <mc:Choice Requires="wps">
          <w:drawing>
            <wp:anchor distT="0" distB="0" distL="0" distR="0" simplePos="0" relativeHeight="486687232" behindDoc="1" locked="0" layoutInCell="1" allowOverlap="1" wp14:anchorId="785565AF" wp14:editId="785565B0">
              <wp:simplePos x="0" y="0"/>
              <wp:positionH relativeFrom="page">
                <wp:posOffset>1155498</wp:posOffset>
              </wp:positionH>
              <wp:positionV relativeFrom="page">
                <wp:posOffset>8715126</wp:posOffset>
              </wp:positionV>
              <wp:extent cx="292100" cy="1397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C6"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8</w:t>
                          </w:r>
                          <w:r>
                            <w:rPr>
                              <w:color w:val="231F20"/>
                              <w:spacing w:val="-12"/>
                              <w:sz w:val="18"/>
                            </w:rPr>
                            <w:fldChar w:fldCharType="end"/>
                          </w:r>
                        </w:p>
                      </w:txbxContent>
                    </wps:txbx>
                    <wps:bodyPr wrap="square" lIns="0" tIns="0" rIns="0" bIns="0" rtlCol="0">
                      <a:noAutofit/>
                    </wps:bodyPr>
                  </wps:wsp>
                </a:graphicData>
              </a:graphic>
            </wp:anchor>
          </w:drawing>
        </mc:Choice>
        <mc:Fallback>
          <w:pict>
            <v:shapetype w14:anchorId="785565AF" id="_x0000_t202" coordsize="21600,21600" o:spt="202" path="m,l,21600r21600,l21600,xe">
              <v:stroke joinstyle="miter"/>
              <v:path gradientshapeok="t" o:connecttype="rect"/>
            </v:shapetype>
            <v:shape id="Textbox 28" o:spid="_x0000_s1047" type="#_x0000_t202" style="position:absolute;margin-left:91pt;margin-top:686.25pt;width:23pt;height:11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" filled="f" stroked="f">
              <v:textbox inset="0,0,0,0">
                <w:txbxContent>
                  <w:p w14:paraId="785566C6"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8</w:t>
                    </w:r>
                    <w:r>
                      <w:rPr>
                        <w:color w:val="231F20"/>
                        <w:spacing w:val="-12"/>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A" w14:textId="77777777" w:rsidR="00180D28" w:rsidRDefault="002909AC">
    <w:pPr>
      <w:pStyle w:val="BodyText"/>
      <w:spacing w:line="14" w:lineRule="auto"/>
    </w:pPr>
    <w:r>
      <w:rPr>
        <w:noProof/>
      </w:rPr>
      <mc:AlternateContent>
        <mc:Choice Requires="wps">
          <w:drawing>
            <wp:anchor distT="0" distB="0" distL="0" distR="0" simplePos="0" relativeHeight="486687744" behindDoc="1" locked="0" layoutInCell="1" allowOverlap="1" wp14:anchorId="785565B1" wp14:editId="785565B2">
              <wp:simplePos x="0" y="0"/>
              <wp:positionH relativeFrom="page">
                <wp:posOffset>1695500</wp:posOffset>
              </wp:positionH>
              <wp:positionV relativeFrom="page">
                <wp:posOffset>8705188</wp:posOffset>
              </wp:positionV>
              <wp:extent cx="974090"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C7"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B1" id="_x0000_t202" coordsize="21600,21600" o:spt="202" path="m,l,21600r21600,l21600,xe">
              <v:stroke joinstyle="miter"/>
              <v:path gradientshapeok="t" o:connecttype="rect"/>
            </v:shapetype>
            <v:shape id="Textbox 29" o:spid="_x0000_s1048" type="#_x0000_t202" style="position:absolute;margin-left:133.5pt;margin-top:685.45pt;width:76.7pt;height:12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D7auHkmAEA&#10;ACIDAAAOAAAAAAAAAAAAAAAAAC4CAABkcnMvZTJvRG9jLnhtbFBLAQItABQABgAIAAAAIQCalNhW&#10;4QAAAA0BAAAPAAAAAAAAAAAAAAAAAPIDAABkcnMvZG93bnJldi54bWxQSwUGAAAAAAQABADzAAAA&#10;AAUAAAAA&#10;" filled="f" stroked="f">
              <v:textbox inset="0,0,0,0">
                <w:txbxContent>
                  <w:p w14:paraId="785566C7"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88256" behindDoc="1" locked="0" layoutInCell="1" allowOverlap="1" wp14:anchorId="785565B3" wp14:editId="785565B4">
              <wp:simplePos x="0" y="0"/>
              <wp:positionH relativeFrom="page">
                <wp:posOffset>6333411</wp:posOffset>
              </wp:positionH>
              <wp:positionV relativeFrom="page">
                <wp:posOffset>8715126</wp:posOffset>
              </wp:positionV>
              <wp:extent cx="292100" cy="1397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39700"/>
                      </a:xfrm>
                      <a:prstGeom prst="rect">
                        <a:avLst/>
                      </a:prstGeom>
                    </wps:spPr>
                    <wps:txbx>
                      <w:txbxContent>
                        <w:p w14:paraId="785566C8"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9</w:t>
                          </w:r>
                          <w:r>
                            <w:rPr>
                              <w:color w:val="231F20"/>
                              <w:spacing w:val="-12"/>
                              <w:sz w:val="18"/>
                            </w:rPr>
                            <w:fldChar w:fldCharType="end"/>
                          </w:r>
                        </w:p>
                      </w:txbxContent>
                    </wps:txbx>
                    <wps:bodyPr wrap="square" lIns="0" tIns="0" rIns="0" bIns="0" rtlCol="0">
                      <a:noAutofit/>
                    </wps:bodyPr>
                  </wps:wsp>
                </a:graphicData>
              </a:graphic>
            </wp:anchor>
          </w:drawing>
        </mc:Choice>
        <mc:Fallback>
          <w:pict>
            <v:shape w14:anchorId="785565B3" id="Textbox 30" o:spid="_x0000_s1049" type="#_x0000_t202" style="position:absolute;margin-left:498.7pt;margin-top:686.25pt;width:23pt;height:11pt;z-index:-166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" filled="f" stroked="f">
              <v:textbox inset="0,0,0,0">
                <w:txbxContent>
                  <w:p w14:paraId="785566C8" w14:textId="77777777" w:rsidR="00180D28" w:rsidRDefault="002909AC">
                    <w:pPr>
                      <w:spacing w:line="200" w:lineRule="exact"/>
                      <w:ind w:left="20"/>
                      <w:rPr>
                        <w:sz w:val="18"/>
                      </w:rPr>
                    </w:pPr>
                    <w:r>
                      <w:rPr>
                        <w:color w:val="231F20"/>
                        <w:spacing w:val="-2"/>
                        <w:sz w:val="18"/>
                      </w:rPr>
                      <w:t>31-</w:t>
                    </w:r>
                    <w:r>
                      <w:rPr>
                        <w:color w:val="231F20"/>
                        <w:spacing w:val="-12"/>
                        <w:sz w:val="18"/>
                      </w:rPr>
                      <w:fldChar w:fldCharType="begin"/>
                    </w:r>
                    <w:r>
                      <w:rPr>
                        <w:color w:val="231F20"/>
                        <w:spacing w:val="-12"/>
                        <w:sz w:val="18"/>
                      </w:rPr>
                      <w:instrText xml:space="preserve"> PAGE </w:instrText>
                    </w:r>
                    <w:r>
                      <w:rPr>
                        <w:color w:val="231F20"/>
                        <w:spacing w:val="-12"/>
                        <w:sz w:val="18"/>
                      </w:rPr>
                      <w:fldChar w:fldCharType="separate"/>
                    </w:r>
                    <w:r>
                      <w:rPr>
                        <w:color w:val="231F20"/>
                        <w:spacing w:val="-12"/>
                        <w:sz w:val="18"/>
                      </w:rPr>
                      <w:t>9</w:t>
                    </w:r>
                    <w:r>
                      <w:rPr>
                        <w:color w:val="231F20"/>
                        <w:spacing w:val="-12"/>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D" w14:textId="77777777" w:rsidR="00180D28" w:rsidRDefault="002909AC">
    <w:pPr>
      <w:pStyle w:val="BodyText"/>
      <w:spacing w:line="14" w:lineRule="auto"/>
    </w:pPr>
    <w:r>
      <w:rPr>
        <w:noProof/>
      </w:rPr>
      <mc:AlternateContent>
        <mc:Choice Requires="wps">
          <w:drawing>
            <wp:anchor distT="0" distB="0" distL="0" distR="0" simplePos="0" relativeHeight="486690816" behindDoc="1" locked="0" layoutInCell="1" allowOverlap="1" wp14:anchorId="785565BD" wp14:editId="785565BE">
              <wp:simplePos x="0" y="0"/>
              <wp:positionH relativeFrom="page">
                <wp:posOffset>1155498</wp:posOffset>
              </wp:positionH>
              <wp:positionV relativeFrom="page">
                <wp:posOffset>8715126</wp:posOffset>
              </wp:positionV>
              <wp:extent cx="355600" cy="1397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C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10</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5BD" id="_x0000_t202" coordsize="21600,21600" o:spt="202" path="m,l,21600r21600,l21600,xe">
              <v:stroke joinstyle="miter"/>
              <v:path gradientshapeok="t" o:connecttype="rect"/>
            </v:shapetype>
            <v:shape id="Textbox 37" o:spid="_x0000_s1054" type="#_x0000_t202" style="position:absolute;margin-left:91pt;margin-top:686.25pt;width:28pt;height:11pt;z-index:-166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52lwEAACI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lze3tXc0VzaXnz5jXHGfN6OSKljwa8yEEr&#10;kcdVCKjDE6VT67ll5nJ6PhNJ03YSrmvl6j6j5tQWuiNrGXmcraSfe4VGiuFTYL/y7M8BnoPtOcA0&#10;vIfyQ7KkAG/3CawrDK64MwMeRNEwf5o86d/Ppev6tTe/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0DmudpcBAAAi&#10;AwAADgAAAAAAAAAAAAAAAAAuAgAAZHJzL2Uyb0RvYy54bWxQSwECLQAUAAYACAAAACEAjh4R4eAA&#10;AAANAQAADwAAAAAAAAAAAAAAAADxAwAAZHJzL2Rvd25yZXYueG1sUEsFBgAAAAAEAAQA8wAAAP4E&#10;AAAAAA==&#10;" filled="f" stroked="f">
              <v:textbox inset="0,0,0,0">
                <w:txbxContent>
                  <w:p w14:paraId="785566C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10</w:t>
                    </w:r>
                    <w:r>
                      <w:rPr>
                        <w:color w:val="231F20"/>
                        <w:spacing w:val="-7"/>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E" w14:textId="77777777" w:rsidR="00180D28" w:rsidRDefault="002909AC">
    <w:pPr>
      <w:pStyle w:val="BodyText"/>
      <w:spacing w:line="14" w:lineRule="auto"/>
    </w:pPr>
    <w:r>
      <w:rPr>
        <w:noProof/>
      </w:rPr>
      <mc:AlternateContent>
        <mc:Choice Requires="wps">
          <w:drawing>
            <wp:anchor distT="0" distB="0" distL="0" distR="0" simplePos="0" relativeHeight="486691328" behindDoc="1" locked="0" layoutInCell="1" allowOverlap="1" wp14:anchorId="785565BF" wp14:editId="785565C0">
              <wp:simplePos x="0" y="0"/>
              <wp:positionH relativeFrom="page">
                <wp:posOffset>1695500</wp:posOffset>
              </wp:positionH>
              <wp:positionV relativeFrom="page">
                <wp:posOffset>8705188</wp:posOffset>
              </wp:positionV>
              <wp:extent cx="97409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CE"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BF" id="_x0000_t202" coordsize="21600,21600" o:spt="202" path="m,l,21600r21600,l21600,xe">
              <v:stroke joinstyle="miter"/>
              <v:path gradientshapeok="t" o:connecttype="rect"/>
            </v:shapetype>
            <v:shape id="Textbox 38" o:spid="_x0000_s1055" type="#_x0000_t202" style="position:absolute;margin-left:133.5pt;margin-top:685.45pt;width:76.7pt;height:12pt;z-index:-166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CIzJBNmAEA&#10;ACIDAAAOAAAAAAAAAAAAAAAAAC4CAABkcnMvZTJvRG9jLnhtbFBLAQItABQABgAIAAAAIQCalNhW&#10;4QAAAA0BAAAPAAAAAAAAAAAAAAAAAPIDAABkcnMvZG93bnJldi54bWxQSwUGAAAAAAQABADzAAAA&#10;AAUAAAAA&#10;" filled="f" stroked="f">
              <v:textbox inset="0,0,0,0">
                <w:txbxContent>
                  <w:p w14:paraId="785566CE"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91840" behindDoc="1" locked="0" layoutInCell="1" allowOverlap="1" wp14:anchorId="785565C1" wp14:editId="785565C2">
              <wp:simplePos x="0" y="0"/>
              <wp:positionH relativeFrom="page">
                <wp:posOffset>6276273</wp:posOffset>
              </wp:positionH>
              <wp:positionV relativeFrom="page">
                <wp:posOffset>8715126</wp:posOffset>
              </wp:positionV>
              <wp:extent cx="349250"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139700"/>
                      </a:xfrm>
                      <a:prstGeom prst="rect">
                        <a:avLst/>
                      </a:prstGeom>
                    </wps:spPr>
                    <wps:txbx>
                      <w:txbxContent>
                        <w:p w14:paraId="785566C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11</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5C1" id="Textbox 39" o:spid="_x0000_s1056" type="#_x0000_t202" style="position:absolute;margin-left:494.2pt;margin-top:686.25pt;width:27.5pt;height:11pt;z-index:-166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" filled="f" stroked="f">
              <v:textbox inset="0,0,0,0">
                <w:txbxContent>
                  <w:p w14:paraId="785566C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11</w:t>
                    </w:r>
                    <w:r>
                      <w:rPr>
                        <w:color w:val="231F20"/>
                        <w:spacing w:val="-7"/>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1" w14:textId="77777777" w:rsidR="00180D28" w:rsidRDefault="002909AC">
    <w:pPr>
      <w:pStyle w:val="BodyText"/>
      <w:spacing w:line="14" w:lineRule="auto"/>
    </w:pPr>
    <w:r>
      <w:rPr>
        <w:noProof/>
      </w:rPr>
      <mc:AlternateContent>
        <mc:Choice Requires="wps">
          <w:drawing>
            <wp:anchor distT="0" distB="0" distL="0" distR="0" simplePos="0" relativeHeight="486694400" behindDoc="1" locked="0" layoutInCell="1" allowOverlap="1" wp14:anchorId="785565CB" wp14:editId="785565CC">
              <wp:simplePos x="0" y="0"/>
              <wp:positionH relativeFrom="page">
                <wp:posOffset>1155498</wp:posOffset>
              </wp:positionH>
              <wp:positionV relativeFrom="page">
                <wp:posOffset>8715126</wp:posOffset>
              </wp:positionV>
              <wp:extent cx="355600" cy="1397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D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12</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5CB" id="_x0000_t202" coordsize="21600,21600" o:spt="202" path="m,l,21600r21600,l21600,xe">
              <v:stroke joinstyle="miter"/>
              <v:path gradientshapeok="t" o:connecttype="rect"/>
            </v:shapetype>
            <v:shape id="Textbox 46" o:spid="_x0000_s1061" type="#_x0000_t202" style="position:absolute;margin-left:91pt;margin-top:686.25pt;width:28pt;height:11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" filled="f" stroked="f">
              <v:textbox inset="0,0,0,0">
                <w:txbxContent>
                  <w:p w14:paraId="785566D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12</w:t>
                    </w:r>
                    <w:r>
                      <w:rPr>
                        <w:color w:val="231F20"/>
                        <w:spacing w:val="-7"/>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2" w14:textId="77777777" w:rsidR="00180D28" w:rsidRDefault="002909AC">
    <w:pPr>
      <w:pStyle w:val="BodyText"/>
      <w:spacing w:line="14" w:lineRule="auto"/>
    </w:pPr>
    <w:r>
      <w:rPr>
        <w:noProof/>
      </w:rPr>
      <mc:AlternateContent>
        <mc:Choice Requires="wps">
          <w:drawing>
            <wp:anchor distT="0" distB="0" distL="0" distR="0" simplePos="0" relativeHeight="486694912" behindDoc="1" locked="0" layoutInCell="1" allowOverlap="1" wp14:anchorId="785565CD" wp14:editId="785565CE">
              <wp:simplePos x="0" y="0"/>
              <wp:positionH relativeFrom="page">
                <wp:posOffset>1695500</wp:posOffset>
              </wp:positionH>
              <wp:positionV relativeFrom="page">
                <wp:posOffset>8705188</wp:posOffset>
              </wp:positionV>
              <wp:extent cx="97409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D5"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CD" id="_x0000_t202" coordsize="21600,21600" o:spt="202" path="m,l,21600r21600,l21600,xe">
              <v:stroke joinstyle="miter"/>
              <v:path gradientshapeok="t" o:connecttype="rect"/>
            </v:shapetype>
            <v:shape id="Textbox 47" o:spid="_x0000_s1062" type="#_x0000_t202" style="position:absolute;margin-left:133.5pt;margin-top:685.45pt;width:76.7pt;height:12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TXXqEZkB&#10;AAAiAwAADgAAAAAAAAAAAAAAAAAuAgAAZHJzL2Uyb0RvYy54bWxQSwECLQAUAAYACAAAACEAmpTY&#10;VuEAAAANAQAADwAAAAAAAAAAAAAAAADzAwAAZHJzL2Rvd25yZXYueG1sUEsFBgAAAAAEAAQA8wAA&#10;AAEFAAAAAA==&#10;" filled="f" stroked="f">
              <v:textbox inset="0,0,0,0">
                <w:txbxContent>
                  <w:p w14:paraId="785566D5"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95424" behindDoc="1" locked="0" layoutInCell="1" allowOverlap="1" wp14:anchorId="785565CF" wp14:editId="785565D0">
              <wp:simplePos x="0" y="0"/>
              <wp:positionH relativeFrom="page">
                <wp:posOffset>6270013</wp:posOffset>
              </wp:positionH>
              <wp:positionV relativeFrom="page">
                <wp:posOffset>8715126</wp:posOffset>
              </wp:positionV>
              <wp:extent cx="355600" cy="1397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D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13</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5CF" id="Textbox 48" o:spid="_x0000_s1063" type="#_x0000_t202" style="position:absolute;margin-left:493.7pt;margin-top:686.25pt;width:28pt;height:11pt;z-index:-1662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AVgNQqlwEA&#10;ACIDAAAOAAAAAAAAAAAAAAAAAC4CAABkcnMvZTJvRG9jLnhtbFBLAQItABQABgAIAAAAIQAE0DxF&#10;4gAAAA4BAAAPAAAAAAAAAAAAAAAAAPEDAABkcnMvZG93bnJldi54bWxQSwUGAAAAAAQABADzAAAA&#10;AAUAAAAA&#10;" filled="f" stroked="f">
              <v:textbox inset="0,0,0,0">
                <w:txbxContent>
                  <w:p w14:paraId="785566D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13</w:t>
                    </w:r>
                    <w:r>
                      <w:rPr>
                        <w:color w:val="231F20"/>
                        <w:spacing w:val="-7"/>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5" w14:textId="77777777" w:rsidR="00180D28" w:rsidRDefault="002909AC">
    <w:pPr>
      <w:pStyle w:val="BodyText"/>
      <w:spacing w:line="14" w:lineRule="auto"/>
    </w:pPr>
    <w:r>
      <w:rPr>
        <w:noProof/>
      </w:rPr>
      <mc:AlternateContent>
        <mc:Choice Requires="wps">
          <w:drawing>
            <wp:anchor distT="0" distB="0" distL="0" distR="0" simplePos="0" relativeHeight="486697984" behindDoc="1" locked="0" layoutInCell="1" allowOverlap="1" wp14:anchorId="785565D9" wp14:editId="785565DA">
              <wp:simplePos x="0" y="0"/>
              <wp:positionH relativeFrom="page">
                <wp:posOffset>1155498</wp:posOffset>
              </wp:positionH>
              <wp:positionV relativeFrom="page">
                <wp:posOffset>8715126</wp:posOffset>
              </wp:positionV>
              <wp:extent cx="355600" cy="1397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DB"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14</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5D9" id="_x0000_t202" coordsize="21600,21600" o:spt="202" path="m,l,21600r21600,l21600,xe">
              <v:stroke joinstyle="miter"/>
              <v:path gradientshapeok="t" o:connecttype="rect"/>
            </v:shapetype>
            <v:shape id="Textbox 55" o:spid="_x0000_s1068" type="#_x0000_t202" style="position:absolute;margin-left:91pt;margin-top:686.25pt;width:28pt;height:11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XV9XsZcBAAAi&#10;AwAADgAAAAAAAAAAAAAAAAAuAgAAZHJzL2Uyb0RvYy54bWxQSwECLQAUAAYACAAAACEAjh4R4eAA&#10;AAANAQAADwAAAAAAAAAAAAAAAADxAwAAZHJzL2Rvd25yZXYueG1sUEsFBgAAAAAEAAQA8wAAAP4E&#10;AAAAAA==&#10;" filled="f" stroked="f">
              <v:textbox inset="0,0,0,0">
                <w:txbxContent>
                  <w:p w14:paraId="785566DB"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14</w:t>
                    </w:r>
                    <w:r>
                      <w:rPr>
                        <w:color w:val="231F20"/>
                        <w:spacing w:val="-7"/>
                        <w:sz w:val="1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6" w14:textId="77777777" w:rsidR="00180D28" w:rsidRDefault="002909AC">
    <w:pPr>
      <w:pStyle w:val="BodyText"/>
      <w:spacing w:line="14" w:lineRule="auto"/>
    </w:pPr>
    <w:r>
      <w:rPr>
        <w:noProof/>
      </w:rPr>
      <mc:AlternateContent>
        <mc:Choice Requires="wps">
          <w:drawing>
            <wp:anchor distT="0" distB="0" distL="0" distR="0" simplePos="0" relativeHeight="486698496" behindDoc="1" locked="0" layoutInCell="1" allowOverlap="1" wp14:anchorId="785565DB" wp14:editId="785565DC">
              <wp:simplePos x="0" y="0"/>
              <wp:positionH relativeFrom="page">
                <wp:posOffset>1695500</wp:posOffset>
              </wp:positionH>
              <wp:positionV relativeFrom="page">
                <wp:posOffset>8705188</wp:posOffset>
              </wp:positionV>
              <wp:extent cx="97409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DC"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DB" id="_x0000_t202" coordsize="21600,21600" o:spt="202" path="m,l,21600r21600,l21600,xe">
              <v:stroke joinstyle="miter"/>
              <v:path gradientshapeok="t" o:connecttype="rect"/>
            </v:shapetype>
            <v:shape id="Textbox 56" o:spid="_x0000_s1069" type="#_x0000_t202" style="position:absolute;margin-left:133.5pt;margin-top:685.45pt;width:76.7pt;height:12pt;z-index:-1661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AFqmmKmAEA&#10;ACIDAAAOAAAAAAAAAAAAAAAAAC4CAABkcnMvZTJvRG9jLnhtbFBLAQItABQABgAIAAAAIQCalNhW&#10;4QAAAA0BAAAPAAAAAAAAAAAAAAAAAPIDAABkcnMvZG93bnJldi54bWxQSwUGAAAAAAQABADzAAAA&#10;AAUAAAAA&#10;" filled="f" stroked="f">
              <v:textbox inset="0,0,0,0">
                <w:txbxContent>
                  <w:p w14:paraId="785566DC"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699008" behindDoc="1" locked="0" layoutInCell="1" allowOverlap="1" wp14:anchorId="785565DD" wp14:editId="785565DE">
              <wp:simplePos x="0" y="0"/>
              <wp:positionH relativeFrom="page">
                <wp:posOffset>6270013</wp:posOffset>
              </wp:positionH>
              <wp:positionV relativeFrom="page">
                <wp:posOffset>8715126</wp:posOffset>
              </wp:positionV>
              <wp:extent cx="355600" cy="1397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D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15</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5DD" id="Textbox 57" o:spid="_x0000_s1070" type="#_x0000_t202" style="position:absolute;margin-left:493.7pt;margin-top:686.25pt;width:28pt;height:11pt;z-index:-1661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COiMxPlwEA&#10;ACIDAAAOAAAAAAAAAAAAAAAAAC4CAABkcnMvZTJvRG9jLnhtbFBLAQItABQABgAIAAAAIQAE0DxF&#10;4gAAAA4BAAAPAAAAAAAAAAAAAAAAAPEDAABkcnMvZG93bnJldi54bWxQSwUGAAAAAAQABADzAAAA&#10;AAUAAAAA&#10;" filled="f" stroked="f">
              <v:textbox inset="0,0,0,0">
                <w:txbxContent>
                  <w:p w14:paraId="785566D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15</w:t>
                    </w:r>
                    <w:r>
                      <w:rPr>
                        <w:color w:val="231F20"/>
                        <w:spacing w:val="-7"/>
                        <w:sz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9" w14:textId="77777777" w:rsidR="00180D28" w:rsidRDefault="002909AC">
    <w:pPr>
      <w:pStyle w:val="BodyText"/>
      <w:spacing w:line="14" w:lineRule="auto"/>
    </w:pPr>
    <w:r>
      <w:rPr>
        <w:noProof/>
      </w:rPr>
      <mc:AlternateContent>
        <mc:Choice Requires="wps">
          <w:drawing>
            <wp:anchor distT="0" distB="0" distL="0" distR="0" simplePos="0" relativeHeight="486701568" behindDoc="1" locked="0" layoutInCell="1" allowOverlap="1" wp14:anchorId="785565E7" wp14:editId="785565E8">
              <wp:simplePos x="0" y="0"/>
              <wp:positionH relativeFrom="page">
                <wp:posOffset>1155498</wp:posOffset>
              </wp:positionH>
              <wp:positionV relativeFrom="page">
                <wp:posOffset>8715126</wp:posOffset>
              </wp:positionV>
              <wp:extent cx="355600" cy="1397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E2"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16</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5E7" id="_x0000_t202" coordsize="21600,21600" o:spt="202" path="m,l,21600r21600,l21600,xe">
              <v:stroke joinstyle="miter"/>
              <v:path gradientshapeok="t" o:connecttype="rect"/>
            </v:shapetype>
            <v:shape id="Textbox 64" o:spid="_x0000_s1075" type="#_x0000_t202" style="position:absolute;margin-left:91pt;margin-top:686.25pt;width:28pt;height:11pt;z-index:-166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C75JhiYAQAA&#10;IgMAAA4AAAAAAAAAAAAAAAAALgIAAGRycy9lMm9Eb2MueG1sUEsBAi0AFAAGAAgAAAAhAI4eEeHg&#10;AAAADQEAAA8AAAAAAAAAAAAAAAAA8gMAAGRycy9kb3ducmV2LnhtbFBLBQYAAAAABAAEAPMAAAD/&#10;BAAAAAA=&#10;" filled="f" stroked="f">
              <v:textbox inset="0,0,0,0">
                <w:txbxContent>
                  <w:p w14:paraId="785566E2"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16</w:t>
                    </w:r>
                    <w:r>
                      <w:rPr>
                        <w:color w:val="231F20"/>
                        <w:spacing w:val="-7"/>
                        <w:sz w:val="1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A" w14:textId="77777777" w:rsidR="00180D28" w:rsidRDefault="002909AC">
    <w:pPr>
      <w:pStyle w:val="BodyText"/>
      <w:spacing w:line="14" w:lineRule="auto"/>
    </w:pPr>
    <w:r>
      <w:rPr>
        <w:noProof/>
      </w:rPr>
      <mc:AlternateContent>
        <mc:Choice Requires="wps">
          <w:drawing>
            <wp:anchor distT="0" distB="0" distL="0" distR="0" simplePos="0" relativeHeight="486702080" behindDoc="1" locked="0" layoutInCell="1" allowOverlap="1" wp14:anchorId="785565E9" wp14:editId="785565EA">
              <wp:simplePos x="0" y="0"/>
              <wp:positionH relativeFrom="page">
                <wp:posOffset>1695500</wp:posOffset>
              </wp:positionH>
              <wp:positionV relativeFrom="page">
                <wp:posOffset>8705188</wp:posOffset>
              </wp:positionV>
              <wp:extent cx="974090" cy="1524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E3"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E9" id="_x0000_t202" coordsize="21600,21600" o:spt="202" path="m,l,21600r21600,l21600,xe">
              <v:stroke joinstyle="miter"/>
              <v:path gradientshapeok="t" o:connecttype="rect"/>
            </v:shapetype>
            <v:shape id="Textbox 65" o:spid="_x0000_s1076" type="#_x0000_t202" style="position:absolute;margin-left:133.5pt;margin-top:685.45pt;width:76.7pt;height:12pt;z-index:-166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AnulXwmAEA&#10;ACIDAAAOAAAAAAAAAAAAAAAAAC4CAABkcnMvZTJvRG9jLnhtbFBLAQItABQABgAIAAAAIQCalNhW&#10;4QAAAA0BAAAPAAAAAAAAAAAAAAAAAPIDAABkcnMvZG93bnJldi54bWxQSwUGAAAAAAQABADzAAAA&#10;AAUAAAAA&#10;" filled="f" stroked="f">
              <v:textbox inset="0,0,0,0">
                <w:txbxContent>
                  <w:p w14:paraId="785566E3"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02592" behindDoc="1" locked="0" layoutInCell="1" allowOverlap="1" wp14:anchorId="785565EB" wp14:editId="785565EC">
              <wp:simplePos x="0" y="0"/>
              <wp:positionH relativeFrom="page">
                <wp:posOffset>6270013</wp:posOffset>
              </wp:positionH>
              <wp:positionV relativeFrom="page">
                <wp:posOffset>8715126</wp:posOffset>
              </wp:positionV>
              <wp:extent cx="35560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E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17</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5EB" id="Textbox 66" o:spid="_x0000_s1077" type="#_x0000_t202" style="position:absolute;margin-left:493.7pt;margin-top:686.25pt;width:28pt;height:11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B/T2vLlwEA&#10;ACIDAAAOAAAAAAAAAAAAAAAAAC4CAABkcnMvZTJvRG9jLnhtbFBLAQItABQABgAIAAAAIQAE0DxF&#10;4gAAAA4BAAAPAAAAAAAAAAAAAAAAAPEDAABkcnMvZG93bnJldi54bWxQSwUGAAAAAAQABADzAAAA&#10;AAUAAAAA&#10;" filled="f" stroked="f">
              <v:textbox inset="0,0,0,0">
                <w:txbxContent>
                  <w:p w14:paraId="785566E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17</w:t>
                    </w:r>
                    <w:r>
                      <w:rPr>
                        <w:color w:val="231F20"/>
                        <w:spacing w:val="-7"/>
                        <w:sz w:val="1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D" w14:textId="77777777" w:rsidR="00180D28" w:rsidRDefault="002909AC">
    <w:pPr>
      <w:pStyle w:val="BodyText"/>
      <w:spacing w:line="14" w:lineRule="auto"/>
    </w:pPr>
    <w:r>
      <w:rPr>
        <w:noProof/>
      </w:rPr>
      <mc:AlternateContent>
        <mc:Choice Requires="wps">
          <w:drawing>
            <wp:anchor distT="0" distB="0" distL="0" distR="0" simplePos="0" relativeHeight="486705152" behindDoc="1" locked="0" layoutInCell="1" allowOverlap="1" wp14:anchorId="785565F5" wp14:editId="785565F6">
              <wp:simplePos x="0" y="0"/>
              <wp:positionH relativeFrom="page">
                <wp:posOffset>1155498</wp:posOffset>
              </wp:positionH>
              <wp:positionV relativeFrom="page">
                <wp:posOffset>8715126</wp:posOffset>
              </wp:positionV>
              <wp:extent cx="355600" cy="1397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E9"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18</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5F5" id="_x0000_t202" coordsize="21600,21600" o:spt="202" path="m,l,21600r21600,l21600,xe">
              <v:stroke joinstyle="miter"/>
              <v:path gradientshapeok="t" o:connecttype="rect"/>
            </v:shapetype>
            <v:shape id="Textbox 73" o:spid="_x0000_s1082" type="#_x0000_t202" style="position:absolute;margin-left:91pt;margin-top:686.25pt;width:28pt;height:11pt;z-index:-166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OtAXESYAQAA&#10;IgMAAA4AAAAAAAAAAAAAAAAALgIAAGRycy9lMm9Eb2MueG1sUEsBAi0AFAAGAAgAAAAhAI4eEeHg&#10;AAAADQEAAA8AAAAAAAAAAAAAAAAA8gMAAGRycy9kb3ducmV2LnhtbFBLBQYAAAAABAAEAPMAAAD/&#10;BAAAAAA=&#10;" filled="f" stroked="f">
              <v:textbox inset="0,0,0,0">
                <w:txbxContent>
                  <w:p w14:paraId="785566E9"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18</w:t>
                    </w:r>
                    <w:r>
                      <w:rPr>
                        <w:color w:val="231F20"/>
                        <w:spacing w:val="-7"/>
                        <w:sz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E" w14:textId="77777777" w:rsidR="00180D28" w:rsidRDefault="002909AC">
    <w:pPr>
      <w:pStyle w:val="BodyText"/>
      <w:spacing w:line="14" w:lineRule="auto"/>
    </w:pPr>
    <w:r>
      <w:rPr>
        <w:noProof/>
      </w:rPr>
      <mc:AlternateContent>
        <mc:Choice Requires="wps">
          <w:drawing>
            <wp:anchor distT="0" distB="0" distL="0" distR="0" simplePos="0" relativeHeight="486705664" behindDoc="1" locked="0" layoutInCell="1" allowOverlap="1" wp14:anchorId="785565F7" wp14:editId="785565F8">
              <wp:simplePos x="0" y="0"/>
              <wp:positionH relativeFrom="page">
                <wp:posOffset>1695500</wp:posOffset>
              </wp:positionH>
              <wp:positionV relativeFrom="page">
                <wp:posOffset>8705188</wp:posOffset>
              </wp:positionV>
              <wp:extent cx="974090" cy="1524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EA"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5F7" id="_x0000_t202" coordsize="21600,21600" o:spt="202" path="m,l,21600r21600,l21600,xe">
              <v:stroke joinstyle="miter"/>
              <v:path gradientshapeok="t" o:connecttype="rect"/>
            </v:shapetype>
            <v:shape id="Textbox 74" o:spid="_x0000_s1083" type="#_x0000_t202" style="position:absolute;margin-left:133.5pt;margin-top:685.45pt;width:76.7pt;height:12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s7Vif5kB&#10;AAAiAwAADgAAAAAAAAAAAAAAAAAuAgAAZHJzL2Uyb0RvYy54bWxQSwECLQAUAAYACAAAACEAmpTY&#10;VuEAAAANAQAADwAAAAAAAAAAAAAAAADzAwAAZHJzL2Rvd25yZXYueG1sUEsFBgAAAAAEAAQA8wAA&#10;AAEFAAAAAA==&#10;" filled="f" stroked="f">
              <v:textbox inset="0,0,0,0">
                <w:txbxContent>
                  <w:p w14:paraId="785566EA"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06176" behindDoc="1" locked="0" layoutInCell="1" allowOverlap="1" wp14:anchorId="785565F9" wp14:editId="785565FA">
              <wp:simplePos x="0" y="0"/>
              <wp:positionH relativeFrom="page">
                <wp:posOffset>6270013</wp:posOffset>
              </wp:positionH>
              <wp:positionV relativeFrom="page">
                <wp:posOffset>8715126</wp:posOffset>
              </wp:positionV>
              <wp:extent cx="355600" cy="1397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EB"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19</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5F9" id="Textbox 75" o:spid="_x0000_s1084" type="#_x0000_t202" style="position:absolute;margin-left:493.7pt;margin-top:686.25pt;width:28pt;height:11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OBlwEAACIDAAAOAAAAZHJzL2Uyb0RvYy54bWysUsGO0zAQvSPxD5bvNOmuuix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TtanVXc0VzaXn75jXHGfN6OSKljwa8yEEr&#10;kcdVCKjDE6VT67ll5nJ6PhNJ03YSrmvl6j6j5tQWuiNrGXmcraSfe4VGiuFTYL/y7M8BnoPtOcA0&#10;vIfyQ7KkAG/3CawrDK64MwMeRNEwf5o86d/Ppev6tT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CCWUOBlwEA&#10;ACIDAAAOAAAAAAAAAAAAAAAAAC4CAABkcnMvZTJvRG9jLnhtbFBLAQItABQABgAIAAAAIQAE0DxF&#10;4gAAAA4BAAAPAAAAAAAAAAAAAAAAAPEDAABkcnMvZG93bnJldi54bWxQSwUGAAAAAAQABADzAAAA&#10;AAUAAAAA&#10;" filled="f" stroked="f">
              <v:textbox inset="0,0,0,0">
                <w:txbxContent>
                  <w:p w14:paraId="785566EB"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19</w:t>
                    </w:r>
                    <w:r>
                      <w:rPr>
                        <w:color w:val="231F20"/>
                        <w:spacing w:val="-7"/>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1" w14:textId="77777777" w:rsidR="00180D28" w:rsidRDefault="002909AC">
    <w:pPr>
      <w:pStyle w:val="BodyText"/>
      <w:spacing w:line="14" w:lineRule="auto"/>
    </w:pPr>
    <w:r>
      <w:rPr>
        <w:noProof/>
      </w:rPr>
      <mc:AlternateContent>
        <mc:Choice Requires="wps">
          <w:drawing>
            <wp:anchor distT="0" distB="0" distL="0" distR="0" simplePos="0" relativeHeight="486708736" behindDoc="1" locked="0" layoutInCell="1" allowOverlap="1" wp14:anchorId="78556603" wp14:editId="78556604">
              <wp:simplePos x="0" y="0"/>
              <wp:positionH relativeFrom="page">
                <wp:posOffset>1155498</wp:posOffset>
              </wp:positionH>
              <wp:positionV relativeFrom="page">
                <wp:posOffset>8715126</wp:posOffset>
              </wp:positionV>
              <wp:extent cx="355600" cy="1397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F0"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20</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03" id="_x0000_t202" coordsize="21600,21600" o:spt="202" path="m,l,21600r21600,l21600,xe">
              <v:stroke joinstyle="miter"/>
              <v:path gradientshapeok="t" o:connecttype="rect"/>
            </v:shapetype>
            <v:shape id="Textbox 82" o:spid="_x0000_s1089" type="#_x0000_t202" style="position:absolute;margin-left:91pt;margin-top:686.25pt;width:28pt;height:11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I1wGMqYAQAA&#10;IgMAAA4AAAAAAAAAAAAAAAAALgIAAGRycy9lMm9Eb2MueG1sUEsBAi0AFAAGAAgAAAAhAI4eEeHg&#10;AAAADQEAAA8AAAAAAAAAAAAAAAAA8gMAAGRycy9kb3ducmV2LnhtbFBLBQYAAAAABAAEAPMAAAD/&#10;BAAAAAA=&#10;" filled="f" stroked="f">
              <v:textbox inset="0,0,0,0">
                <w:txbxContent>
                  <w:p w14:paraId="785566F0"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20</w:t>
                    </w:r>
                    <w:r>
                      <w:rPr>
                        <w:color w:val="231F20"/>
                        <w:spacing w:val="-7"/>
                        <w:sz w:val="1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2" w14:textId="77777777" w:rsidR="00180D28" w:rsidRDefault="002909AC">
    <w:pPr>
      <w:pStyle w:val="BodyText"/>
      <w:spacing w:line="14" w:lineRule="auto"/>
    </w:pPr>
    <w:r>
      <w:rPr>
        <w:noProof/>
      </w:rPr>
      <mc:AlternateContent>
        <mc:Choice Requires="wps">
          <w:drawing>
            <wp:anchor distT="0" distB="0" distL="0" distR="0" simplePos="0" relativeHeight="486709248" behindDoc="1" locked="0" layoutInCell="1" allowOverlap="1" wp14:anchorId="78556605" wp14:editId="78556606">
              <wp:simplePos x="0" y="0"/>
              <wp:positionH relativeFrom="page">
                <wp:posOffset>1695500</wp:posOffset>
              </wp:positionH>
              <wp:positionV relativeFrom="page">
                <wp:posOffset>8705188</wp:posOffset>
              </wp:positionV>
              <wp:extent cx="974090"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F1"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05" id="_x0000_t202" coordsize="21600,21600" o:spt="202" path="m,l,21600r21600,l21600,xe">
              <v:stroke joinstyle="miter"/>
              <v:path gradientshapeok="t" o:connecttype="rect"/>
            </v:shapetype>
            <v:shape id="Textbox 83" o:spid="_x0000_s1090" type="#_x0000_t202" style="position:absolute;margin-left:133.5pt;margin-top:685.45pt;width:76.7pt;height:12pt;z-index:-166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AGUr0PmAEA&#10;ACIDAAAOAAAAAAAAAAAAAAAAAC4CAABkcnMvZTJvRG9jLnhtbFBLAQItABQABgAIAAAAIQCalNhW&#10;4QAAAA0BAAAPAAAAAAAAAAAAAAAAAPIDAABkcnMvZG93bnJldi54bWxQSwUGAAAAAAQABADzAAAA&#10;AAUAAAAA&#10;" filled="f" stroked="f">
              <v:textbox inset="0,0,0,0">
                <w:txbxContent>
                  <w:p w14:paraId="785566F1"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09760" behindDoc="1" locked="0" layoutInCell="1" allowOverlap="1" wp14:anchorId="78556607" wp14:editId="78556608">
              <wp:simplePos x="0" y="0"/>
              <wp:positionH relativeFrom="page">
                <wp:posOffset>6270013</wp:posOffset>
              </wp:positionH>
              <wp:positionV relativeFrom="page">
                <wp:posOffset>8715126</wp:posOffset>
              </wp:positionV>
              <wp:extent cx="355600" cy="1397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F2"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21</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07" id="Textbox 84" o:spid="_x0000_s1091" type="#_x0000_t202" style="position:absolute;margin-left:493.7pt;margin-top:686.25pt;width:28pt;height:11pt;z-index:-166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" filled="f" stroked="f">
              <v:textbox inset="0,0,0,0">
                <w:txbxContent>
                  <w:p w14:paraId="785566F2"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21</w:t>
                    </w:r>
                    <w:r>
                      <w:rPr>
                        <w:color w:val="231F20"/>
                        <w:spacing w:val="-7"/>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5" w14:textId="77777777" w:rsidR="00180D28" w:rsidRDefault="002909AC">
    <w:pPr>
      <w:pStyle w:val="BodyText"/>
      <w:spacing w:line="14" w:lineRule="auto"/>
    </w:pPr>
    <w:r>
      <w:rPr>
        <w:noProof/>
      </w:rPr>
      <mc:AlternateContent>
        <mc:Choice Requires="wps">
          <w:drawing>
            <wp:anchor distT="0" distB="0" distL="0" distR="0" simplePos="0" relativeHeight="486712320" behindDoc="1" locked="0" layoutInCell="1" allowOverlap="1" wp14:anchorId="78556611" wp14:editId="78556612">
              <wp:simplePos x="0" y="0"/>
              <wp:positionH relativeFrom="page">
                <wp:posOffset>1155498</wp:posOffset>
              </wp:positionH>
              <wp:positionV relativeFrom="page">
                <wp:posOffset>8715126</wp:posOffset>
              </wp:positionV>
              <wp:extent cx="355600" cy="1397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F7"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22</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11" id="_x0000_t202" coordsize="21600,21600" o:spt="202" path="m,l,21600r21600,l21600,xe">
              <v:stroke joinstyle="miter"/>
              <v:path gradientshapeok="t" o:connecttype="rect"/>
            </v:shapetype>
            <v:shape id="Textbox 91" o:spid="_x0000_s1096" type="#_x0000_t202" style="position:absolute;margin-left:91pt;margin-top:686.25pt;width:28pt;height:11pt;z-index:-166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r2AksJcBAAAi&#10;AwAADgAAAAAAAAAAAAAAAAAuAgAAZHJzL2Uyb0RvYy54bWxQSwECLQAUAAYACAAAACEAjh4R4eAA&#10;AAANAQAADwAAAAAAAAAAAAAAAADxAwAAZHJzL2Rvd25yZXYueG1sUEsFBgAAAAAEAAQA8wAAAP4E&#10;AAAAAA==&#10;" filled="f" stroked="f">
              <v:textbox inset="0,0,0,0">
                <w:txbxContent>
                  <w:p w14:paraId="785566F7"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22</w:t>
                    </w:r>
                    <w:r>
                      <w:rPr>
                        <w:color w:val="231F20"/>
                        <w:spacing w:val="-7"/>
                        <w:sz w:val="1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6" w14:textId="77777777" w:rsidR="00180D28" w:rsidRDefault="002909AC">
    <w:pPr>
      <w:pStyle w:val="BodyText"/>
      <w:spacing w:line="14" w:lineRule="auto"/>
    </w:pPr>
    <w:r>
      <w:rPr>
        <w:noProof/>
      </w:rPr>
      <mc:AlternateContent>
        <mc:Choice Requires="wps">
          <w:drawing>
            <wp:anchor distT="0" distB="0" distL="0" distR="0" simplePos="0" relativeHeight="486712832" behindDoc="1" locked="0" layoutInCell="1" allowOverlap="1" wp14:anchorId="78556613" wp14:editId="78556614">
              <wp:simplePos x="0" y="0"/>
              <wp:positionH relativeFrom="page">
                <wp:posOffset>1695500</wp:posOffset>
              </wp:positionH>
              <wp:positionV relativeFrom="page">
                <wp:posOffset>8705188</wp:posOffset>
              </wp:positionV>
              <wp:extent cx="974090" cy="152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F8"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13" id="_x0000_t202" coordsize="21600,21600" o:spt="202" path="m,l,21600r21600,l21600,xe">
              <v:stroke joinstyle="miter"/>
              <v:path gradientshapeok="t" o:connecttype="rect"/>
            </v:shapetype>
            <v:shape id="Textbox 92" o:spid="_x0000_s1097" type="#_x0000_t202" style="position:absolute;margin-left:133.5pt;margin-top:685.45pt;width:76.7pt;height:12pt;z-index:-166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95Uai5kB&#10;AAAiAwAADgAAAAAAAAAAAAAAAAAuAgAAZHJzL2Uyb0RvYy54bWxQSwECLQAUAAYACAAAACEAmpTY&#10;VuEAAAANAQAADwAAAAAAAAAAAAAAAADzAwAAZHJzL2Rvd25yZXYueG1sUEsFBgAAAAAEAAQA8wAA&#10;AAEFAAAAAA==&#10;" filled="f" stroked="f">
              <v:textbox inset="0,0,0,0">
                <w:txbxContent>
                  <w:p w14:paraId="785566F8"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13344" behindDoc="1" locked="0" layoutInCell="1" allowOverlap="1" wp14:anchorId="78556615" wp14:editId="78556616">
              <wp:simplePos x="0" y="0"/>
              <wp:positionH relativeFrom="page">
                <wp:posOffset>6270013</wp:posOffset>
              </wp:positionH>
              <wp:positionV relativeFrom="page">
                <wp:posOffset>8715126</wp:posOffset>
              </wp:positionV>
              <wp:extent cx="355600" cy="1397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F9"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23</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15" id="Textbox 93" o:spid="_x0000_s1098" type="#_x0000_t202" style="position:absolute;margin-left:493.7pt;margin-top:686.25pt;width:28pt;height:11pt;z-index:-166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Ah0H1TlwEA&#10;ACIDAAAOAAAAAAAAAAAAAAAAAC4CAABkcnMvZTJvRG9jLnhtbFBLAQItABQABgAIAAAAIQAE0DxF&#10;4gAAAA4BAAAPAAAAAAAAAAAAAAAAAPEDAABkcnMvZG93bnJldi54bWxQSwUGAAAAAAQABADzAAAA&#10;AAUAAAAA&#10;" filled="f" stroked="f">
              <v:textbox inset="0,0,0,0">
                <w:txbxContent>
                  <w:p w14:paraId="785566F9"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23</w:t>
                    </w:r>
                    <w:r>
                      <w:rPr>
                        <w:color w:val="231F20"/>
                        <w:spacing w:val="-7"/>
                        <w:sz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9" w14:textId="77777777" w:rsidR="00180D28" w:rsidRDefault="002909AC">
    <w:pPr>
      <w:pStyle w:val="BodyText"/>
      <w:spacing w:line="14" w:lineRule="auto"/>
    </w:pPr>
    <w:r>
      <w:rPr>
        <w:noProof/>
      </w:rPr>
      <mc:AlternateContent>
        <mc:Choice Requires="wps">
          <w:drawing>
            <wp:anchor distT="0" distB="0" distL="0" distR="0" simplePos="0" relativeHeight="486715904" behindDoc="1" locked="0" layoutInCell="1" allowOverlap="1" wp14:anchorId="7855661F" wp14:editId="78556620">
              <wp:simplePos x="0" y="0"/>
              <wp:positionH relativeFrom="page">
                <wp:posOffset>1155498</wp:posOffset>
              </wp:positionH>
              <wp:positionV relativeFrom="page">
                <wp:posOffset>8715126</wp:posOffset>
              </wp:positionV>
              <wp:extent cx="355600" cy="1397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6FE"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24</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1F" id="_x0000_t202" coordsize="21600,21600" o:spt="202" path="m,l,21600r21600,l21600,xe">
              <v:stroke joinstyle="miter"/>
              <v:path gradientshapeok="t" o:connecttype="rect"/>
            </v:shapetype>
            <v:shape id="Textbox 100" o:spid="_x0000_s1103" type="#_x0000_t202" style="position:absolute;margin-left:91pt;margin-top:686.25pt;width:28pt;height:11pt;z-index:-166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O28TP5cBAAAi&#10;AwAADgAAAAAAAAAAAAAAAAAuAgAAZHJzL2Uyb0RvYy54bWxQSwECLQAUAAYACAAAACEAjh4R4eAA&#10;AAANAQAADwAAAAAAAAAAAAAAAADxAwAAZHJzL2Rvd25yZXYueG1sUEsFBgAAAAAEAAQA8wAAAP4E&#10;AAAAAA==&#10;" filled="f" stroked="f">
              <v:textbox inset="0,0,0,0">
                <w:txbxContent>
                  <w:p w14:paraId="785566FE"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24</w:t>
                    </w:r>
                    <w:r>
                      <w:rPr>
                        <w:color w:val="231F20"/>
                        <w:spacing w:val="-7"/>
                        <w:sz w:val="18"/>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A" w14:textId="77777777" w:rsidR="00180D28" w:rsidRDefault="002909AC">
    <w:pPr>
      <w:pStyle w:val="BodyText"/>
      <w:spacing w:line="14" w:lineRule="auto"/>
    </w:pPr>
    <w:r>
      <w:rPr>
        <w:noProof/>
      </w:rPr>
      <mc:AlternateContent>
        <mc:Choice Requires="wps">
          <w:drawing>
            <wp:anchor distT="0" distB="0" distL="0" distR="0" simplePos="0" relativeHeight="486716416" behindDoc="1" locked="0" layoutInCell="1" allowOverlap="1" wp14:anchorId="78556621" wp14:editId="78556622">
              <wp:simplePos x="0" y="0"/>
              <wp:positionH relativeFrom="page">
                <wp:posOffset>1695500</wp:posOffset>
              </wp:positionH>
              <wp:positionV relativeFrom="page">
                <wp:posOffset>8705188</wp:posOffset>
              </wp:positionV>
              <wp:extent cx="974090" cy="1524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6FF"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21" id="_x0000_t202" coordsize="21600,21600" o:spt="202" path="m,l,21600r21600,l21600,xe">
              <v:stroke joinstyle="miter"/>
              <v:path gradientshapeok="t" o:connecttype="rect"/>
            </v:shapetype>
            <v:shape id="Textbox 101" o:spid="_x0000_s1104" type="#_x0000_t202" style="position:absolute;margin-left:133.5pt;margin-top:685.45pt;width:76.7pt;height:12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CoMywZkB&#10;AAAiAwAADgAAAAAAAAAAAAAAAAAuAgAAZHJzL2Uyb0RvYy54bWxQSwECLQAUAAYACAAAACEAmpTY&#10;VuEAAAANAQAADwAAAAAAAAAAAAAAAADzAwAAZHJzL2Rvd25yZXYueG1sUEsFBgAAAAAEAAQA8wAA&#10;AAEFAAAAAA==&#10;" filled="f" stroked="f">
              <v:textbox inset="0,0,0,0">
                <w:txbxContent>
                  <w:p w14:paraId="785566FF"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16928" behindDoc="1" locked="0" layoutInCell="1" allowOverlap="1" wp14:anchorId="78556623" wp14:editId="78556624">
              <wp:simplePos x="0" y="0"/>
              <wp:positionH relativeFrom="page">
                <wp:posOffset>6270013</wp:posOffset>
              </wp:positionH>
              <wp:positionV relativeFrom="page">
                <wp:posOffset>8715126</wp:posOffset>
              </wp:positionV>
              <wp:extent cx="355600" cy="1397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00"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25</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23" id="Textbox 102" o:spid="_x0000_s1105" type="#_x0000_t202" style="position:absolute;margin-left:493.7pt;margin-top:686.25pt;width:28pt;height:11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" filled="f" stroked="f">
              <v:textbox inset="0,0,0,0">
                <w:txbxContent>
                  <w:p w14:paraId="78556700"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25</w:t>
                    </w:r>
                    <w:r>
                      <w:rPr>
                        <w:color w:val="231F20"/>
                        <w:spacing w:val="-7"/>
                        <w:sz w:val="1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D" w14:textId="77777777" w:rsidR="00180D28" w:rsidRDefault="002909AC">
    <w:pPr>
      <w:pStyle w:val="BodyText"/>
      <w:spacing w:line="14" w:lineRule="auto"/>
    </w:pPr>
    <w:r>
      <w:rPr>
        <w:noProof/>
      </w:rPr>
      <mc:AlternateContent>
        <mc:Choice Requires="wps">
          <w:drawing>
            <wp:anchor distT="0" distB="0" distL="0" distR="0" simplePos="0" relativeHeight="486719488" behindDoc="1" locked="0" layoutInCell="1" allowOverlap="1" wp14:anchorId="7855662D" wp14:editId="7855662E">
              <wp:simplePos x="0" y="0"/>
              <wp:positionH relativeFrom="page">
                <wp:posOffset>1155498</wp:posOffset>
              </wp:positionH>
              <wp:positionV relativeFrom="page">
                <wp:posOffset>8715126</wp:posOffset>
              </wp:positionV>
              <wp:extent cx="355600" cy="1397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05"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26</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2D" id="_x0000_t202" coordsize="21600,21600" o:spt="202" path="m,l,21600r21600,l21600,xe">
              <v:stroke joinstyle="miter"/>
              <v:path gradientshapeok="t" o:connecttype="rect"/>
            </v:shapetype>
            <v:shape id="Textbox 109" o:spid="_x0000_s1110" type="#_x0000_t202" style="position:absolute;margin-left:91pt;margin-top:686.25pt;width:28pt;height:11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Py5hHGYAQAA&#10;IgMAAA4AAAAAAAAAAAAAAAAALgIAAGRycy9lMm9Eb2MueG1sUEsBAi0AFAAGAAgAAAAhAI4eEeHg&#10;AAAADQEAAA8AAAAAAAAAAAAAAAAA8gMAAGRycy9kb3ducmV2LnhtbFBLBQYAAAAABAAEAPMAAAD/&#10;BAAAAAA=&#10;" filled="f" stroked="f">
              <v:textbox inset="0,0,0,0">
                <w:txbxContent>
                  <w:p w14:paraId="78556705"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26</w:t>
                    </w:r>
                    <w:r>
                      <w:rPr>
                        <w:color w:val="231F20"/>
                        <w:spacing w:val="-7"/>
                        <w:sz w:val="18"/>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E" w14:textId="77777777" w:rsidR="00180D28" w:rsidRDefault="002909AC">
    <w:pPr>
      <w:pStyle w:val="BodyText"/>
      <w:spacing w:line="14" w:lineRule="auto"/>
    </w:pPr>
    <w:r>
      <w:rPr>
        <w:noProof/>
      </w:rPr>
      <mc:AlternateContent>
        <mc:Choice Requires="wps">
          <w:drawing>
            <wp:anchor distT="0" distB="0" distL="0" distR="0" simplePos="0" relativeHeight="486720000" behindDoc="1" locked="0" layoutInCell="1" allowOverlap="1" wp14:anchorId="7855662F" wp14:editId="78556630">
              <wp:simplePos x="0" y="0"/>
              <wp:positionH relativeFrom="page">
                <wp:posOffset>1695500</wp:posOffset>
              </wp:positionH>
              <wp:positionV relativeFrom="page">
                <wp:posOffset>8705188</wp:posOffset>
              </wp:positionV>
              <wp:extent cx="974090" cy="1524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06"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2F" id="_x0000_t202" coordsize="21600,21600" o:spt="202" path="m,l,21600r21600,l21600,xe">
              <v:stroke joinstyle="miter"/>
              <v:path gradientshapeok="t" o:connecttype="rect"/>
            </v:shapetype>
            <v:shape id="Textbox 110" o:spid="_x0000_s1111" type="#_x0000_t202" style="position:absolute;margin-left:133.5pt;margin-top:685.45pt;width:76.7pt;height:12pt;z-index:-165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pEy6SpkB&#10;AAAiAwAADgAAAAAAAAAAAAAAAAAuAgAAZHJzL2Uyb0RvYy54bWxQSwECLQAUAAYACAAAACEAmpTY&#10;VuEAAAANAQAADwAAAAAAAAAAAAAAAADzAwAAZHJzL2Rvd25yZXYueG1sUEsFBgAAAAAEAAQA8wAA&#10;AAEFAAAAAA==&#10;" filled="f" stroked="f">
              <v:textbox inset="0,0,0,0">
                <w:txbxContent>
                  <w:p w14:paraId="78556706"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20512" behindDoc="1" locked="0" layoutInCell="1" allowOverlap="1" wp14:anchorId="78556631" wp14:editId="78556632">
              <wp:simplePos x="0" y="0"/>
              <wp:positionH relativeFrom="page">
                <wp:posOffset>6270013</wp:posOffset>
              </wp:positionH>
              <wp:positionV relativeFrom="page">
                <wp:posOffset>8715126</wp:posOffset>
              </wp:positionV>
              <wp:extent cx="355600" cy="1397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07"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27</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31" id="Textbox 111" o:spid="_x0000_s1112" type="#_x0000_t202" style="position:absolute;margin-left:493.7pt;margin-top:686.25pt;width:28pt;height:11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2SlwEAACIDAAAOAAAAZHJzL2Uyb0RvYy54bWysUsGO0zAQvSPxD5bvNOmutix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L27m5Vc0VzaXn75jXHGfN6OSKljwa8yEEr&#10;kcdVCKjDE6VT67ll5nJ6PhNJ03YSrmvl/Sqj5tQWuiNrGXmcraSfe4VGiuFTYL/y7M8BnoPtOcA0&#10;vIfyQ7KkAG/3CawrDK64MwMeRNEwf5o86d/Ppev6tT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ByCd2SlwEA&#10;ACIDAAAOAAAAAAAAAAAAAAAAAC4CAABkcnMvZTJvRG9jLnhtbFBLAQItABQABgAIAAAAIQAE0DxF&#10;4gAAAA4BAAAPAAAAAAAAAAAAAAAAAPEDAABkcnMvZG93bnJldi54bWxQSwUGAAAAAAQABADzAAAA&#10;AAUAAAAA&#10;" filled="f" stroked="f">
              <v:textbox inset="0,0,0,0">
                <w:txbxContent>
                  <w:p w14:paraId="78556707"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27</w:t>
                    </w:r>
                    <w:r>
                      <w:rPr>
                        <w:color w:val="231F20"/>
                        <w:spacing w:val="-7"/>
                        <w:sz w:val="1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1" w14:textId="77777777" w:rsidR="00180D28" w:rsidRDefault="002909AC">
    <w:pPr>
      <w:pStyle w:val="BodyText"/>
      <w:spacing w:line="14" w:lineRule="auto"/>
    </w:pPr>
    <w:r>
      <w:rPr>
        <w:noProof/>
      </w:rPr>
      <mc:AlternateContent>
        <mc:Choice Requires="wps">
          <w:drawing>
            <wp:anchor distT="0" distB="0" distL="0" distR="0" simplePos="0" relativeHeight="486723072" behindDoc="1" locked="0" layoutInCell="1" allowOverlap="1" wp14:anchorId="7855663B" wp14:editId="7855663C">
              <wp:simplePos x="0" y="0"/>
              <wp:positionH relativeFrom="page">
                <wp:posOffset>1155498</wp:posOffset>
              </wp:positionH>
              <wp:positionV relativeFrom="page">
                <wp:posOffset>8715126</wp:posOffset>
              </wp:positionV>
              <wp:extent cx="355600" cy="1397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0C"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28</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3B" id="_x0000_t202" coordsize="21600,21600" o:spt="202" path="m,l,21600r21600,l21600,xe">
              <v:stroke joinstyle="miter"/>
              <v:path gradientshapeok="t" o:connecttype="rect"/>
            </v:shapetype>
            <v:shape id="Textbox 118" o:spid="_x0000_s1117" type="#_x0000_t202" style="position:absolute;margin-left:91pt;margin-top:686.25pt;width:28pt;height:11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DX4j9ZcBAAAi&#10;AwAADgAAAAAAAAAAAAAAAAAuAgAAZHJzL2Uyb0RvYy54bWxQSwECLQAUAAYACAAAACEAjh4R4eAA&#10;AAANAQAADwAAAAAAAAAAAAAAAADxAwAAZHJzL2Rvd25yZXYueG1sUEsFBgAAAAAEAAQA8wAAAP4E&#10;AAAAAA==&#10;" filled="f" stroked="f">
              <v:textbox inset="0,0,0,0">
                <w:txbxContent>
                  <w:p w14:paraId="7855670C"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28</w:t>
                    </w:r>
                    <w:r>
                      <w:rPr>
                        <w:color w:val="231F20"/>
                        <w:spacing w:val="-7"/>
                        <w:sz w:val="18"/>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2" w14:textId="77777777" w:rsidR="00180D28" w:rsidRDefault="002909AC">
    <w:pPr>
      <w:pStyle w:val="BodyText"/>
      <w:spacing w:line="14" w:lineRule="auto"/>
    </w:pPr>
    <w:r>
      <w:rPr>
        <w:noProof/>
      </w:rPr>
      <mc:AlternateContent>
        <mc:Choice Requires="wps">
          <w:drawing>
            <wp:anchor distT="0" distB="0" distL="0" distR="0" simplePos="0" relativeHeight="486723584" behindDoc="1" locked="0" layoutInCell="1" allowOverlap="1" wp14:anchorId="7855663D" wp14:editId="7855663E">
              <wp:simplePos x="0" y="0"/>
              <wp:positionH relativeFrom="page">
                <wp:posOffset>1695500</wp:posOffset>
              </wp:positionH>
              <wp:positionV relativeFrom="page">
                <wp:posOffset>8705188</wp:posOffset>
              </wp:positionV>
              <wp:extent cx="974090"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0D"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3D" id="_x0000_t202" coordsize="21600,21600" o:spt="202" path="m,l,21600r21600,l21600,xe">
              <v:stroke joinstyle="miter"/>
              <v:path gradientshapeok="t" o:connecttype="rect"/>
            </v:shapetype>
            <v:shape id="Textbox 119" o:spid="_x0000_s1118" type="#_x0000_t202" style="position:absolute;margin-left:133.5pt;margin-top:685.45pt;width:76.7pt;height:12pt;z-index:-1659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2ztELZkB&#10;AAAiAwAADgAAAAAAAAAAAAAAAAAuAgAAZHJzL2Uyb0RvYy54bWxQSwECLQAUAAYACAAAACEAmpTY&#10;VuEAAAANAQAADwAAAAAAAAAAAAAAAADzAwAAZHJzL2Rvd25yZXYueG1sUEsFBgAAAAAEAAQA8wAA&#10;AAEFAAAAAA==&#10;" filled="f" stroked="f">
              <v:textbox inset="0,0,0,0">
                <w:txbxContent>
                  <w:p w14:paraId="7855670D"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24096" behindDoc="1" locked="0" layoutInCell="1" allowOverlap="1" wp14:anchorId="7855663F" wp14:editId="78556640">
              <wp:simplePos x="0" y="0"/>
              <wp:positionH relativeFrom="page">
                <wp:posOffset>6270013</wp:posOffset>
              </wp:positionH>
              <wp:positionV relativeFrom="page">
                <wp:posOffset>8715126</wp:posOffset>
              </wp:positionV>
              <wp:extent cx="355600" cy="1397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0E"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29</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3F" id="Textbox 120" o:spid="_x0000_s1119" type="#_x0000_t202" style="position:absolute;margin-left:493.7pt;margin-top:686.25pt;width:28pt;height:11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CDznoWlwEA&#10;ACIDAAAOAAAAAAAAAAAAAAAAAC4CAABkcnMvZTJvRG9jLnhtbFBLAQItABQABgAIAAAAIQAE0DxF&#10;4gAAAA4BAAAPAAAAAAAAAAAAAAAAAPEDAABkcnMvZG93bnJldi54bWxQSwUGAAAAAAQABADzAAAA&#10;AAUAAAAA&#10;" filled="f" stroked="f">
              <v:textbox inset="0,0,0,0">
                <w:txbxContent>
                  <w:p w14:paraId="7855670E"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29</w:t>
                    </w:r>
                    <w:r>
                      <w:rPr>
                        <w:color w:val="231F20"/>
                        <w:spacing w:val="-7"/>
                        <w:sz w:val="18"/>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5" w14:textId="77777777" w:rsidR="00180D28" w:rsidRDefault="002909AC">
    <w:pPr>
      <w:pStyle w:val="BodyText"/>
      <w:spacing w:line="14" w:lineRule="auto"/>
    </w:pPr>
    <w:r>
      <w:rPr>
        <w:noProof/>
      </w:rPr>
      <mc:AlternateContent>
        <mc:Choice Requires="wps">
          <w:drawing>
            <wp:anchor distT="0" distB="0" distL="0" distR="0" simplePos="0" relativeHeight="486726656" behindDoc="1" locked="0" layoutInCell="1" allowOverlap="1" wp14:anchorId="78556649" wp14:editId="7855664A">
              <wp:simplePos x="0" y="0"/>
              <wp:positionH relativeFrom="page">
                <wp:posOffset>1155498</wp:posOffset>
              </wp:positionH>
              <wp:positionV relativeFrom="page">
                <wp:posOffset>8715126</wp:posOffset>
              </wp:positionV>
              <wp:extent cx="355600" cy="1397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13"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30</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49" id="_x0000_t202" coordsize="21600,21600" o:spt="202" path="m,l,21600r21600,l21600,xe">
              <v:stroke joinstyle="miter"/>
              <v:path gradientshapeok="t" o:connecttype="rect"/>
            </v:shapetype>
            <v:shape id="Textbox 127" o:spid="_x0000_s1124" type="#_x0000_t202" style="position:absolute;margin-left:91pt;margin-top:686.25pt;width:28pt;height:11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PBoC7+YAQAA&#10;IgMAAA4AAAAAAAAAAAAAAAAALgIAAGRycy9lMm9Eb2MueG1sUEsBAi0AFAAGAAgAAAAhAI4eEeHg&#10;AAAADQEAAA8AAAAAAAAAAAAAAAAA8gMAAGRycy9kb3ducmV2LnhtbFBLBQYAAAAABAAEAPMAAAD/&#10;BAAAAAA=&#10;" filled="f" stroked="f">
              <v:textbox inset="0,0,0,0">
                <w:txbxContent>
                  <w:p w14:paraId="78556713"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30</w:t>
                    </w:r>
                    <w:r>
                      <w:rPr>
                        <w:color w:val="231F20"/>
                        <w:spacing w:val="-7"/>
                        <w:sz w:val="18"/>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6" w14:textId="77777777" w:rsidR="00180D28" w:rsidRDefault="002909AC">
    <w:pPr>
      <w:pStyle w:val="BodyText"/>
      <w:spacing w:line="14" w:lineRule="auto"/>
    </w:pPr>
    <w:r>
      <w:rPr>
        <w:noProof/>
      </w:rPr>
      <mc:AlternateContent>
        <mc:Choice Requires="wps">
          <w:drawing>
            <wp:anchor distT="0" distB="0" distL="0" distR="0" simplePos="0" relativeHeight="486727168" behindDoc="1" locked="0" layoutInCell="1" allowOverlap="1" wp14:anchorId="7855664B" wp14:editId="7855664C">
              <wp:simplePos x="0" y="0"/>
              <wp:positionH relativeFrom="page">
                <wp:posOffset>1695500</wp:posOffset>
              </wp:positionH>
              <wp:positionV relativeFrom="page">
                <wp:posOffset>8705188</wp:posOffset>
              </wp:positionV>
              <wp:extent cx="974090" cy="1524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14"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4B" id="_x0000_t202" coordsize="21600,21600" o:spt="202" path="m,l,21600r21600,l21600,xe">
              <v:stroke joinstyle="miter"/>
              <v:path gradientshapeok="t" o:connecttype="rect"/>
            </v:shapetype>
            <v:shape id="Textbox 128" o:spid="_x0000_s1125" type="#_x0000_t202" style="position:absolute;margin-left:133.5pt;margin-top:685.45pt;width:76.7pt;height:12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qJ01hJkB&#10;AAAiAwAADgAAAAAAAAAAAAAAAAAuAgAAZHJzL2Uyb0RvYy54bWxQSwECLQAUAAYACAAAACEAmpTY&#10;VuEAAAANAQAADwAAAAAAAAAAAAAAAADzAwAAZHJzL2Rvd25yZXYueG1sUEsFBgAAAAAEAAQA8wAA&#10;AAEFAAAAAA==&#10;" filled="f" stroked="f">
              <v:textbox inset="0,0,0,0">
                <w:txbxContent>
                  <w:p w14:paraId="78556714"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27680" behindDoc="1" locked="0" layoutInCell="1" allowOverlap="1" wp14:anchorId="7855664D" wp14:editId="7855664E">
              <wp:simplePos x="0" y="0"/>
              <wp:positionH relativeFrom="page">
                <wp:posOffset>6270013</wp:posOffset>
              </wp:positionH>
              <wp:positionV relativeFrom="page">
                <wp:posOffset>8715126</wp:posOffset>
              </wp:positionV>
              <wp:extent cx="355600" cy="1397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15"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31</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4D" id="Textbox 129" o:spid="_x0000_s1126" type="#_x0000_t202" style="position:absolute;margin-left:493.7pt;margin-top:686.25pt;width:28pt;height:11pt;z-index:-165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" filled="f" stroked="f">
              <v:textbox inset="0,0,0,0">
                <w:txbxContent>
                  <w:p w14:paraId="78556715"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31</w:t>
                    </w:r>
                    <w:r>
                      <w:rPr>
                        <w:color w:val="231F20"/>
                        <w:spacing w:val="-7"/>
                        <w:sz w:val="18"/>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9" w14:textId="77777777" w:rsidR="00180D28" w:rsidRDefault="002909AC">
    <w:pPr>
      <w:pStyle w:val="BodyText"/>
      <w:spacing w:line="14" w:lineRule="auto"/>
    </w:pPr>
    <w:r>
      <w:rPr>
        <w:noProof/>
      </w:rPr>
      <mc:AlternateContent>
        <mc:Choice Requires="wps">
          <w:drawing>
            <wp:anchor distT="0" distB="0" distL="0" distR="0" simplePos="0" relativeHeight="486730240" behindDoc="1" locked="0" layoutInCell="1" allowOverlap="1" wp14:anchorId="78556657" wp14:editId="78556658">
              <wp:simplePos x="0" y="0"/>
              <wp:positionH relativeFrom="page">
                <wp:posOffset>1155498</wp:posOffset>
              </wp:positionH>
              <wp:positionV relativeFrom="page">
                <wp:posOffset>8715126</wp:posOffset>
              </wp:positionV>
              <wp:extent cx="355600" cy="1397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1A"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32</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57" id="_x0000_t202" coordsize="21600,21600" o:spt="202" path="m,l,21600r21600,l21600,xe">
              <v:stroke joinstyle="miter"/>
              <v:path gradientshapeok="t" o:connecttype="rect"/>
            </v:shapetype>
            <v:shape id="Textbox 136" o:spid="_x0000_s1131" type="#_x0000_t202" style="position:absolute;margin-left:91pt;margin-top:686.25pt;width:28pt;height:11pt;z-index:-165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ql2FrJcBAAAj&#10;AwAADgAAAAAAAAAAAAAAAAAuAgAAZHJzL2Uyb0RvYy54bWxQSwECLQAUAAYACAAAACEAjh4R4eAA&#10;AAANAQAADwAAAAAAAAAAAAAAAADxAwAAZHJzL2Rvd25yZXYueG1sUEsFBgAAAAAEAAQA8wAAAP4E&#10;AAAAAA==&#10;" filled="f" stroked="f">
              <v:textbox inset="0,0,0,0">
                <w:txbxContent>
                  <w:p w14:paraId="7855671A"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32</w:t>
                    </w:r>
                    <w:r>
                      <w:rPr>
                        <w:color w:val="231F20"/>
                        <w:spacing w:val="-7"/>
                        <w:sz w:val="18"/>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A" w14:textId="77777777" w:rsidR="00180D28" w:rsidRDefault="002909AC">
    <w:pPr>
      <w:pStyle w:val="BodyText"/>
      <w:spacing w:line="14" w:lineRule="auto"/>
    </w:pPr>
    <w:r>
      <w:rPr>
        <w:noProof/>
      </w:rPr>
      <mc:AlternateContent>
        <mc:Choice Requires="wps">
          <w:drawing>
            <wp:anchor distT="0" distB="0" distL="0" distR="0" simplePos="0" relativeHeight="486730752" behindDoc="1" locked="0" layoutInCell="1" allowOverlap="1" wp14:anchorId="78556659" wp14:editId="7855665A">
              <wp:simplePos x="0" y="0"/>
              <wp:positionH relativeFrom="page">
                <wp:posOffset>1695500</wp:posOffset>
              </wp:positionH>
              <wp:positionV relativeFrom="page">
                <wp:posOffset>8705188</wp:posOffset>
              </wp:positionV>
              <wp:extent cx="974090"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1B"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59" id="_x0000_t202" coordsize="21600,21600" o:spt="202" path="m,l,21600r21600,l21600,xe">
              <v:stroke joinstyle="miter"/>
              <v:path gradientshapeok="t" o:connecttype="rect"/>
            </v:shapetype>
            <v:shape id="Textbox 137" o:spid="_x0000_s1132" type="#_x0000_t202" style="position:absolute;margin-left:133.5pt;margin-top:685.45pt;width:76.7pt;height:12pt;z-index:-165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u6oys5kB&#10;AAAjAwAADgAAAAAAAAAAAAAAAAAuAgAAZHJzL2Uyb0RvYy54bWxQSwECLQAUAAYACAAAACEAmpTY&#10;VuEAAAANAQAADwAAAAAAAAAAAAAAAADzAwAAZHJzL2Rvd25yZXYueG1sUEsFBgAAAAAEAAQA8wAA&#10;AAEFAAAAAA==&#10;" filled="f" stroked="f">
              <v:textbox inset="0,0,0,0">
                <w:txbxContent>
                  <w:p w14:paraId="7855671B"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31264" behindDoc="1" locked="0" layoutInCell="1" allowOverlap="1" wp14:anchorId="7855665B" wp14:editId="7855665C">
              <wp:simplePos x="0" y="0"/>
              <wp:positionH relativeFrom="page">
                <wp:posOffset>6270013</wp:posOffset>
              </wp:positionH>
              <wp:positionV relativeFrom="page">
                <wp:posOffset>8715126</wp:posOffset>
              </wp:positionV>
              <wp:extent cx="355600" cy="1397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1C"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33</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5B" id="Textbox 138" o:spid="_x0000_s1133" type="#_x0000_t202" style="position:absolute;margin-left:493.7pt;margin-top:686.25pt;width:28pt;height:11pt;z-index:-165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Ak7dxPlwEA&#10;ACMDAAAOAAAAAAAAAAAAAAAAAC4CAABkcnMvZTJvRG9jLnhtbFBLAQItABQABgAIAAAAIQAE0DxF&#10;4gAAAA4BAAAPAAAAAAAAAAAAAAAAAPEDAABkcnMvZG93bnJldi54bWxQSwUGAAAAAAQABADzAAAA&#10;AAUAAAAA&#10;" filled="f" stroked="f">
              <v:textbox inset="0,0,0,0">
                <w:txbxContent>
                  <w:p w14:paraId="7855671C"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33</w:t>
                    </w:r>
                    <w:r>
                      <w:rPr>
                        <w:color w:val="231F20"/>
                        <w:spacing w:val="-7"/>
                        <w:sz w:val="18"/>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D" w14:textId="77777777" w:rsidR="00180D28" w:rsidRDefault="002909AC">
    <w:pPr>
      <w:pStyle w:val="BodyText"/>
      <w:spacing w:line="14" w:lineRule="auto"/>
    </w:pPr>
    <w:r>
      <w:rPr>
        <w:noProof/>
      </w:rPr>
      <mc:AlternateContent>
        <mc:Choice Requires="wps">
          <w:drawing>
            <wp:anchor distT="0" distB="0" distL="0" distR="0" simplePos="0" relativeHeight="486733824" behindDoc="1" locked="0" layoutInCell="1" allowOverlap="1" wp14:anchorId="78556665" wp14:editId="78556666">
              <wp:simplePos x="0" y="0"/>
              <wp:positionH relativeFrom="page">
                <wp:posOffset>1155498</wp:posOffset>
              </wp:positionH>
              <wp:positionV relativeFrom="page">
                <wp:posOffset>8715126</wp:posOffset>
              </wp:positionV>
              <wp:extent cx="355600" cy="1397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21"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34</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65" id="_x0000_t202" coordsize="21600,21600" o:spt="202" path="m,l,21600r21600,l21600,xe">
              <v:stroke joinstyle="miter"/>
              <v:path gradientshapeok="t" o:connecttype="rect"/>
            </v:shapetype>
            <v:shape id="Textbox 145" o:spid="_x0000_s1138" type="#_x0000_t202" style="position:absolute;margin-left:91pt;margin-top:686.25pt;width:28pt;height:11pt;z-index:-165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1Sp7y5cBAAAj&#10;AwAADgAAAAAAAAAAAAAAAAAuAgAAZHJzL2Uyb0RvYy54bWxQSwECLQAUAAYACAAAACEAjh4R4eAA&#10;AAANAQAADwAAAAAAAAAAAAAAAADxAwAAZHJzL2Rvd25yZXYueG1sUEsFBgAAAAAEAAQA8wAAAP4E&#10;AAAAAA==&#10;" filled="f" stroked="f">
              <v:textbox inset="0,0,0,0">
                <w:txbxContent>
                  <w:p w14:paraId="78556721"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34</w:t>
                    </w:r>
                    <w:r>
                      <w:rPr>
                        <w:color w:val="231F20"/>
                        <w:spacing w:val="-7"/>
                        <w:sz w:val="1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E" w14:textId="77777777" w:rsidR="00180D28" w:rsidRDefault="002909AC">
    <w:pPr>
      <w:pStyle w:val="BodyText"/>
      <w:spacing w:line="14" w:lineRule="auto"/>
    </w:pPr>
    <w:r>
      <w:rPr>
        <w:noProof/>
      </w:rPr>
      <mc:AlternateContent>
        <mc:Choice Requires="wps">
          <w:drawing>
            <wp:anchor distT="0" distB="0" distL="0" distR="0" simplePos="0" relativeHeight="486734336" behindDoc="1" locked="0" layoutInCell="1" allowOverlap="1" wp14:anchorId="78556667" wp14:editId="78556668">
              <wp:simplePos x="0" y="0"/>
              <wp:positionH relativeFrom="page">
                <wp:posOffset>1695500</wp:posOffset>
              </wp:positionH>
              <wp:positionV relativeFrom="page">
                <wp:posOffset>8705188</wp:posOffset>
              </wp:positionV>
              <wp:extent cx="974090" cy="1524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22"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67" id="_x0000_t202" coordsize="21600,21600" o:spt="202" path="m,l,21600r21600,l21600,xe">
              <v:stroke joinstyle="miter"/>
              <v:path gradientshapeok="t" o:connecttype="rect"/>
            </v:shapetype>
            <v:shape id="Textbox 146" o:spid="_x0000_s1139" type="#_x0000_t202" style="position:absolute;margin-left:133.5pt;margin-top:685.45pt;width:76.7pt;height:12pt;z-index:-165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Sm2VN5kB&#10;AAAjAwAADgAAAAAAAAAAAAAAAAAuAgAAZHJzL2Uyb0RvYy54bWxQSwECLQAUAAYACAAAACEAmpTY&#10;VuEAAAANAQAADwAAAAAAAAAAAAAAAADzAwAAZHJzL2Rvd25yZXYueG1sUEsFBgAAAAAEAAQA8wAA&#10;AAEFAAAAAA==&#10;" filled="f" stroked="f">
              <v:textbox inset="0,0,0,0">
                <w:txbxContent>
                  <w:p w14:paraId="78556722"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34848" behindDoc="1" locked="0" layoutInCell="1" allowOverlap="1" wp14:anchorId="78556669" wp14:editId="7855666A">
              <wp:simplePos x="0" y="0"/>
              <wp:positionH relativeFrom="page">
                <wp:posOffset>6270013</wp:posOffset>
              </wp:positionH>
              <wp:positionV relativeFrom="page">
                <wp:posOffset>8715126</wp:posOffset>
              </wp:positionV>
              <wp:extent cx="355600" cy="1397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23"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35</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69" id="Textbox 147" o:spid="_x0000_s1140" type="#_x0000_t202" style="position:absolute;margin-left:493.7pt;margin-top:686.25pt;width:28pt;height:11pt;z-index:-165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" filled="f" stroked="f">
              <v:textbox inset="0,0,0,0">
                <w:txbxContent>
                  <w:p w14:paraId="78556723"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35</w:t>
                    </w:r>
                    <w:r>
                      <w:rPr>
                        <w:color w:val="231F20"/>
                        <w:spacing w:val="-7"/>
                        <w:sz w:val="1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1" w14:textId="77777777" w:rsidR="00180D28" w:rsidRDefault="002909AC">
    <w:pPr>
      <w:pStyle w:val="BodyText"/>
      <w:spacing w:line="14" w:lineRule="auto"/>
    </w:pPr>
    <w:r>
      <w:rPr>
        <w:noProof/>
      </w:rPr>
      <mc:AlternateContent>
        <mc:Choice Requires="wps">
          <w:drawing>
            <wp:anchor distT="0" distB="0" distL="0" distR="0" simplePos="0" relativeHeight="486737408" behindDoc="1" locked="0" layoutInCell="1" allowOverlap="1" wp14:anchorId="78556673" wp14:editId="78556674">
              <wp:simplePos x="0" y="0"/>
              <wp:positionH relativeFrom="page">
                <wp:posOffset>1155498</wp:posOffset>
              </wp:positionH>
              <wp:positionV relativeFrom="page">
                <wp:posOffset>8715126</wp:posOffset>
              </wp:positionV>
              <wp:extent cx="355600" cy="1397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28"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36</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73" id="_x0000_t202" coordsize="21600,21600" o:spt="202" path="m,l,21600r21600,l21600,xe">
              <v:stroke joinstyle="miter"/>
              <v:path gradientshapeok="t" o:connecttype="rect"/>
            </v:shapetype>
            <v:shape id="Textbox 154" o:spid="_x0000_s1145" type="#_x0000_t202" style="position:absolute;margin-left:91pt;margin-top:686.25pt;width:28pt;height:11pt;z-index:-165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KaMCmKYAQAA&#10;IwMAAA4AAAAAAAAAAAAAAAAALgIAAGRycy9lMm9Eb2MueG1sUEsBAi0AFAAGAAgAAAAhAI4eEeHg&#10;AAAADQEAAA8AAAAAAAAAAAAAAAAA8gMAAGRycy9kb3ducmV2LnhtbFBLBQYAAAAABAAEAPMAAAD/&#10;BAAAAAA=&#10;" filled="f" stroked="f">
              <v:textbox inset="0,0,0,0">
                <w:txbxContent>
                  <w:p w14:paraId="78556728"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36</w:t>
                    </w:r>
                    <w:r>
                      <w:rPr>
                        <w:color w:val="231F20"/>
                        <w:spacing w:val="-7"/>
                        <w:sz w:val="18"/>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2" w14:textId="77777777" w:rsidR="00180D28" w:rsidRDefault="002909AC">
    <w:pPr>
      <w:pStyle w:val="BodyText"/>
      <w:spacing w:line="14" w:lineRule="auto"/>
    </w:pPr>
    <w:r>
      <w:rPr>
        <w:noProof/>
      </w:rPr>
      <mc:AlternateContent>
        <mc:Choice Requires="wps">
          <w:drawing>
            <wp:anchor distT="0" distB="0" distL="0" distR="0" simplePos="0" relativeHeight="486737920" behindDoc="1" locked="0" layoutInCell="1" allowOverlap="1" wp14:anchorId="78556675" wp14:editId="78556676">
              <wp:simplePos x="0" y="0"/>
              <wp:positionH relativeFrom="page">
                <wp:posOffset>1695500</wp:posOffset>
              </wp:positionH>
              <wp:positionV relativeFrom="page">
                <wp:posOffset>8705188</wp:posOffset>
              </wp:positionV>
              <wp:extent cx="974090" cy="1524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29"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75" id="_x0000_t202" coordsize="21600,21600" o:spt="202" path="m,l,21600r21600,l21600,xe">
              <v:stroke joinstyle="miter"/>
              <v:path gradientshapeok="t" o:connecttype="rect"/>
            </v:shapetype>
            <v:shape id="Textbox 155" o:spid="_x0000_s1146" type="#_x0000_t202" style="position:absolute;margin-left:133.5pt;margin-top:685.45pt;width:76.7pt;height:12pt;z-index:-1657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4pKR5kB&#10;AAAjAwAADgAAAAAAAAAAAAAAAAAuAgAAZHJzL2Uyb0RvYy54bWxQSwECLQAUAAYACAAAACEAmpTY&#10;VuEAAAANAQAADwAAAAAAAAAAAAAAAADzAwAAZHJzL2Rvd25yZXYueG1sUEsFBgAAAAAEAAQA8wAA&#10;AAEFAAAAAA==&#10;" filled="f" stroked="f">
              <v:textbox inset="0,0,0,0">
                <w:txbxContent>
                  <w:p w14:paraId="78556729"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38432" behindDoc="1" locked="0" layoutInCell="1" allowOverlap="1" wp14:anchorId="78556677" wp14:editId="78556678">
              <wp:simplePos x="0" y="0"/>
              <wp:positionH relativeFrom="page">
                <wp:posOffset>6270013</wp:posOffset>
              </wp:positionH>
              <wp:positionV relativeFrom="page">
                <wp:posOffset>8715126</wp:posOffset>
              </wp:positionV>
              <wp:extent cx="355600" cy="1397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2A"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37</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77" id="Textbox 156" o:spid="_x0000_s1147" type="#_x0000_t202" style="position:absolute;margin-left:493.7pt;margin-top:686.25pt;width:28pt;height:11pt;z-index:-1657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BgzaS7lwEA&#10;ACMDAAAOAAAAAAAAAAAAAAAAAC4CAABkcnMvZTJvRG9jLnhtbFBLAQItABQABgAIAAAAIQAE0DxF&#10;4gAAAA4BAAAPAAAAAAAAAAAAAAAAAPEDAABkcnMvZG93bnJldi54bWxQSwUGAAAAAAQABADzAAAA&#10;AAUAAAAA&#10;" filled="f" stroked="f">
              <v:textbox inset="0,0,0,0">
                <w:txbxContent>
                  <w:p w14:paraId="7855672A"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37</w:t>
                    </w:r>
                    <w:r>
                      <w:rPr>
                        <w:color w:val="231F20"/>
                        <w:spacing w:val="-7"/>
                        <w:sz w:val="1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5" w14:textId="77777777" w:rsidR="00180D28" w:rsidRDefault="002909AC">
    <w:pPr>
      <w:pStyle w:val="BodyText"/>
      <w:spacing w:line="14" w:lineRule="auto"/>
    </w:pPr>
    <w:r>
      <w:rPr>
        <w:noProof/>
      </w:rPr>
      <mc:AlternateContent>
        <mc:Choice Requires="wps">
          <w:drawing>
            <wp:anchor distT="0" distB="0" distL="0" distR="0" simplePos="0" relativeHeight="486740992" behindDoc="1" locked="0" layoutInCell="1" allowOverlap="1" wp14:anchorId="78556681" wp14:editId="78556682">
              <wp:simplePos x="0" y="0"/>
              <wp:positionH relativeFrom="page">
                <wp:posOffset>1155498</wp:posOffset>
              </wp:positionH>
              <wp:positionV relativeFrom="page">
                <wp:posOffset>8715126</wp:posOffset>
              </wp:positionV>
              <wp:extent cx="355600" cy="1397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2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38</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81" id="_x0000_t202" coordsize="21600,21600" o:spt="202" path="m,l,21600r21600,l21600,xe">
              <v:stroke joinstyle="miter"/>
              <v:path gradientshapeok="t" o:connecttype="rect"/>
            </v:shapetype>
            <v:shape id="Textbox 163" o:spid="_x0000_s1152" type="#_x0000_t202" style="position:absolute;margin-left:91pt;margin-top:686.25pt;width:28pt;height:11pt;z-index:-1657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PTCkzSYAQAA&#10;IwMAAA4AAAAAAAAAAAAAAAAALgIAAGRycy9lMm9Eb2MueG1sUEsBAi0AFAAGAAgAAAAhAI4eEeHg&#10;AAAADQEAAA8AAAAAAAAAAAAAAAAA8gMAAGRycy9kb3ducmV2LnhtbFBLBQYAAAAABAAEAPMAAAD/&#10;BAAAAAA=&#10;" filled="f" stroked="f">
              <v:textbox inset="0,0,0,0">
                <w:txbxContent>
                  <w:p w14:paraId="7855672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38</w:t>
                    </w:r>
                    <w:r>
                      <w:rPr>
                        <w:color w:val="231F20"/>
                        <w:spacing w:val="-7"/>
                        <w:sz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6" w14:textId="77777777" w:rsidR="00180D28" w:rsidRDefault="002909AC">
    <w:pPr>
      <w:pStyle w:val="BodyText"/>
      <w:spacing w:line="14" w:lineRule="auto"/>
    </w:pPr>
    <w:r>
      <w:rPr>
        <w:noProof/>
      </w:rPr>
      <mc:AlternateContent>
        <mc:Choice Requires="wps">
          <w:drawing>
            <wp:anchor distT="0" distB="0" distL="0" distR="0" simplePos="0" relativeHeight="486741504" behindDoc="1" locked="0" layoutInCell="1" allowOverlap="1" wp14:anchorId="78556683" wp14:editId="78556684">
              <wp:simplePos x="0" y="0"/>
              <wp:positionH relativeFrom="page">
                <wp:posOffset>1695500</wp:posOffset>
              </wp:positionH>
              <wp:positionV relativeFrom="page">
                <wp:posOffset>8705188</wp:posOffset>
              </wp:positionV>
              <wp:extent cx="974090" cy="1524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30"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83" id="_x0000_t202" coordsize="21600,21600" o:spt="202" path="m,l,21600r21600,l21600,xe">
              <v:stroke joinstyle="miter"/>
              <v:path gradientshapeok="t" o:connecttype="rect"/>
            </v:shapetype>
            <v:shape id="Textbox 164" o:spid="_x0000_s1153" type="#_x0000_t202" style="position:absolute;margin-left:133.5pt;margin-top:685.45pt;width:76.7pt;height:12pt;z-index:-1657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a4V9yJkB&#10;AAAjAwAADgAAAAAAAAAAAAAAAAAuAgAAZHJzL2Uyb0RvYy54bWxQSwECLQAUAAYACAAAACEAmpTY&#10;VuEAAAANAQAADwAAAAAAAAAAAAAAAADzAwAAZHJzL2Rvd25yZXYueG1sUEsFBgAAAAAEAAQA8wAA&#10;AAEFAAAAAA==&#10;" filled="f" stroked="f">
              <v:textbox inset="0,0,0,0">
                <w:txbxContent>
                  <w:p w14:paraId="78556730"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42016" behindDoc="1" locked="0" layoutInCell="1" allowOverlap="1" wp14:anchorId="78556685" wp14:editId="78556686">
              <wp:simplePos x="0" y="0"/>
              <wp:positionH relativeFrom="page">
                <wp:posOffset>6270013</wp:posOffset>
              </wp:positionH>
              <wp:positionV relativeFrom="page">
                <wp:posOffset>8715126</wp:posOffset>
              </wp:positionV>
              <wp:extent cx="355600" cy="1397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31"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39</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85" id="Textbox 165" o:spid="_x0000_s1154" type="#_x0000_t202" style="position:absolute;margin-left:493.7pt;margin-top:686.25pt;width:28pt;height:11pt;z-index:-165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4zxlwEAACM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lze3tXc0VzaXnz5jXHGfN6OSKljwa8yEEr&#10;kcdVCKjDE6VT67ll5nJ6PhNJ03YSrmPk1X2GzbktdEcWM/I8W0k/9wqNFMOnwIbl4Z8DPAfbc4Bp&#10;eA/li2RNAd7uE1hXKFxxZwo8iSJi/jV51L+fS9f1b29+AQ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Cd24zxlwEA&#10;ACMDAAAOAAAAAAAAAAAAAAAAAC4CAABkcnMvZTJvRG9jLnhtbFBLAQItABQABgAIAAAAIQAE0DxF&#10;4gAAAA4BAAAPAAAAAAAAAAAAAAAAAPEDAABkcnMvZG93bnJldi54bWxQSwUGAAAAAAQABADzAAAA&#10;AAUAAAAA&#10;" filled="f" stroked="f">
              <v:textbox inset="0,0,0,0">
                <w:txbxContent>
                  <w:p w14:paraId="78556731"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39</w:t>
                    </w:r>
                    <w:r>
                      <w:rPr>
                        <w:color w:val="231F20"/>
                        <w:spacing w:val="-7"/>
                        <w:sz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9" w14:textId="77777777" w:rsidR="00180D28" w:rsidRDefault="002909AC">
    <w:pPr>
      <w:pStyle w:val="BodyText"/>
      <w:spacing w:line="14" w:lineRule="auto"/>
    </w:pPr>
    <w:r>
      <w:rPr>
        <w:noProof/>
      </w:rPr>
      <mc:AlternateContent>
        <mc:Choice Requires="wps">
          <w:drawing>
            <wp:anchor distT="0" distB="0" distL="0" distR="0" simplePos="0" relativeHeight="486744576" behindDoc="1" locked="0" layoutInCell="1" allowOverlap="1" wp14:anchorId="7855668F" wp14:editId="78556690">
              <wp:simplePos x="0" y="0"/>
              <wp:positionH relativeFrom="page">
                <wp:posOffset>1155498</wp:posOffset>
              </wp:positionH>
              <wp:positionV relativeFrom="page">
                <wp:posOffset>8715126</wp:posOffset>
              </wp:positionV>
              <wp:extent cx="355600" cy="1397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3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40</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8F" id="_x0000_t202" coordsize="21600,21600" o:spt="202" path="m,l,21600r21600,l21600,xe">
              <v:stroke joinstyle="miter"/>
              <v:path gradientshapeok="t" o:connecttype="rect"/>
            </v:shapetype>
            <v:shape id="Textbox 172" o:spid="_x0000_s1159" type="#_x0000_t202" style="position:absolute;margin-left:91pt;margin-top:686.25pt;width:28pt;height:11pt;z-index:-1657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" filled="f" stroked="f">
              <v:textbox inset="0,0,0,0">
                <w:txbxContent>
                  <w:p w14:paraId="7855673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40</w:t>
                    </w:r>
                    <w:r>
                      <w:rPr>
                        <w:color w:val="231F20"/>
                        <w:spacing w:val="-7"/>
                        <w:sz w:val="18"/>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A" w14:textId="77777777" w:rsidR="00180D28" w:rsidRDefault="002909AC">
    <w:pPr>
      <w:pStyle w:val="BodyText"/>
      <w:spacing w:line="14" w:lineRule="auto"/>
    </w:pPr>
    <w:r>
      <w:rPr>
        <w:noProof/>
      </w:rPr>
      <mc:AlternateContent>
        <mc:Choice Requires="wps">
          <w:drawing>
            <wp:anchor distT="0" distB="0" distL="0" distR="0" simplePos="0" relativeHeight="486745088" behindDoc="1" locked="0" layoutInCell="1" allowOverlap="1" wp14:anchorId="78556691" wp14:editId="78556692">
              <wp:simplePos x="0" y="0"/>
              <wp:positionH relativeFrom="page">
                <wp:posOffset>1695500</wp:posOffset>
              </wp:positionH>
              <wp:positionV relativeFrom="page">
                <wp:posOffset>8705188</wp:posOffset>
              </wp:positionV>
              <wp:extent cx="974090" cy="152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37"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91" id="_x0000_t202" coordsize="21600,21600" o:spt="202" path="m,l,21600r21600,l21600,xe">
              <v:stroke joinstyle="miter"/>
              <v:path gradientshapeok="t" o:connecttype="rect"/>
            </v:shapetype>
            <v:shape id="Textbox 173" o:spid="_x0000_s1160" type="#_x0000_t202" style="position:absolute;margin-left:133.5pt;margin-top:685.45pt;width:76.7pt;height:12pt;z-index:-1657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SZVBspkB&#10;AAAjAwAADgAAAAAAAAAAAAAAAAAuAgAAZHJzL2Uyb0RvYy54bWxQSwECLQAUAAYACAAAACEAmpTY&#10;VuEAAAANAQAADwAAAAAAAAAAAAAAAADzAwAAZHJzL2Rvd25yZXYueG1sUEsFBgAAAAAEAAQA8wAA&#10;AAEFAAAAAA==&#10;" filled="f" stroked="f">
              <v:textbox inset="0,0,0,0">
                <w:txbxContent>
                  <w:p w14:paraId="78556737"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45600" behindDoc="1" locked="0" layoutInCell="1" allowOverlap="1" wp14:anchorId="78556693" wp14:editId="78556694">
              <wp:simplePos x="0" y="0"/>
              <wp:positionH relativeFrom="page">
                <wp:posOffset>6270013</wp:posOffset>
              </wp:positionH>
              <wp:positionV relativeFrom="page">
                <wp:posOffset>8715126</wp:posOffset>
              </wp:positionV>
              <wp:extent cx="355600" cy="1397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38"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41</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93" id="Textbox 174" o:spid="_x0000_s1161" type="#_x0000_t202" style="position:absolute;margin-left:493.7pt;margin-top:686.25pt;width:28pt;height:11pt;z-index:-1657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" filled="f" stroked="f">
              <v:textbox inset="0,0,0,0">
                <w:txbxContent>
                  <w:p w14:paraId="78556738"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41</w:t>
                    </w:r>
                    <w:r>
                      <w:rPr>
                        <w:color w:val="231F20"/>
                        <w:spacing w:val="-7"/>
                        <w:sz w:val="18"/>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D" w14:textId="77777777" w:rsidR="00180D28" w:rsidRDefault="002909AC">
    <w:pPr>
      <w:pStyle w:val="BodyText"/>
      <w:spacing w:line="14" w:lineRule="auto"/>
    </w:pPr>
    <w:r>
      <w:rPr>
        <w:noProof/>
      </w:rPr>
      <mc:AlternateContent>
        <mc:Choice Requires="wps">
          <w:drawing>
            <wp:anchor distT="0" distB="0" distL="0" distR="0" simplePos="0" relativeHeight="486748160" behindDoc="1" locked="0" layoutInCell="1" allowOverlap="1" wp14:anchorId="7855669D" wp14:editId="7855669E">
              <wp:simplePos x="0" y="0"/>
              <wp:positionH relativeFrom="page">
                <wp:posOffset>1155498</wp:posOffset>
              </wp:positionH>
              <wp:positionV relativeFrom="page">
                <wp:posOffset>8715126</wp:posOffset>
              </wp:positionV>
              <wp:extent cx="355600" cy="1397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3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42</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9D" id="_x0000_t202" coordsize="21600,21600" o:spt="202" path="m,l,21600r21600,l21600,xe">
              <v:stroke joinstyle="miter"/>
              <v:path gradientshapeok="t" o:connecttype="rect"/>
            </v:shapetype>
            <v:shape id="Textbox 181" o:spid="_x0000_s1166" type="#_x0000_t202" style="position:absolute;margin-left:91pt;margin-top:686.25pt;width:28pt;height:11pt;z-index:-165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" filled="f" stroked="f">
              <v:textbox inset="0,0,0,0">
                <w:txbxContent>
                  <w:p w14:paraId="7855673D"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42</w:t>
                    </w:r>
                    <w:r>
                      <w:rPr>
                        <w:color w:val="231F20"/>
                        <w:spacing w:val="-7"/>
                        <w:sz w:val="1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E" w14:textId="77777777" w:rsidR="00180D28" w:rsidRDefault="002909AC">
    <w:pPr>
      <w:pStyle w:val="BodyText"/>
      <w:spacing w:line="14" w:lineRule="auto"/>
    </w:pPr>
    <w:r>
      <w:rPr>
        <w:noProof/>
      </w:rPr>
      <mc:AlternateContent>
        <mc:Choice Requires="wps">
          <w:drawing>
            <wp:anchor distT="0" distB="0" distL="0" distR="0" simplePos="0" relativeHeight="486748672" behindDoc="1" locked="0" layoutInCell="1" allowOverlap="1" wp14:anchorId="7855669F" wp14:editId="785566A0">
              <wp:simplePos x="0" y="0"/>
              <wp:positionH relativeFrom="page">
                <wp:posOffset>1695500</wp:posOffset>
              </wp:positionH>
              <wp:positionV relativeFrom="page">
                <wp:posOffset>8705188</wp:posOffset>
              </wp:positionV>
              <wp:extent cx="974090" cy="15240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3E"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9F" id="_x0000_t202" coordsize="21600,21600" o:spt="202" path="m,l,21600r21600,l21600,xe">
              <v:stroke joinstyle="miter"/>
              <v:path gradientshapeok="t" o:connecttype="rect"/>
            </v:shapetype>
            <v:shape id="Textbox 182" o:spid="_x0000_s1167" type="#_x0000_t202" style="position:absolute;margin-left:133.5pt;margin-top:685.45pt;width:76.7pt;height:12pt;z-index:-165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" filled="f" stroked="f">
              <v:textbox inset="0,0,0,0">
                <w:txbxContent>
                  <w:p w14:paraId="7855673E"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49184" behindDoc="1" locked="0" layoutInCell="1" allowOverlap="1" wp14:anchorId="785566A1" wp14:editId="785566A2">
              <wp:simplePos x="0" y="0"/>
              <wp:positionH relativeFrom="page">
                <wp:posOffset>6270013</wp:posOffset>
              </wp:positionH>
              <wp:positionV relativeFrom="page">
                <wp:posOffset>8715126</wp:posOffset>
              </wp:positionV>
              <wp:extent cx="355600" cy="13970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3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43</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A1" id="Textbox 183" o:spid="_x0000_s1168" type="#_x0000_t202" style="position:absolute;margin-left:493.7pt;margin-top:686.25pt;width:28pt;height:11pt;z-index:-165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" filled="f" stroked="f">
              <v:textbox inset="0,0,0,0">
                <w:txbxContent>
                  <w:p w14:paraId="7855673F"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43</w:t>
                    </w:r>
                    <w:r>
                      <w:rPr>
                        <w:color w:val="231F20"/>
                        <w:spacing w:val="-7"/>
                        <w:sz w:val="1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81" w14:textId="77777777" w:rsidR="00180D28" w:rsidRDefault="002909AC">
    <w:pPr>
      <w:pStyle w:val="BodyText"/>
      <w:spacing w:line="14" w:lineRule="auto"/>
    </w:pPr>
    <w:r>
      <w:rPr>
        <w:noProof/>
      </w:rPr>
      <mc:AlternateContent>
        <mc:Choice Requires="wps">
          <w:drawing>
            <wp:anchor distT="0" distB="0" distL="0" distR="0" simplePos="0" relativeHeight="486751744" behindDoc="1" locked="0" layoutInCell="1" allowOverlap="1" wp14:anchorId="785566AB" wp14:editId="785566AC">
              <wp:simplePos x="0" y="0"/>
              <wp:positionH relativeFrom="page">
                <wp:posOffset>1155498</wp:posOffset>
              </wp:positionH>
              <wp:positionV relativeFrom="page">
                <wp:posOffset>8715126</wp:posOffset>
              </wp:positionV>
              <wp:extent cx="355600" cy="1397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4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44</w:t>
                          </w:r>
                          <w:r>
                            <w:rPr>
                              <w:color w:val="231F20"/>
                              <w:spacing w:val="-7"/>
                              <w:sz w:val="18"/>
                            </w:rPr>
                            <w:fldChar w:fldCharType="end"/>
                          </w:r>
                        </w:p>
                      </w:txbxContent>
                    </wps:txbx>
                    <wps:bodyPr wrap="square" lIns="0" tIns="0" rIns="0" bIns="0" rtlCol="0">
                      <a:noAutofit/>
                    </wps:bodyPr>
                  </wps:wsp>
                </a:graphicData>
              </a:graphic>
            </wp:anchor>
          </w:drawing>
        </mc:Choice>
        <mc:Fallback>
          <w:pict>
            <v:shapetype w14:anchorId="785566AB" id="_x0000_t202" coordsize="21600,21600" o:spt="202" path="m,l,21600r21600,l21600,xe">
              <v:stroke joinstyle="miter"/>
              <v:path gradientshapeok="t" o:connecttype="rect"/>
            </v:shapetype>
            <v:shape id="Textbox 190" o:spid="_x0000_s1173" type="#_x0000_t202" style="position:absolute;margin-left:91pt;margin-top:686.25pt;width:28pt;height:11pt;z-index:-165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" filled="f" stroked="f">
              <v:textbox inset="0,0,0,0">
                <w:txbxContent>
                  <w:p w14:paraId="78556744"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44</w:t>
                    </w:r>
                    <w:r>
                      <w:rPr>
                        <w:color w:val="231F20"/>
                        <w:spacing w:val="-7"/>
                        <w:sz w:val="18"/>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82" w14:textId="77777777" w:rsidR="00180D28" w:rsidRDefault="002909AC">
    <w:pPr>
      <w:pStyle w:val="BodyText"/>
      <w:spacing w:line="14" w:lineRule="auto"/>
    </w:pPr>
    <w:r>
      <w:rPr>
        <w:noProof/>
      </w:rPr>
      <mc:AlternateContent>
        <mc:Choice Requires="wps">
          <w:drawing>
            <wp:anchor distT="0" distB="0" distL="0" distR="0" simplePos="0" relativeHeight="486752256" behindDoc="1" locked="0" layoutInCell="1" allowOverlap="1" wp14:anchorId="785566AD" wp14:editId="785566AE">
              <wp:simplePos x="0" y="0"/>
              <wp:positionH relativeFrom="page">
                <wp:posOffset>1695500</wp:posOffset>
              </wp:positionH>
              <wp:positionV relativeFrom="page">
                <wp:posOffset>8705188</wp:posOffset>
              </wp:positionV>
              <wp:extent cx="97409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52400"/>
                      </a:xfrm>
                      <a:prstGeom prst="rect">
                        <a:avLst/>
                      </a:prstGeom>
                    </wps:spPr>
                    <wps:txbx>
                      <w:txbxContent>
                        <w:p w14:paraId="78556745"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wps:txbx>
                    <wps:bodyPr wrap="square" lIns="0" tIns="0" rIns="0" bIns="0" rtlCol="0">
                      <a:noAutofit/>
                    </wps:bodyPr>
                  </wps:wsp>
                </a:graphicData>
              </a:graphic>
            </wp:anchor>
          </w:drawing>
        </mc:Choice>
        <mc:Fallback>
          <w:pict>
            <v:shapetype w14:anchorId="785566AD" id="_x0000_t202" coordsize="21600,21600" o:spt="202" path="m,l,21600r21600,l21600,xe">
              <v:stroke joinstyle="miter"/>
              <v:path gradientshapeok="t" o:connecttype="rect"/>
            </v:shapetype>
            <v:shape id="Textbox 191" o:spid="_x0000_s1174" type="#_x0000_t202" style="position:absolute;margin-left:133.5pt;margin-top:685.45pt;width:76.7pt;height:12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" filled="f" stroked="f">
              <v:textbox inset="0,0,0,0">
                <w:txbxContent>
                  <w:p w14:paraId="78556745" w14:textId="77777777" w:rsidR="00180D28" w:rsidRDefault="002909AC">
                    <w:pPr>
                      <w:pStyle w:val="BodyText"/>
                      <w:spacing w:line="220" w:lineRule="exact"/>
                      <w:ind w:left="20"/>
                    </w:pPr>
                    <w:r>
                      <w:rPr>
                        <w:color w:val="231F20"/>
                      </w:rPr>
                      <w:t>Rel.</w:t>
                    </w:r>
                    <w:r>
                      <w:rPr>
                        <w:color w:val="231F20"/>
                        <w:spacing w:val="6"/>
                      </w:rPr>
                      <w:t xml:space="preserve"> </w:t>
                    </w:r>
                    <w:r>
                      <w:rPr>
                        <w:color w:val="231F20"/>
                      </w:rPr>
                      <w:t>144,</w:t>
                    </w:r>
                    <w:r>
                      <w:rPr>
                        <w:color w:val="231F20"/>
                        <w:spacing w:val="6"/>
                      </w:rPr>
                      <w:t xml:space="preserve"> </w:t>
                    </w:r>
                    <w:r>
                      <w:rPr>
                        <w:color w:val="231F20"/>
                        <w:spacing w:val="-2"/>
                      </w:rPr>
                      <w:t>4/2026</w:t>
                    </w:r>
                  </w:p>
                </w:txbxContent>
              </v:textbox>
              <w10:wrap anchorx="page" anchory="page"/>
            </v:shape>
          </w:pict>
        </mc:Fallback>
      </mc:AlternateContent>
    </w:r>
    <w:r>
      <w:rPr>
        <w:noProof/>
      </w:rPr>
      <mc:AlternateContent>
        <mc:Choice Requires="wps">
          <w:drawing>
            <wp:anchor distT="0" distB="0" distL="0" distR="0" simplePos="0" relativeHeight="486752768" behindDoc="1" locked="0" layoutInCell="1" allowOverlap="1" wp14:anchorId="785566AF" wp14:editId="785566B0">
              <wp:simplePos x="0" y="0"/>
              <wp:positionH relativeFrom="page">
                <wp:posOffset>6270013</wp:posOffset>
              </wp:positionH>
              <wp:positionV relativeFrom="page">
                <wp:posOffset>8715126</wp:posOffset>
              </wp:positionV>
              <wp:extent cx="355600" cy="1397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39700"/>
                      </a:xfrm>
                      <a:prstGeom prst="rect">
                        <a:avLst/>
                      </a:prstGeom>
                    </wps:spPr>
                    <wps:txbx>
                      <w:txbxContent>
                        <w:p w14:paraId="7855674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45</w:t>
                          </w:r>
                          <w:r>
                            <w:rPr>
                              <w:color w:val="231F20"/>
                              <w:spacing w:val="-7"/>
                              <w:sz w:val="18"/>
                            </w:rPr>
                            <w:fldChar w:fldCharType="end"/>
                          </w:r>
                        </w:p>
                      </w:txbxContent>
                    </wps:txbx>
                    <wps:bodyPr wrap="square" lIns="0" tIns="0" rIns="0" bIns="0" rtlCol="0">
                      <a:noAutofit/>
                    </wps:bodyPr>
                  </wps:wsp>
                </a:graphicData>
              </a:graphic>
            </wp:anchor>
          </w:drawing>
        </mc:Choice>
        <mc:Fallback>
          <w:pict>
            <v:shape w14:anchorId="785566AF" id="Textbox 192" o:spid="_x0000_s1175" type="#_x0000_t202" style="position:absolute;margin-left:493.7pt;margin-top:686.25pt;width:28pt;height:11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" filled="f" stroked="f">
              <v:textbox inset="0,0,0,0">
                <w:txbxContent>
                  <w:p w14:paraId="78556746" w14:textId="77777777" w:rsidR="00180D28" w:rsidRDefault="002909AC">
                    <w:pPr>
                      <w:spacing w:line="200" w:lineRule="exact"/>
                      <w:ind w:left="20"/>
                      <w:rPr>
                        <w:sz w:val="18"/>
                      </w:rPr>
                    </w:pPr>
                    <w:r>
                      <w:rPr>
                        <w:color w:val="231F20"/>
                        <w:spacing w:val="-2"/>
                        <w:sz w:val="18"/>
                      </w:rPr>
                      <w:t>31-</w:t>
                    </w:r>
                    <w:r>
                      <w:rPr>
                        <w:color w:val="231F20"/>
                        <w:spacing w:val="-7"/>
                        <w:sz w:val="18"/>
                      </w:rPr>
                      <w:fldChar w:fldCharType="begin"/>
                    </w:r>
                    <w:r>
                      <w:rPr>
                        <w:color w:val="231F20"/>
                        <w:spacing w:val="-7"/>
                        <w:sz w:val="18"/>
                      </w:rPr>
                      <w:instrText xml:space="preserve"> PAGE </w:instrText>
                    </w:r>
                    <w:r>
                      <w:rPr>
                        <w:color w:val="231F20"/>
                        <w:spacing w:val="-7"/>
                        <w:sz w:val="18"/>
                      </w:rPr>
                      <w:fldChar w:fldCharType="separate"/>
                    </w:r>
                    <w:r>
                      <w:rPr>
                        <w:color w:val="231F20"/>
                        <w:spacing w:val="-7"/>
                        <w:sz w:val="18"/>
                      </w:rPr>
                      <w:t>45</w:t>
                    </w:r>
                    <w:r>
                      <w:rPr>
                        <w:color w:val="231F20"/>
                        <w:spacing w:val="-7"/>
                        <w:sz w:val="1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84" w14:textId="77777777" w:rsidR="00180D28" w:rsidRDefault="00180D2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0027" w14:textId="77777777" w:rsidR="00F51432" w:rsidRDefault="00F51432">
      <w:r>
        <w:separator/>
      </w:r>
    </w:p>
  </w:footnote>
  <w:footnote w:type="continuationSeparator" w:id="0">
    <w:p w14:paraId="6D26EBB0" w14:textId="77777777" w:rsidR="00F51432" w:rsidRDefault="00F51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2F" w14:textId="77777777" w:rsidR="00180D28" w:rsidRDefault="002909AC">
    <w:pPr>
      <w:pStyle w:val="BodyText"/>
      <w:spacing w:line="14" w:lineRule="auto"/>
    </w:pPr>
    <w:r>
      <w:rPr>
        <w:noProof/>
      </w:rPr>
      <mc:AlternateContent>
        <mc:Choice Requires="wps">
          <w:drawing>
            <wp:anchor distT="0" distB="0" distL="0" distR="0" simplePos="0" relativeHeight="486679040" behindDoc="1" locked="0" layoutInCell="1" allowOverlap="1" wp14:anchorId="7855658B" wp14:editId="7855658C">
              <wp:simplePos x="0" y="0"/>
              <wp:positionH relativeFrom="page">
                <wp:posOffset>1155515</wp:posOffset>
              </wp:positionH>
              <wp:positionV relativeFrom="page">
                <wp:posOffset>1186889</wp:posOffset>
              </wp:positionV>
              <wp:extent cx="38481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785566B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w:t>
                          </w:r>
                        </w:p>
                      </w:txbxContent>
                    </wps:txbx>
                    <wps:bodyPr wrap="square" lIns="0" tIns="0" rIns="0" bIns="0" rtlCol="0">
                      <a:noAutofit/>
                    </wps:bodyPr>
                  </wps:wsp>
                </a:graphicData>
              </a:graphic>
            </wp:anchor>
          </w:drawing>
        </mc:Choice>
        <mc:Fallback>
          <w:pict>
            <v:shapetype w14:anchorId="7855658B" id="_x0000_t202" coordsize="21600,21600" o:spt="202" path="m,l,21600r21600,l21600,xe">
              <v:stroke joinstyle="miter"/>
              <v:path gradientshapeok="t" o:connecttype="rect"/>
            </v:shapetype>
            <v:shape id="Textbox 7" o:spid="_x0000_s1029" type="#_x0000_t202" style="position:absolute;margin-left:91pt;margin-top:93.45pt;width:30.3pt;height:12pt;z-index:-166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a5mAEAACEDAAAOAAAAZHJzL2Uyb0RvYy54bWysUsGO0zAQvSPxD5bvNGlZU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" filled="f" stroked="f">
              <v:textbox inset="0,0,0,0">
                <w:txbxContent>
                  <w:p w14:paraId="785566B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w:t>
                    </w:r>
                  </w:p>
                </w:txbxContent>
              </v:textbox>
              <w10:wrap anchorx="page" anchory="page"/>
            </v:shape>
          </w:pict>
        </mc:Fallback>
      </mc:AlternateContent>
    </w:r>
    <w:r>
      <w:rPr>
        <w:noProof/>
      </w:rPr>
      <mc:AlternateContent>
        <mc:Choice Requires="wps">
          <w:drawing>
            <wp:anchor distT="0" distB="0" distL="0" distR="0" simplePos="0" relativeHeight="486679552" behindDoc="1" locked="0" layoutInCell="1" allowOverlap="1" wp14:anchorId="7855658D" wp14:editId="7855658E">
              <wp:simplePos x="0" y="0"/>
              <wp:positionH relativeFrom="page">
                <wp:posOffset>4182940</wp:posOffset>
              </wp:positionH>
              <wp:positionV relativeFrom="page">
                <wp:posOffset>1186656</wp:posOffset>
              </wp:positionV>
              <wp:extent cx="186499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B7"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8D" id="Textbox 8" o:spid="_x0000_s1030" type="#_x0000_t202" style="position:absolute;margin-left:329.35pt;margin-top:93.45pt;width:146.85pt;height:12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" filled="f" stroked="f">
              <v:textbox inset="0,0,0,0">
                <w:txbxContent>
                  <w:p w14:paraId="785566B7"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0" w14:textId="77777777" w:rsidR="00180D28" w:rsidRDefault="002909AC">
    <w:pPr>
      <w:pStyle w:val="BodyText"/>
      <w:spacing w:line="14" w:lineRule="auto"/>
    </w:pPr>
    <w:r>
      <w:rPr>
        <w:noProof/>
      </w:rPr>
      <mc:AlternateContent>
        <mc:Choice Requires="wps">
          <w:drawing>
            <wp:anchor distT="0" distB="0" distL="0" distR="0" simplePos="0" relativeHeight="486678016" behindDoc="1" locked="0" layoutInCell="1" allowOverlap="1" wp14:anchorId="7855658F" wp14:editId="78556590">
              <wp:simplePos x="0" y="0"/>
              <wp:positionH relativeFrom="page">
                <wp:posOffset>1695486</wp:posOffset>
              </wp:positionH>
              <wp:positionV relativeFrom="page">
                <wp:posOffset>1186660</wp:posOffset>
              </wp:positionV>
              <wp:extent cx="125603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B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8F" id="_x0000_t202" coordsize="21600,21600" o:spt="202" path="m,l,21600r21600,l21600,xe">
              <v:stroke joinstyle="miter"/>
              <v:path gradientshapeok="t" o:connecttype="rect"/>
            </v:shapetype>
            <v:shape id="Textbox 5" o:spid="_x0000_s1031" type="#_x0000_t202" style="position:absolute;margin-left:133.5pt;margin-top:93.45pt;width:98.9pt;height:12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" filled="f" stroked="f">
              <v:textbox inset="0,0,0,0">
                <w:txbxContent>
                  <w:p w14:paraId="785566B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78528" behindDoc="1" locked="0" layoutInCell="1" allowOverlap="1" wp14:anchorId="78556591" wp14:editId="78556592">
              <wp:simplePos x="0" y="0"/>
              <wp:positionH relativeFrom="page">
                <wp:posOffset>6202613</wp:posOffset>
              </wp:positionH>
              <wp:positionV relativeFrom="page">
                <wp:posOffset>1186892</wp:posOffset>
              </wp:positionV>
              <wp:extent cx="422909"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152400"/>
                      </a:xfrm>
                      <a:prstGeom prst="rect">
                        <a:avLst/>
                      </a:prstGeom>
                    </wps:spPr>
                    <wps:txbx>
                      <w:txbxContent>
                        <w:p w14:paraId="785566B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3</w:t>
                          </w:r>
                          <w:r>
                            <w:rPr>
                              <w:rFonts w:ascii="Century Schoolbook" w:hAnsi="Century Schoolbook"/>
                              <w:b/>
                              <w:color w:val="231F20"/>
                              <w:spacing w:val="-4"/>
                              <w:sz w:val="20"/>
                            </w:rPr>
                            <w:fldChar w:fldCharType="end"/>
                          </w:r>
                        </w:p>
                      </w:txbxContent>
                    </wps:txbx>
                    <wps:bodyPr wrap="square" lIns="0" tIns="0" rIns="0" bIns="0" rtlCol="0">
                      <a:noAutofit/>
                    </wps:bodyPr>
                  </wps:wsp>
                </a:graphicData>
              </a:graphic>
            </wp:anchor>
          </w:drawing>
        </mc:Choice>
        <mc:Fallback>
          <w:pict>
            <v:shape w14:anchorId="78556591" id="Textbox 6" o:spid="_x0000_s1032" type="#_x0000_t202" style="position:absolute;margin-left:488.4pt;margin-top:93.45pt;width:33.3pt;height:12pt;z-index:-166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" filled="f" stroked="f">
              <v:textbox inset="0,0,0,0">
                <w:txbxContent>
                  <w:p w14:paraId="785566B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3</w:t>
                    </w:r>
                    <w:r>
                      <w:rPr>
                        <w:rFonts w:ascii="Century Schoolbook" w:hAnsi="Century Schoolbook"/>
                        <w:b/>
                        <w:color w:val="231F20"/>
                        <w:spacing w:val="-4"/>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3" w14:textId="77777777" w:rsidR="00180D28" w:rsidRDefault="002909AC">
    <w:pPr>
      <w:pStyle w:val="BodyText"/>
      <w:spacing w:line="14" w:lineRule="auto"/>
    </w:pPr>
    <w:r>
      <w:rPr>
        <w:noProof/>
      </w:rPr>
      <mc:AlternateContent>
        <mc:Choice Requires="wps">
          <w:drawing>
            <wp:anchor distT="0" distB="0" distL="0" distR="0" simplePos="0" relativeHeight="486681600" behindDoc="1" locked="0" layoutInCell="1" allowOverlap="1" wp14:anchorId="78556599" wp14:editId="7855659A">
              <wp:simplePos x="0" y="0"/>
              <wp:positionH relativeFrom="page">
                <wp:posOffset>1155509</wp:posOffset>
              </wp:positionH>
              <wp:positionV relativeFrom="page">
                <wp:posOffset>1186901</wp:posOffset>
              </wp:positionV>
              <wp:extent cx="38481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785566B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w:t>
                          </w:r>
                        </w:p>
                      </w:txbxContent>
                    </wps:txbx>
                    <wps:bodyPr wrap="square" lIns="0" tIns="0" rIns="0" bIns="0" rtlCol="0">
                      <a:noAutofit/>
                    </wps:bodyPr>
                  </wps:wsp>
                </a:graphicData>
              </a:graphic>
            </wp:anchor>
          </w:drawing>
        </mc:Choice>
        <mc:Fallback>
          <w:pict>
            <v:shapetype w14:anchorId="78556599" id="_x0000_t202" coordsize="21600,21600" o:spt="202" path="m,l,21600r21600,l21600,xe">
              <v:stroke joinstyle="miter"/>
              <v:path gradientshapeok="t" o:connecttype="rect"/>
            </v:shapetype>
            <v:shape id="Textbox 15" o:spid="_x0000_s1036" type="#_x0000_t202" style="position:absolute;margin-left:91pt;margin-top:93.45pt;width:30.3pt;height:12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" filled="f" stroked="f">
              <v:textbox inset="0,0,0,0">
                <w:txbxContent>
                  <w:p w14:paraId="785566B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w:t>
                    </w:r>
                  </w:p>
                </w:txbxContent>
              </v:textbox>
              <w10:wrap anchorx="page" anchory="page"/>
            </v:shape>
          </w:pict>
        </mc:Fallback>
      </mc:AlternateContent>
    </w:r>
    <w:r>
      <w:rPr>
        <w:noProof/>
      </w:rPr>
      <mc:AlternateContent>
        <mc:Choice Requires="wps">
          <w:drawing>
            <wp:anchor distT="0" distB="0" distL="0" distR="0" simplePos="0" relativeHeight="486682112" behindDoc="1" locked="0" layoutInCell="1" allowOverlap="1" wp14:anchorId="7855659B" wp14:editId="7855659C">
              <wp:simplePos x="0" y="0"/>
              <wp:positionH relativeFrom="page">
                <wp:posOffset>4182934</wp:posOffset>
              </wp:positionH>
              <wp:positionV relativeFrom="page">
                <wp:posOffset>1186668</wp:posOffset>
              </wp:positionV>
              <wp:extent cx="1864995" cy="152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BC"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9B" id="Textbox 16" o:spid="_x0000_s1037" type="#_x0000_t202" style="position:absolute;margin-left:329.35pt;margin-top:93.45pt;width:146.85pt;height:12pt;z-index:-166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CAqZV6mQEA&#10;ACMDAAAOAAAAAAAAAAAAAAAAAC4CAABkcnMvZTJvRG9jLnhtbFBLAQItABQABgAIAAAAIQDX/ZCy&#10;4AAAAAsBAAAPAAAAAAAAAAAAAAAAAPMDAABkcnMvZG93bnJldi54bWxQSwUGAAAAAAQABADzAAAA&#10;AAUAAAAA&#10;" filled="f" stroked="f">
              <v:textbox inset="0,0,0,0">
                <w:txbxContent>
                  <w:p w14:paraId="785566BC"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4" w14:textId="77777777" w:rsidR="00180D28" w:rsidRDefault="002909AC">
    <w:pPr>
      <w:pStyle w:val="BodyText"/>
      <w:spacing w:line="14" w:lineRule="auto"/>
    </w:pPr>
    <w:r>
      <w:rPr>
        <w:noProof/>
      </w:rPr>
      <mc:AlternateContent>
        <mc:Choice Requires="wps">
          <w:drawing>
            <wp:anchor distT="0" distB="0" distL="0" distR="0" simplePos="0" relativeHeight="486682624" behindDoc="1" locked="0" layoutInCell="1" allowOverlap="1" wp14:anchorId="7855659D" wp14:editId="7855659E">
              <wp:simplePos x="0" y="0"/>
              <wp:positionH relativeFrom="page">
                <wp:posOffset>1695483</wp:posOffset>
              </wp:positionH>
              <wp:positionV relativeFrom="page">
                <wp:posOffset>1186654</wp:posOffset>
              </wp:positionV>
              <wp:extent cx="1256030" cy="152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BD"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9D" id="_x0000_t202" coordsize="21600,21600" o:spt="202" path="m,l,21600r21600,l21600,xe">
              <v:stroke joinstyle="miter"/>
              <v:path gradientshapeok="t" o:connecttype="rect"/>
            </v:shapetype>
            <v:shape id="Textbox 17" o:spid="_x0000_s1038" type="#_x0000_t202" style="position:absolute;margin-left:133.5pt;margin-top:93.45pt;width:98.9pt;height:12pt;z-index:-166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du9uT5gBAAAj&#10;AwAADgAAAAAAAAAAAAAAAAAuAgAAZHJzL2Uyb0RvYy54bWxQSwECLQAUAAYACAAAACEAVD93pN8A&#10;AAALAQAADwAAAAAAAAAAAAAAAADyAwAAZHJzL2Rvd25yZXYueG1sUEsFBgAAAAAEAAQA8wAAAP4E&#10;AAAAAA==&#10;" filled="f" stroked="f">
              <v:textbox inset="0,0,0,0">
                <w:txbxContent>
                  <w:p w14:paraId="785566BD"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83136" behindDoc="1" locked="0" layoutInCell="1" allowOverlap="1" wp14:anchorId="7855659F" wp14:editId="785565A0">
              <wp:simplePos x="0" y="0"/>
              <wp:positionH relativeFrom="page">
                <wp:posOffset>6202610</wp:posOffset>
              </wp:positionH>
              <wp:positionV relativeFrom="page">
                <wp:posOffset>1186887</wp:posOffset>
              </wp:positionV>
              <wp:extent cx="422909"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152400"/>
                      </a:xfrm>
                      <a:prstGeom prst="rect">
                        <a:avLst/>
                      </a:prstGeom>
                    </wps:spPr>
                    <wps:txbx>
                      <w:txbxContent>
                        <w:p w14:paraId="785566B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7</w:t>
                          </w:r>
                          <w:r>
                            <w:rPr>
                              <w:rFonts w:ascii="Century Schoolbook" w:hAnsi="Century Schoolbook"/>
                              <w:b/>
                              <w:color w:val="231F20"/>
                              <w:spacing w:val="-4"/>
                              <w:sz w:val="20"/>
                            </w:rPr>
                            <w:fldChar w:fldCharType="end"/>
                          </w:r>
                        </w:p>
                      </w:txbxContent>
                    </wps:txbx>
                    <wps:bodyPr wrap="square" lIns="0" tIns="0" rIns="0" bIns="0" rtlCol="0">
                      <a:noAutofit/>
                    </wps:bodyPr>
                  </wps:wsp>
                </a:graphicData>
              </a:graphic>
            </wp:anchor>
          </w:drawing>
        </mc:Choice>
        <mc:Fallback>
          <w:pict>
            <v:shape w14:anchorId="7855659F" id="Textbox 18" o:spid="_x0000_s1039" type="#_x0000_t202" style="position:absolute;margin-left:488.4pt;margin-top:93.45pt;width:33.3pt;height:12pt;z-index:-166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" filled="f" stroked="f">
              <v:textbox inset="0,0,0,0">
                <w:txbxContent>
                  <w:p w14:paraId="785566B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7</w:t>
                    </w:r>
                    <w:r>
                      <w:rPr>
                        <w:rFonts w:ascii="Century Schoolbook" w:hAnsi="Century Schoolbook"/>
                        <w:b/>
                        <w:color w:val="231F20"/>
                        <w:spacing w:val="-4"/>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7" w14:textId="77777777" w:rsidR="00180D28" w:rsidRDefault="002909AC">
    <w:pPr>
      <w:pStyle w:val="BodyText"/>
      <w:spacing w:line="14" w:lineRule="auto"/>
    </w:pPr>
    <w:r>
      <w:rPr>
        <w:noProof/>
      </w:rPr>
      <mc:AlternateContent>
        <mc:Choice Requires="wps">
          <w:drawing>
            <wp:anchor distT="0" distB="0" distL="0" distR="0" simplePos="0" relativeHeight="486685184" behindDoc="1" locked="0" layoutInCell="1" allowOverlap="1" wp14:anchorId="785565A7" wp14:editId="785565A8">
              <wp:simplePos x="0" y="0"/>
              <wp:positionH relativeFrom="page">
                <wp:posOffset>1155493</wp:posOffset>
              </wp:positionH>
              <wp:positionV relativeFrom="page">
                <wp:posOffset>1186899</wp:posOffset>
              </wp:positionV>
              <wp:extent cx="384810"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785566C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31:8</w:t>
                          </w:r>
                        </w:p>
                      </w:txbxContent>
                    </wps:txbx>
                    <wps:bodyPr wrap="square" lIns="0" tIns="0" rIns="0" bIns="0" rtlCol="0">
                      <a:noAutofit/>
                    </wps:bodyPr>
                  </wps:wsp>
                </a:graphicData>
              </a:graphic>
            </wp:anchor>
          </w:drawing>
        </mc:Choice>
        <mc:Fallback>
          <w:pict>
            <v:shapetype w14:anchorId="785565A7" id="_x0000_t202" coordsize="21600,21600" o:spt="202" path="m,l,21600r21600,l21600,xe">
              <v:stroke joinstyle="miter"/>
              <v:path gradientshapeok="t" o:connecttype="rect"/>
            </v:shapetype>
            <v:shape id="Textbox 24" o:spid="_x0000_s1043" type="#_x0000_t202" style="position:absolute;margin-left:91pt;margin-top:93.45pt;width:30.3pt;height:12pt;z-index:-166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" filled="f" stroked="f">
              <v:textbox inset="0,0,0,0">
                <w:txbxContent>
                  <w:p w14:paraId="785566C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31:8</w:t>
                    </w:r>
                  </w:p>
                </w:txbxContent>
              </v:textbox>
              <w10:wrap anchorx="page" anchory="page"/>
            </v:shape>
          </w:pict>
        </mc:Fallback>
      </mc:AlternateContent>
    </w:r>
    <w:r>
      <w:rPr>
        <w:noProof/>
      </w:rPr>
      <mc:AlternateContent>
        <mc:Choice Requires="wps">
          <w:drawing>
            <wp:anchor distT="0" distB="0" distL="0" distR="0" simplePos="0" relativeHeight="486685696" behindDoc="1" locked="0" layoutInCell="1" allowOverlap="1" wp14:anchorId="785565A9" wp14:editId="785565AA">
              <wp:simplePos x="0" y="0"/>
              <wp:positionH relativeFrom="page">
                <wp:posOffset>4182917</wp:posOffset>
              </wp:positionH>
              <wp:positionV relativeFrom="page">
                <wp:posOffset>1186667</wp:posOffset>
              </wp:positionV>
              <wp:extent cx="1864995" cy="1524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C3"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A9" id="Textbox 25" o:spid="_x0000_s1044" type="#_x0000_t202" style="position:absolute;margin-left:329.35pt;margin-top:93.45pt;width:146.85pt;height:12pt;z-index:-166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B9v70wmQEA&#10;ACMDAAAOAAAAAAAAAAAAAAAAAC4CAABkcnMvZTJvRG9jLnhtbFBLAQItABQABgAIAAAAIQDX/ZCy&#10;4AAAAAsBAAAPAAAAAAAAAAAAAAAAAPMDAABkcnMvZG93bnJldi54bWxQSwUGAAAAAAQABADzAAAA&#10;AAUAAAAA&#10;" filled="f" stroked="f">
              <v:textbox inset="0,0,0,0">
                <w:txbxContent>
                  <w:p w14:paraId="785566C3"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8" w14:textId="77777777" w:rsidR="00180D28" w:rsidRDefault="002909AC">
    <w:pPr>
      <w:pStyle w:val="BodyText"/>
      <w:spacing w:line="14" w:lineRule="auto"/>
    </w:pPr>
    <w:r>
      <w:rPr>
        <w:noProof/>
      </w:rPr>
      <mc:AlternateContent>
        <mc:Choice Requires="wps">
          <w:drawing>
            <wp:anchor distT="0" distB="0" distL="0" distR="0" simplePos="0" relativeHeight="486686208" behindDoc="1" locked="0" layoutInCell="1" allowOverlap="1" wp14:anchorId="785565AB" wp14:editId="785565AC">
              <wp:simplePos x="0" y="0"/>
              <wp:positionH relativeFrom="page">
                <wp:posOffset>1695486</wp:posOffset>
              </wp:positionH>
              <wp:positionV relativeFrom="page">
                <wp:posOffset>1186653</wp:posOffset>
              </wp:positionV>
              <wp:extent cx="1256030"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C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AB" id="_x0000_t202" coordsize="21600,21600" o:spt="202" path="m,l,21600r21600,l21600,xe">
              <v:stroke joinstyle="miter"/>
              <v:path gradientshapeok="t" o:connecttype="rect"/>
            </v:shapetype>
            <v:shape id="Textbox 26" o:spid="_x0000_s1045" type="#_x0000_t202" style="position:absolute;margin-left:133.5pt;margin-top:93.45pt;width:98.9pt;height:12pt;z-index:-166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BUkf5pgBAAAj&#10;AwAADgAAAAAAAAAAAAAAAAAuAgAAZHJzL2Uyb0RvYy54bWxQSwECLQAUAAYACAAAACEAVD93pN8A&#10;AAALAQAADwAAAAAAAAAAAAAAAADyAwAAZHJzL2Rvd25yZXYueG1sUEsFBgAAAAAEAAQA8wAAAP4E&#10;AAAAAA==&#10;" filled="f" stroked="f">
              <v:textbox inset="0,0,0,0">
                <w:txbxContent>
                  <w:p w14:paraId="785566C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86720" behindDoc="1" locked="0" layoutInCell="1" allowOverlap="1" wp14:anchorId="785565AD" wp14:editId="785565AE">
              <wp:simplePos x="0" y="0"/>
              <wp:positionH relativeFrom="page">
                <wp:posOffset>6202612</wp:posOffset>
              </wp:positionH>
              <wp:positionV relativeFrom="page">
                <wp:posOffset>1186885</wp:posOffset>
              </wp:positionV>
              <wp:extent cx="422909"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152400"/>
                      </a:xfrm>
                      <a:prstGeom prst="rect">
                        <a:avLst/>
                      </a:prstGeom>
                    </wps:spPr>
                    <wps:txbx>
                      <w:txbxContent>
                        <w:p w14:paraId="785566C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9</w:t>
                          </w:r>
                          <w:r>
                            <w:rPr>
                              <w:rFonts w:ascii="Century Schoolbook" w:hAnsi="Century Schoolbook"/>
                              <w:b/>
                              <w:color w:val="231F20"/>
                              <w:spacing w:val="-4"/>
                              <w:sz w:val="20"/>
                            </w:rPr>
                            <w:fldChar w:fldCharType="end"/>
                          </w:r>
                        </w:p>
                      </w:txbxContent>
                    </wps:txbx>
                    <wps:bodyPr wrap="square" lIns="0" tIns="0" rIns="0" bIns="0" rtlCol="0">
                      <a:noAutofit/>
                    </wps:bodyPr>
                  </wps:wsp>
                </a:graphicData>
              </a:graphic>
            </wp:anchor>
          </w:drawing>
        </mc:Choice>
        <mc:Fallback>
          <w:pict>
            <v:shape w14:anchorId="785565AD" id="Textbox 27" o:spid="_x0000_s1046" type="#_x0000_t202" style="position:absolute;margin-left:488.4pt;margin-top:93.45pt;width:33.3pt;height:12pt;z-index:-166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" filled="f" stroked="f">
              <v:textbox inset="0,0,0,0">
                <w:txbxContent>
                  <w:p w14:paraId="785566C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w:t>
                    </w:r>
                    <w:r>
                      <w:rPr>
                        <w:rFonts w:ascii="Century Schoolbook" w:hAnsi="Century Schoolbook"/>
                        <w:b/>
                        <w:color w:val="231F20"/>
                        <w:spacing w:val="-4"/>
                        <w:sz w:val="20"/>
                      </w:rPr>
                      <w:fldChar w:fldCharType="begin"/>
                    </w:r>
                    <w:r>
                      <w:rPr>
                        <w:rFonts w:ascii="Century Schoolbook" w:hAnsi="Century Schoolbook"/>
                        <w:b/>
                        <w:color w:val="231F20"/>
                        <w:spacing w:val="-4"/>
                        <w:sz w:val="20"/>
                      </w:rPr>
                      <w:instrText xml:space="preserve"> PAGE </w:instrText>
                    </w:r>
                    <w:r>
                      <w:rPr>
                        <w:rFonts w:ascii="Century Schoolbook" w:hAnsi="Century Schoolbook"/>
                        <w:b/>
                        <w:color w:val="231F20"/>
                        <w:spacing w:val="-4"/>
                        <w:sz w:val="20"/>
                      </w:rPr>
                      <w:fldChar w:fldCharType="separate"/>
                    </w:r>
                    <w:r>
                      <w:rPr>
                        <w:rFonts w:ascii="Century Schoolbook" w:hAnsi="Century Schoolbook"/>
                        <w:b/>
                        <w:color w:val="231F20"/>
                        <w:spacing w:val="-4"/>
                        <w:sz w:val="20"/>
                      </w:rPr>
                      <w:t>9</w:t>
                    </w:r>
                    <w:r>
                      <w:rPr>
                        <w:rFonts w:ascii="Century Schoolbook" w:hAnsi="Century Schoolbook"/>
                        <w:b/>
                        <w:color w:val="231F20"/>
                        <w:spacing w:val="-4"/>
                        <w:sz w:val="2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B" w14:textId="77777777" w:rsidR="00180D28" w:rsidRDefault="002909AC">
    <w:pPr>
      <w:pStyle w:val="BodyText"/>
      <w:spacing w:line="14" w:lineRule="auto"/>
    </w:pPr>
    <w:r>
      <w:rPr>
        <w:noProof/>
      </w:rPr>
      <mc:AlternateContent>
        <mc:Choice Requires="wps">
          <w:drawing>
            <wp:anchor distT="0" distB="0" distL="0" distR="0" simplePos="0" relativeHeight="486688768" behindDoc="1" locked="0" layoutInCell="1" allowOverlap="1" wp14:anchorId="785565B5" wp14:editId="785565B6">
              <wp:simplePos x="0" y="0"/>
              <wp:positionH relativeFrom="page">
                <wp:posOffset>1155489</wp:posOffset>
              </wp:positionH>
              <wp:positionV relativeFrom="page">
                <wp:posOffset>1186887</wp:posOffset>
              </wp:positionV>
              <wp:extent cx="38481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785566C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31:9</w:t>
                          </w:r>
                        </w:p>
                      </w:txbxContent>
                    </wps:txbx>
                    <wps:bodyPr wrap="square" lIns="0" tIns="0" rIns="0" bIns="0" rtlCol="0">
                      <a:noAutofit/>
                    </wps:bodyPr>
                  </wps:wsp>
                </a:graphicData>
              </a:graphic>
            </wp:anchor>
          </w:drawing>
        </mc:Choice>
        <mc:Fallback>
          <w:pict>
            <v:shapetype w14:anchorId="785565B5" id="_x0000_t202" coordsize="21600,21600" o:spt="202" path="m,l,21600r21600,l21600,xe">
              <v:stroke joinstyle="miter"/>
              <v:path gradientshapeok="t" o:connecttype="rect"/>
            </v:shapetype>
            <v:shape id="Textbox 33" o:spid="_x0000_s1050" type="#_x0000_t202" style="position:absolute;margin-left:91pt;margin-top:93.45pt;width:30.3pt;height:12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" filled="f" stroked="f">
              <v:textbox inset="0,0,0,0">
                <w:txbxContent>
                  <w:p w14:paraId="785566C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31:9</w:t>
                    </w:r>
                  </w:p>
                </w:txbxContent>
              </v:textbox>
              <w10:wrap anchorx="page" anchory="page"/>
            </v:shape>
          </w:pict>
        </mc:Fallback>
      </mc:AlternateContent>
    </w:r>
    <w:r>
      <w:rPr>
        <w:noProof/>
      </w:rPr>
      <mc:AlternateContent>
        <mc:Choice Requires="wps">
          <w:drawing>
            <wp:anchor distT="0" distB="0" distL="0" distR="0" simplePos="0" relativeHeight="486689280" behindDoc="1" locked="0" layoutInCell="1" allowOverlap="1" wp14:anchorId="785565B7" wp14:editId="785565B8">
              <wp:simplePos x="0" y="0"/>
              <wp:positionH relativeFrom="page">
                <wp:posOffset>4182914</wp:posOffset>
              </wp:positionH>
              <wp:positionV relativeFrom="page">
                <wp:posOffset>1186655</wp:posOffset>
              </wp:positionV>
              <wp:extent cx="186499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CA"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B7" id="Textbox 34" o:spid="_x0000_s1051" type="#_x0000_t202" style="position:absolute;margin-left:329.35pt;margin-top:93.45pt;width:146.85pt;height:12pt;z-index:-166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ChQX2FmQEA&#10;ACMDAAAOAAAAAAAAAAAAAAAAAC4CAABkcnMvZTJvRG9jLnhtbFBLAQItABQABgAIAAAAIQDX/ZCy&#10;4AAAAAsBAAAPAAAAAAAAAAAAAAAAAPMDAABkcnMvZG93bnJldi54bWxQSwUGAAAAAAQABADzAAAA&#10;AAUAAAAA&#10;" filled="f" stroked="f">
              <v:textbox inset="0,0,0,0">
                <w:txbxContent>
                  <w:p w14:paraId="785566CA"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C" w14:textId="77777777" w:rsidR="00180D28" w:rsidRDefault="002909AC">
    <w:pPr>
      <w:pStyle w:val="BodyText"/>
      <w:spacing w:line="14" w:lineRule="auto"/>
    </w:pPr>
    <w:r>
      <w:rPr>
        <w:noProof/>
      </w:rPr>
      <mc:AlternateContent>
        <mc:Choice Requires="wps">
          <w:drawing>
            <wp:anchor distT="0" distB="0" distL="0" distR="0" simplePos="0" relativeHeight="486689792" behindDoc="1" locked="0" layoutInCell="1" allowOverlap="1" wp14:anchorId="785565B9" wp14:editId="785565BA">
              <wp:simplePos x="0" y="0"/>
              <wp:positionH relativeFrom="page">
                <wp:posOffset>1695500</wp:posOffset>
              </wp:positionH>
              <wp:positionV relativeFrom="page">
                <wp:posOffset>1186654</wp:posOffset>
              </wp:positionV>
              <wp:extent cx="1256030"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CB"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B9" id="_x0000_t202" coordsize="21600,21600" o:spt="202" path="m,l,21600r21600,l21600,xe">
              <v:stroke joinstyle="miter"/>
              <v:path gradientshapeok="t" o:connecttype="rect"/>
            </v:shapetype>
            <v:shape id="Textbox 35" o:spid="_x0000_s1052" type="#_x0000_t202" style="position:absolute;margin-left:133.5pt;margin-top:93.45pt;width:98.9pt;height:12pt;z-index:-166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FcHhrCZAQAA&#10;IwMAAA4AAAAAAAAAAAAAAAAALgIAAGRycy9lMm9Eb2MueG1sUEsBAi0AFAAGAAgAAAAhAFQ/d6Tf&#10;AAAACwEAAA8AAAAAAAAAAAAAAAAA8wMAAGRycy9kb3ducmV2LnhtbFBLBQYAAAAABAAEAPMAAAD/&#10;BAAAAAA=&#10;" filled="f" stroked="f">
              <v:textbox inset="0,0,0,0">
                <w:txbxContent>
                  <w:p w14:paraId="785566CB"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90304" behindDoc="1" locked="0" layoutInCell="1" allowOverlap="1" wp14:anchorId="785565BB" wp14:editId="785565BC">
              <wp:simplePos x="0" y="0"/>
              <wp:positionH relativeFrom="page">
                <wp:posOffset>6129906</wp:posOffset>
              </wp:positionH>
              <wp:positionV relativeFrom="page">
                <wp:posOffset>1186887</wp:posOffset>
              </wp:positionV>
              <wp:extent cx="45720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C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31:12</w:t>
                          </w:r>
                        </w:p>
                      </w:txbxContent>
                    </wps:txbx>
                    <wps:bodyPr wrap="square" lIns="0" tIns="0" rIns="0" bIns="0" rtlCol="0">
                      <a:noAutofit/>
                    </wps:bodyPr>
                  </wps:wsp>
                </a:graphicData>
              </a:graphic>
            </wp:anchor>
          </w:drawing>
        </mc:Choice>
        <mc:Fallback>
          <w:pict>
            <v:shape w14:anchorId="785565BB" id="Textbox 36" o:spid="_x0000_s1053" type="#_x0000_t202" style="position:absolute;margin-left:482.65pt;margin-top:93.45pt;width:36pt;height:12pt;z-index:-166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nSRUpJYBAAAi&#10;AwAADgAAAAAAAAAAAAAAAAAuAgAAZHJzL2Uyb0RvYy54bWxQSwECLQAUAAYACAAAACEAnmNTXOEA&#10;AAAMAQAADwAAAAAAAAAAAAAAAADwAwAAZHJzL2Rvd25yZXYueG1sUEsFBgAAAAAEAAQA8wAAAP4E&#10;AAAAAA==&#10;" filled="f" stroked="f">
              <v:textbox inset="0,0,0,0">
                <w:txbxContent>
                  <w:p w14:paraId="785566C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3F" w14:textId="77777777" w:rsidR="00180D28" w:rsidRDefault="002909AC">
    <w:pPr>
      <w:pStyle w:val="BodyText"/>
      <w:spacing w:line="14" w:lineRule="auto"/>
    </w:pPr>
    <w:r>
      <w:rPr>
        <w:noProof/>
      </w:rPr>
      <mc:AlternateContent>
        <mc:Choice Requires="wps">
          <w:drawing>
            <wp:anchor distT="0" distB="0" distL="0" distR="0" simplePos="0" relativeHeight="486692352" behindDoc="1" locked="0" layoutInCell="1" allowOverlap="1" wp14:anchorId="785565C3" wp14:editId="785565C4">
              <wp:simplePos x="0" y="0"/>
              <wp:positionH relativeFrom="page">
                <wp:posOffset>1155498</wp:posOffset>
              </wp:positionH>
              <wp:positionV relativeFrom="page">
                <wp:posOffset>1186912</wp:posOffset>
              </wp:positionV>
              <wp:extent cx="457200" cy="1524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D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31:12</w:t>
                          </w:r>
                        </w:p>
                      </w:txbxContent>
                    </wps:txbx>
                    <wps:bodyPr wrap="square" lIns="0" tIns="0" rIns="0" bIns="0" rtlCol="0">
                      <a:noAutofit/>
                    </wps:bodyPr>
                  </wps:wsp>
                </a:graphicData>
              </a:graphic>
            </wp:anchor>
          </w:drawing>
        </mc:Choice>
        <mc:Fallback>
          <w:pict>
            <v:shapetype w14:anchorId="785565C3" id="_x0000_t202" coordsize="21600,21600" o:spt="202" path="m,l,21600r21600,l21600,xe">
              <v:stroke joinstyle="miter"/>
              <v:path gradientshapeok="t" o:connecttype="rect"/>
            </v:shapetype>
            <v:shape id="Textbox 42" o:spid="_x0000_s1057" type="#_x0000_t202" style="position:absolute;margin-left:91pt;margin-top:93.45pt;width:36pt;height:12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pYsGspYBAAAiAwAA&#10;DgAAAAAAAAAAAAAAAAAuAgAAZHJzL2Uyb0RvYy54bWxQSwECLQAUAAYACAAAACEA790GLd4AAAAL&#10;AQAADwAAAAAAAAAAAAAAAADwAwAAZHJzL2Rvd25yZXYueG1sUEsFBgAAAAAEAAQA8wAAAPsEAAAA&#10;AA==&#10;" filled="f" stroked="f">
              <v:textbox inset="0,0,0,0">
                <w:txbxContent>
                  <w:p w14:paraId="785566D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31:12</w:t>
                    </w:r>
                  </w:p>
                </w:txbxContent>
              </v:textbox>
              <w10:wrap anchorx="page" anchory="page"/>
            </v:shape>
          </w:pict>
        </mc:Fallback>
      </mc:AlternateContent>
    </w:r>
    <w:r>
      <w:rPr>
        <w:noProof/>
      </w:rPr>
      <mc:AlternateContent>
        <mc:Choice Requires="wps">
          <w:drawing>
            <wp:anchor distT="0" distB="0" distL="0" distR="0" simplePos="0" relativeHeight="486692864" behindDoc="1" locked="0" layoutInCell="1" allowOverlap="1" wp14:anchorId="785565C5" wp14:editId="785565C6">
              <wp:simplePos x="0" y="0"/>
              <wp:positionH relativeFrom="page">
                <wp:posOffset>4182923</wp:posOffset>
              </wp:positionH>
              <wp:positionV relativeFrom="page">
                <wp:posOffset>1186668</wp:posOffset>
              </wp:positionV>
              <wp:extent cx="1864995" cy="1524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D1"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C5" id="Textbox 43" o:spid="_x0000_s1058" type="#_x0000_t202" style="position:absolute;margin-left:329.35pt;margin-top:93.45pt;width:146.85pt;height:12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3jaD4poB&#10;AAAjAwAADgAAAAAAAAAAAAAAAAAuAgAAZHJzL2Uyb0RvYy54bWxQSwECLQAUAAYACAAAACEA1/2Q&#10;suAAAAALAQAADwAAAAAAAAAAAAAAAAD0AwAAZHJzL2Rvd25yZXYueG1sUEsFBgAAAAAEAAQA8wAA&#10;AAEFAAAAAA==&#10;" filled="f" stroked="f">
              <v:textbox inset="0,0,0,0">
                <w:txbxContent>
                  <w:p w14:paraId="785566D1"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0" w14:textId="77777777" w:rsidR="00180D28" w:rsidRDefault="002909AC">
    <w:pPr>
      <w:pStyle w:val="BodyText"/>
      <w:spacing w:line="14" w:lineRule="auto"/>
    </w:pPr>
    <w:r>
      <w:rPr>
        <w:noProof/>
      </w:rPr>
      <mc:AlternateContent>
        <mc:Choice Requires="wps">
          <w:drawing>
            <wp:anchor distT="0" distB="0" distL="0" distR="0" simplePos="0" relativeHeight="486693376" behindDoc="1" locked="0" layoutInCell="1" allowOverlap="1" wp14:anchorId="785565C7" wp14:editId="785565C8">
              <wp:simplePos x="0" y="0"/>
              <wp:positionH relativeFrom="page">
                <wp:posOffset>1695501</wp:posOffset>
              </wp:positionH>
              <wp:positionV relativeFrom="page">
                <wp:posOffset>1186659</wp:posOffset>
              </wp:positionV>
              <wp:extent cx="1256030" cy="1524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D2"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C7" id="_x0000_t202" coordsize="21600,21600" o:spt="202" path="m,l,21600r21600,l21600,xe">
              <v:stroke joinstyle="miter"/>
              <v:path gradientshapeok="t" o:connecttype="rect"/>
            </v:shapetype>
            <v:shape id="Textbox 44" o:spid="_x0000_s1059" type="#_x0000_t202" style="position:absolute;margin-left:133.5pt;margin-top:93.45pt;width:98.9pt;height:12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psAhNJgBAAAj&#10;AwAADgAAAAAAAAAAAAAAAAAuAgAAZHJzL2Uyb0RvYy54bWxQSwECLQAUAAYACAAAACEAVD93pN8A&#10;AAALAQAADwAAAAAAAAAAAAAAAADyAwAAZHJzL2Rvd25yZXYueG1sUEsFBgAAAAAEAAQA8wAAAP4E&#10;AAAAAA==&#10;" filled="f" stroked="f">
              <v:textbox inset="0,0,0,0">
                <w:txbxContent>
                  <w:p w14:paraId="785566D2"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93888" behindDoc="1" locked="0" layoutInCell="1" allowOverlap="1" wp14:anchorId="785565C9" wp14:editId="785565CA">
              <wp:simplePos x="0" y="0"/>
              <wp:positionH relativeFrom="page">
                <wp:posOffset>6129908</wp:posOffset>
              </wp:positionH>
              <wp:positionV relativeFrom="page">
                <wp:posOffset>1186891</wp:posOffset>
              </wp:positionV>
              <wp:extent cx="457200" cy="1524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D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31:18</w:t>
                          </w:r>
                        </w:p>
                      </w:txbxContent>
                    </wps:txbx>
                    <wps:bodyPr wrap="square" lIns="0" tIns="0" rIns="0" bIns="0" rtlCol="0">
                      <a:noAutofit/>
                    </wps:bodyPr>
                  </wps:wsp>
                </a:graphicData>
              </a:graphic>
            </wp:anchor>
          </w:drawing>
        </mc:Choice>
        <mc:Fallback>
          <w:pict>
            <v:shape w14:anchorId="785565C9" id="Textbox 45" o:spid="_x0000_s1060" type="#_x0000_t202" style="position:absolute;margin-left:482.65pt;margin-top:93.45pt;width:36pt;height:12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vzRo3pYBAAAi&#10;AwAADgAAAAAAAAAAAAAAAAAuAgAAZHJzL2Uyb0RvYy54bWxQSwECLQAUAAYACAAAACEAnmNTXOEA&#10;AAAMAQAADwAAAAAAAAAAAAAAAADwAwAAZHJzL2Rvd25yZXYueG1sUEsFBgAAAAAEAAQA8wAAAP4E&#10;AAAAAA==&#10;" filled="f" stroked="f">
              <v:textbox inset="0,0,0,0">
                <w:txbxContent>
                  <w:p w14:paraId="785566D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31:18</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3" w14:textId="77777777" w:rsidR="00180D28" w:rsidRDefault="002909AC">
    <w:pPr>
      <w:pStyle w:val="BodyText"/>
      <w:spacing w:line="14" w:lineRule="auto"/>
    </w:pPr>
    <w:r>
      <w:rPr>
        <w:noProof/>
      </w:rPr>
      <mc:AlternateContent>
        <mc:Choice Requires="wps">
          <w:drawing>
            <wp:anchor distT="0" distB="0" distL="0" distR="0" simplePos="0" relativeHeight="486695936" behindDoc="1" locked="0" layoutInCell="1" allowOverlap="1" wp14:anchorId="785565D1" wp14:editId="785565D2">
              <wp:simplePos x="0" y="0"/>
              <wp:positionH relativeFrom="page">
                <wp:posOffset>1155502</wp:posOffset>
              </wp:positionH>
              <wp:positionV relativeFrom="page">
                <wp:posOffset>1186889</wp:posOffset>
              </wp:positionV>
              <wp:extent cx="45720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D7"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31:18</w:t>
                          </w:r>
                        </w:p>
                      </w:txbxContent>
                    </wps:txbx>
                    <wps:bodyPr wrap="square" lIns="0" tIns="0" rIns="0" bIns="0" rtlCol="0">
                      <a:noAutofit/>
                    </wps:bodyPr>
                  </wps:wsp>
                </a:graphicData>
              </a:graphic>
            </wp:anchor>
          </w:drawing>
        </mc:Choice>
        <mc:Fallback>
          <w:pict>
            <v:shapetype w14:anchorId="785565D1" id="_x0000_t202" coordsize="21600,21600" o:spt="202" path="m,l,21600r21600,l21600,xe">
              <v:stroke joinstyle="miter"/>
              <v:path gradientshapeok="t" o:connecttype="rect"/>
            </v:shapetype>
            <v:shape id="Textbox 51" o:spid="_x0000_s1064" type="#_x0000_t202" style="position:absolute;margin-left:91pt;margin-top:93.45pt;width:36pt;height:12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" filled="f" stroked="f">
              <v:textbox inset="0,0,0,0">
                <w:txbxContent>
                  <w:p w14:paraId="785566D7"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31:18</w:t>
                    </w:r>
                  </w:p>
                </w:txbxContent>
              </v:textbox>
              <w10:wrap anchorx="page" anchory="page"/>
            </v:shape>
          </w:pict>
        </mc:Fallback>
      </mc:AlternateContent>
    </w:r>
    <w:r>
      <w:rPr>
        <w:noProof/>
      </w:rPr>
      <mc:AlternateContent>
        <mc:Choice Requires="wps">
          <w:drawing>
            <wp:anchor distT="0" distB="0" distL="0" distR="0" simplePos="0" relativeHeight="486696448" behindDoc="1" locked="0" layoutInCell="1" allowOverlap="1" wp14:anchorId="785565D3" wp14:editId="785565D4">
              <wp:simplePos x="0" y="0"/>
              <wp:positionH relativeFrom="page">
                <wp:posOffset>4182927</wp:posOffset>
              </wp:positionH>
              <wp:positionV relativeFrom="page">
                <wp:posOffset>1186657</wp:posOffset>
              </wp:positionV>
              <wp:extent cx="186499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D8"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D3" id="Textbox 52" o:spid="_x0000_s1065" type="#_x0000_t202" style="position:absolute;margin-left:329.35pt;margin-top:93.45pt;width:146.85pt;height:12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rZDyS5oB&#10;AAAjAwAADgAAAAAAAAAAAAAAAAAuAgAAZHJzL2Uyb0RvYy54bWxQSwECLQAUAAYACAAAACEA1/2Q&#10;suAAAAALAQAADwAAAAAAAAAAAAAAAAD0AwAAZHJzL2Rvd25yZXYueG1sUEsFBgAAAAAEAAQA8wAA&#10;AAEFAAAAAA==&#10;" filled="f" stroked="f">
              <v:textbox inset="0,0,0,0">
                <w:txbxContent>
                  <w:p w14:paraId="785566D8"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4" w14:textId="77777777" w:rsidR="00180D28" w:rsidRDefault="002909AC">
    <w:pPr>
      <w:pStyle w:val="BodyText"/>
      <w:spacing w:line="14" w:lineRule="auto"/>
    </w:pPr>
    <w:r>
      <w:rPr>
        <w:noProof/>
      </w:rPr>
      <mc:AlternateContent>
        <mc:Choice Requires="wps">
          <w:drawing>
            <wp:anchor distT="0" distB="0" distL="0" distR="0" simplePos="0" relativeHeight="486696960" behindDoc="1" locked="0" layoutInCell="1" allowOverlap="1" wp14:anchorId="785565D5" wp14:editId="785565D6">
              <wp:simplePos x="0" y="0"/>
              <wp:positionH relativeFrom="page">
                <wp:posOffset>1695489</wp:posOffset>
              </wp:positionH>
              <wp:positionV relativeFrom="page">
                <wp:posOffset>1186637</wp:posOffset>
              </wp:positionV>
              <wp:extent cx="1256030" cy="1524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D9"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D5" id="_x0000_t202" coordsize="21600,21600" o:spt="202" path="m,l,21600r21600,l21600,xe">
              <v:stroke joinstyle="miter"/>
              <v:path gradientshapeok="t" o:connecttype="rect"/>
            </v:shapetype>
            <v:shape id="Textbox 53" o:spid="_x0000_s1066" type="#_x0000_t202" style="position:absolute;margin-left:133.5pt;margin-top:93.45pt;width:98.9pt;height:12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Pcg5UZgBAAAj&#10;AwAADgAAAAAAAAAAAAAAAAAuAgAAZHJzL2Uyb0RvYy54bWxQSwECLQAUAAYACAAAACEAVD93pN8A&#10;AAALAQAADwAAAAAAAAAAAAAAAADyAwAAZHJzL2Rvd25yZXYueG1sUEsFBgAAAAAEAAQA8wAAAP4E&#10;AAAAAA==&#10;" filled="f" stroked="f">
              <v:textbox inset="0,0,0,0">
                <w:txbxContent>
                  <w:p w14:paraId="785566D9"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697472" behindDoc="1" locked="0" layoutInCell="1" allowOverlap="1" wp14:anchorId="785565D7" wp14:editId="785565D8">
              <wp:simplePos x="0" y="0"/>
              <wp:positionH relativeFrom="page">
                <wp:posOffset>6129895</wp:posOffset>
              </wp:positionH>
              <wp:positionV relativeFrom="page">
                <wp:posOffset>1186870</wp:posOffset>
              </wp:positionV>
              <wp:extent cx="457200" cy="1524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DA"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31:24</w:t>
                          </w:r>
                        </w:p>
                      </w:txbxContent>
                    </wps:txbx>
                    <wps:bodyPr wrap="square" lIns="0" tIns="0" rIns="0" bIns="0" rtlCol="0">
                      <a:noAutofit/>
                    </wps:bodyPr>
                  </wps:wsp>
                </a:graphicData>
              </a:graphic>
            </wp:anchor>
          </w:drawing>
        </mc:Choice>
        <mc:Fallback>
          <w:pict>
            <v:shape w14:anchorId="785565D7" id="Textbox 54" o:spid="_x0000_s1067" type="#_x0000_t202" style="position:absolute;margin-left:482.65pt;margin-top:93.45pt;width:36pt;height:12pt;z-index:-166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9+vrRZYBAAAi&#10;AwAADgAAAAAAAAAAAAAAAAAuAgAAZHJzL2Uyb0RvYy54bWxQSwECLQAUAAYACAAAACEAnmNTXOEA&#10;AAAMAQAADwAAAAAAAAAAAAAAAADwAwAAZHJzL2Rvd25yZXYueG1sUEsFBgAAAAAEAAQA8wAAAP4E&#10;AAAAAA==&#10;" filled="f" stroked="f">
              <v:textbox inset="0,0,0,0">
                <w:txbxContent>
                  <w:p w14:paraId="785566DA"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7" w14:textId="77777777" w:rsidR="00180D28" w:rsidRDefault="002909AC">
    <w:pPr>
      <w:pStyle w:val="BodyText"/>
      <w:spacing w:line="14" w:lineRule="auto"/>
    </w:pPr>
    <w:r>
      <w:rPr>
        <w:noProof/>
      </w:rPr>
      <mc:AlternateContent>
        <mc:Choice Requires="wps">
          <w:drawing>
            <wp:anchor distT="0" distB="0" distL="0" distR="0" simplePos="0" relativeHeight="486699520" behindDoc="1" locked="0" layoutInCell="1" allowOverlap="1" wp14:anchorId="785565DF" wp14:editId="785565E0">
              <wp:simplePos x="0" y="0"/>
              <wp:positionH relativeFrom="page">
                <wp:posOffset>1155522</wp:posOffset>
              </wp:positionH>
              <wp:positionV relativeFrom="page">
                <wp:posOffset>1186890</wp:posOffset>
              </wp:positionV>
              <wp:extent cx="457200" cy="1524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D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31:24</w:t>
                          </w:r>
                        </w:p>
                      </w:txbxContent>
                    </wps:txbx>
                    <wps:bodyPr wrap="square" lIns="0" tIns="0" rIns="0" bIns="0" rtlCol="0">
                      <a:noAutofit/>
                    </wps:bodyPr>
                  </wps:wsp>
                </a:graphicData>
              </a:graphic>
            </wp:anchor>
          </w:drawing>
        </mc:Choice>
        <mc:Fallback>
          <w:pict>
            <v:shapetype w14:anchorId="785565DF" id="_x0000_t202" coordsize="21600,21600" o:spt="202" path="m,l,21600r21600,l21600,xe">
              <v:stroke joinstyle="miter"/>
              <v:path gradientshapeok="t" o:connecttype="rect"/>
            </v:shapetype>
            <v:shape id="Textbox 60" o:spid="_x0000_s1071" type="#_x0000_t202" style="position:absolute;margin-left:91pt;margin-top:93.45pt;width:36pt;height:12pt;z-index:-1661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" filled="f" stroked="f">
              <v:textbox inset="0,0,0,0">
                <w:txbxContent>
                  <w:p w14:paraId="785566D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31:24</w:t>
                    </w:r>
                  </w:p>
                </w:txbxContent>
              </v:textbox>
              <w10:wrap anchorx="page" anchory="page"/>
            </v:shape>
          </w:pict>
        </mc:Fallback>
      </mc:AlternateContent>
    </w:r>
    <w:r>
      <w:rPr>
        <w:noProof/>
      </w:rPr>
      <mc:AlternateContent>
        <mc:Choice Requires="wps">
          <w:drawing>
            <wp:anchor distT="0" distB="0" distL="0" distR="0" simplePos="0" relativeHeight="486700032" behindDoc="1" locked="0" layoutInCell="1" allowOverlap="1" wp14:anchorId="785565E1" wp14:editId="785565E2">
              <wp:simplePos x="0" y="0"/>
              <wp:positionH relativeFrom="page">
                <wp:posOffset>4182946</wp:posOffset>
              </wp:positionH>
              <wp:positionV relativeFrom="page">
                <wp:posOffset>1186657</wp:posOffset>
              </wp:positionV>
              <wp:extent cx="1864995" cy="152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DF"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E1" id="Textbox 61" o:spid="_x0000_s1072" type="#_x0000_t202" style="position:absolute;margin-left:329.35pt;margin-top:93.45pt;width:146.85pt;height:12pt;z-index:-166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DRMawImQEA&#10;ACMDAAAOAAAAAAAAAAAAAAAAAC4CAABkcnMvZTJvRG9jLnhtbFBLAQItABQABgAIAAAAIQDX/ZCy&#10;4AAAAAsBAAAPAAAAAAAAAAAAAAAAAPMDAABkcnMvZG93bnJldi54bWxQSwUGAAAAAAQABADzAAAA&#10;AAUAAAAA&#10;" filled="f" stroked="f">
              <v:textbox inset="0,0,0,0">
                <w:txbxContent>
                  <w:p w14:paraId="785566DF"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8" w14:textId="77777777" w:rsidR="00180D28" w:rsidRDefault="002909AC">
    <w:pPr>
      <w:pStyle w:val="BodyText"/>
      <w:spacing w:line="14" w:lineRule="auto"/>
    </w:pPr>
    <w:r>
      <w:rPr>
        <w:noProof/>
      </w:rPr>
      <mc:AlternateContent>
        <mc:Choice Requires="wps">
          <w:drawing>
            <wp:anchor distT="0" distB="0" distL="0" distR="0" simplePos="0" relativeHeight="486700544" behindDoc="1" locked="0" layoutInCell="1" allowOverlap="1" wp14:anchorId="785565E3" wp14:editId="785565E4">
              <wp:simplePos x="0" y="0"/>
              <wp:positionH relativeFrom="page">
                <wp:posOffset>1695501</wp:posOffset>
              </wp:positionH>
              <wp:positionV relativeFrom="page">
                <wp:posOffset>1186649</wp:posOffset>
              </wp:positionV>
              <wp:extent cx="1256030" cy="152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E0"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E3" id="_x0000_t202" coordsize="21600,21600" o:spt="202" path="m,l,21600r21600,l21600,xe">
              <v:stroke joinstyle="miter"/>
              <v:path gradientshapeok="t" o:connecttype="rect"/>
            </v:shapetype>
            <v:shape id="Textbox 62" o:spid="_x0000_s1073" type="#_x0000_t202" style="position:absolute;margin-left:133.5pt;margin-top:93.45pt;width:98.9pt;height:12pt;z-index:-166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KnHDt6ZAQAA&#10;IwMAAA4AAAAAAAAAAAAAAAAALgIAAGRycy9lMm9Eb2MueG1sUEsBAi0AFAAGAAgAAAAhAFQ/d6Tf&#10;AAAACwEAAA8AAAAAAAAAAAAAAAAA8wMAAGRycy9kb3ducmV2LnhtbFBLBQYAAAAABAAEAPMAAAD/&#10;BAAAAAA=&#10;" filled="f" stroked="f">
              <v:textbox inset="0,0,0,0">
                <w:txbxContent>
                  <w:p w14:paraId="785566E0"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01056" behindDoc="1" locked="0" layoutInCell="1" allowOverlap="1" wp14:anchorId="785565E5" wp14:editId="785565E6">
              <wp:simplePos x="0" y="0"/>
              <wp:positionH relativeFrom="page">
                <wp:posOffset>6129908</wp:posOffset>
              </wp:positionH>
              <wp:positionV relativeFrom="page">
                <wp:posOffset>1186881</wp:posOffset>
              </wp:positionV>
              <wp:extent cx="457200" cy="1524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E1"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31:28</w:t>
                          </w:r>
                        </w:p>
                      </w:txbxContent>
                    </wps:txbx>
                    <wps:bodyPr wrap="square" lIns="0" tIns="0" rIns="0" bIns="0" rtlCol="0">
                      <a:noAutofit/>
                    </wps:bodyPr>
                  </wps:wsp>
                </a:graphicData>
              </a:graphic>
            </wp:anchor>
          </w:drawing>
        </mc:Choice>
        <mc:Fallback>
          <w:pict>
            <v:shape w14:anchorId="785565E5" id="Textbox 63" o:spid="_x0000_s1074" type="#_x0000_t202" style="position:absolute;margin-left:482.65pt;margin-top:93.45pt;width:36pt;height:12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Cv3DD5YBAAAi&#10;AwAADgAAAAAAAAAAAAAAAAAuAgAAZHJzL2Uyb0RvYy54bWxQSwECLQAUAAYACAAAACEAnmNTXOEA&#10;AAAMAQAADwAAAAAAAAAAAAAAAADwAwAAZHJzL2Rvd25yZXYueG1sUEsFBgAAAAAEAAQA8wAAAP4E&#10;AAAAAA==&#10;" filled="f" stroked="f">
              <v:textbox inset="0,0,0,0">
                <w:txbxContent>
                  <w:p w14:paraId="785566E1"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31:28</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B" w14:textId="77777777" w:rsidR="00180D28" w:rsidRDefault="002909AC">
    <w:pPr>
      <w:pStyle w:val="BodyText"/>
      <w:spacing w:line="14" w:lineRule="auto"/>
    </w:pPr>
    <w:r>
      <w:rPr>
        <w:noProof/>
      </w:rPr>
      <mc:AlternateContent>
        <mc:Choice Requires="wps">
          <w:drawing>
            <wp:anchor distT="0" distB="0" distL="0" distR="0" simplePos="0" relativeHeight="486703104" behindDoc="1" locked="0" layoutInCell="1" allowOverlap="1" wp14:anchorId="785565ED" wp14:editId="785565EE">
              <wp:simplePos x="0" y="0"/>
              <wp:positionH relativeFrom="page">
                <wp:posOffset>1155496</wp:posOffset>
              </wp:positionH>
              <wp:positionV relativeFrom="page">
                <wp:posOffset>1186900</wp:posOffset>
              </wp:positionV>
              <wp:extent cx="4572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E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31:29</w:t>
                          </w:r>
                        </w:p>
                      </w:txbxContent>
                    </wps:txbx>
                    <wps:bodyPr wrap="square" lIns="0" tIns="0" rIns="0" bIns="0" rtlCol="0">
                      <a:noAutofit/>
                    </wps:bodyPr>
                  </wps:wsp>
                </a:graphicData>
              </a:graphic>
            </wp:anchor>
          </w:drawing>
        </mc:Choice>
        <mc:Fallback>
          <w:pict>
            <v:shapetype w14:anchorId="785565ED" id="_x0000_t202" coordsize="21600,21600" o:spt="202" path="m,l,21600r21600,l21600,xe">
              <v:stroke joinstyle="miter"/>
              <v:path gradientshapeok="t" o:connecttype="rect"/>
            </v:shapetype>
            <v:shape id="Textbox 69" o:spid="_x0000_s1078" type="#_x0000_t202" style="position:absolute;margin-left:91pt;margin-top:93.45pt;width:36pt;height:12pt;z-index:-166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1fvXP5YBAAAiAwAA&#10;DgAAAAAAAAAAAAAAAAAuAgAAZHJzL2Uyb0RvYy54bWxQSwECLQAUAAYACAAAACEA790GLd4AAAAL&#10;AQAADwAAAAAAAAAAAAAAAADwAwAAZHJzL2Rvd25yZXYueG1sUEsFBgAAAAAEAAQA8wAAAPsEAAAA&#10;AA==&#10;" filled="f" stroked="f">
              <v:textbox inset="0,0,0,0">
                <w:txbxContent>
                  <w:p w14:paraId="785566E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31:29</w:t>
                    </w:r>
                  </w:p>
                </w:txbxContent>
              </v:textbox>
              <w10:wrap anchorx="page" anchory="page"/>
            </v:shape>
          </w:pict>
        </mc:Fallback>
      </mc:AlternateContent>
    </w:r>
    <w:r>
      <w:rPr>
        <w:noProof/>
      </w:rPr>
      <mc:AlternateContent>
        <mc:Choice Requires="wps">
          <w:drawing>
            <wp:anchor distT="0" distB="0" distL="0" distR="0" simplePos="0" relativeHeight="486703616" behindDoc="1" locked="0" layoutInCell="1" allowOverlap="1" wp14:anchorId="785565EF" wp14:editId="785565F0">
              <wp:simplePos x="0" y="0"/>
              <wp:positionH relativeFrom="page">
                <wp:posOffset>4182921</wp:posOffset>
              </wp:positionH>
              <wp:positionV relativeFrom="page">
                <wp:posOffset>1186668</wp:posOffset>
              </wp:positionV>
              <wp:extent cx="1864995"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E6"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EF" id="Textbox 70" o:spid="_x0000_s1079" type="#_x0000_t202" style="position:absolute;margin-left:329.35pt;margin-top:93.45pt;width:146.85pt;height:12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IPYLjJoB&#10;AAAjAwAADgAAAAAAAAAAAAAAAAAuAgAAZHJzL2Uyb0RvYy54bWxQSwECLQAUAAYACAAAACEA1/2Q&#10;suAAAAALAQAADwAAAAAAAAAAAAAAAAD0AwAAZHJzL2Rvd25yZXYueG1sUEsFBgAAAAAEAAQA8wAA&#10;AAEFAAAAAA==&#10;" filled="f" stroked="f">
              <v:textbox inset="0,0,0,0">
                <w:txbxContent>
                  <w:p w14:paraId="785566E6"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C" w14:textId="77777777" w:rsidR="00180D28" w:rsidRDefault="002909AC">
    <w:pPr>
      <w:pStyle w:val="BodyText"/>
      <w:spacing w:line="14" w:lineRule="auto"/>
    </w:pPr>
    <w:r>
      <w:rPr>
        <w:noProof/>
      </w:rPr>
      <mc:AlternateContent>
        <mc:Choice Requires="wps">
          <w:drawing>
            <wp:anchor distT="0" distB="0" distL="0" distR="0" simplePos="0" relativeHeight="486704128" behindDoc="1" locked="0" layoutInCell="1" allowOverlap="1" wp14:anchorId="785565F1" wp14:editId="785565F2">
              <wp:simplePos x="0" y="0"/>
              <wp:positionH relativeFrom="page">
                <wp:posOffset>1695501</wp:posOffset>
              </wp:positionH>
              <wp:positionV relativeFrom="page">
                <wp:posOffset>1186651</wp:posOffset>
              </wp:positionV>
              <wp:extent cx="1256030" cy="1524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E7"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F1" id="_x0000_t202" coordsize="21600,21600" o:spt="202" path="m,l,21600r21600,l21600,xe">
              <v:stroke joinstyle="miter"/>
              <v:path gradientshapeok="t" o:connecttype="rect"/>
            </v:shapetype>
            <v:shape id="Textbox 71" o:spid="_x0000_s1080" type="#_x0000_t202" style="position:absolute;margin-left:133.5pt;margin-top:93.45pt;width:98.9pt;height:12pt;z-index:-166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i9cypJgBAAAj&#10;AwAADgAAAAAAAAAAAAAAAAAuAgAAZHJzL2Uyb0RvYy54bWxQSwECLQAUAAYACAAAACEAVD93pN8A&#10;AAALAQAADwAAAAAAAAAAAAAAAADyAwAAZHJzL2Rvd25yZXYueG1sUEsFBgAAAAAEAAQA8wAAAP4E&#10;AAAAAA==&#10;" filled="f" stroked="f">
              <v:textbox inset="0,0,0,0">
                <w:txbxContent>
                  <w:p w14:paraId="785566E7"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04640" behindDoc="1" locked="0" layoutInCell="1" allowOverlap="1" wp14:anchorId="785565F3" wp14:editId="785565F4">
              <wp:simplePos x="0" y="0"/>
              <wp:positionH relativeFrom="page">
                <wp:posOffset>6129908</wp:posOffset>
              </wp:positionH>
              <wp:positionV relativeFrom="page">
                <wp:posOffset>1186883</wp:posOffset>
              </wp:positionV>
              <wp:extent cx="45720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E8"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31:30</w:t>
                          </w:r>
                        </w:p>
                      </w:txbxContent>
                    </wps:txbx>
                    <wps:bodyPr wrap="square" lIns="0" tIns="0" rIns="0" bIns="0" rtlCol="0">
                      <a:noAutofit/>
                    </wps:bodyPr>
                  </wps:wsp>
                </a:graphicData>
              </a:graphic>
            </wp:anchor>
          </w:drawing>
        </mc:Choice>
        <mc:Fallback>
          <w:pict>
            <v:shape w14:anchorId="785565F3" id="Textbox 72" o:spid="_x0000_s1081" type="#_x0000_t202" style="position:absolute;margin-left:482.65pt;margin-top:93.45pt;width:36pt;height:12pt;z-index:-166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QfTgsJYBAAAi&#10;AwAADgAAAAAAAAAAAAAAAAAuAgAAZHJzL2Uyb0RvYy54bWxQSwECLQAUAAYACAAAACEAnmNTXOEA&#10;AAAMAQAADwAAAAAAAAAAAAAAAADwAwAAZHJzL2Rvd25yZXYueG1sUEsFBgAAAAAEAAQA8wAAAP4E&#10;AAAAAA==&#10;" filled="f" stroked="f">
              <v:textbox inset="0,0,0,0">
                <w:txbxContent>
                  <w:p w14:paraId="785566E8"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31:30</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4F" w14:textId="77777777" w:rsidR="00180D28" w:rsidRDefault="002909AC">
    <w:pPr>
      <w:pStyle w:val="BodyText"/>
      <w:spacing w:line="14" w:lineRule="auto"/>
    </w:pPr>
    <w:r>
      <w:rPr>
        <w:noProof/>
      </w:rPr>
      <mc:AlternateContent>
        <mc:Choice Requires="wps">
          <w:drawing>
            <wp:anchor distT="0" distB="0" distL="0" distR="0" simplePos="0" relativeHeight="486706688" behindDoc="1" locked="0" layoutInCell="1" allowOverlap="1" wp14:anchorId="785565FB" wp14:editId="785565FC">
              <wp:simplePos x="0" y="0"/>
              <wp:positionH relativeFrom="page">
                <wp:posOffset>1155520</wp:posOffset>
              </wp:positionH>
              <wp:positionV relativeFrom="page">
                <wp:posOffset>1186886</wp:posOffset>
              </wp:positionV>
              <wp:extent cx="457200" cy="152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E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31:30</w:t>
                          </w:r>
                        </w:p>
                      </w:txbxContent>
                    </wps:txbx>
                    <wps:bodyPr wrap="square" lIns="0" tIns="0" rIns="0" bIns="0" rtlCol="0">
                      <a:noAutofit/>
                    </wps:bodyPr>
                  </wps:wsp>
                </a:graphicData>
              </a:graphic>
            </wp:anchor>
          </w:drawing>
        </mc:Choice>
        <mc:Fallback>
          <w:pict>
            <v:shapetype w14:anchorId="785565FB" id="_x0000_t202" coordsize="21600,21600" o:spt="202" path="m,l,21600r21600,l21600,xe">
              <v:stroke joinstyle="miter"/>
              <v:path gradientshapeok="t" o:connecttype="rect"/>
            </v:shapetype>
            <v:shape id="Textbox 78" o:spid="_x0000_s1085" type="#_x0000_t202" style="position:absolute;margin-left:91pt;margin-top:93.45pt;width:36pt;height:12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pl2mlpYBAAAiAwAA&#10;DgAAAAAAAAAAAAAAAAAuAgAAZHJzL2Uyb0RvYy54bWxQSwECLQAUAAYACAAAACEA790GLd4AAAAL&#10;AQAADwAAAAAAAAAAAAAAAADwAwAAZHJzL2Rvd25yZXYueG1sUEsFBgAAAAAEAAQA8wAAAPsEAAAA&#10;AA==&#10;" filled="f" stroked="f">
              <v:textbox inset="0,0,0,0">
                <w:txbxContent>
                  <w:p w14:paraId="785566E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31:30</w:t>
                    </w:r>
                  </w:p>
                </w:txbxContent>
              </v:textbox>
              <w10:wrap anchorx="page" anchory="page"/>
            </v:shape>
          </w:pict>
        </mc:Fallback>
      </mc:AlternateContent>
    </w:r>
    <w:r>
      <w:rPr>
        <w:noProof/>
      </w:rPr>
      <mc:AlternateContent>
        <mc:Choice Requires="wps">
          <w:drawing>
            <wp:anchor distT="0" distB="0" distL="0" distR="0" simplePos="0" relativeHeight="486707200" behindDoc="1" locked="0" layoutInCell="1" allowOverlap="1" wp14:anchorId="785565FD" wp14:editId="785565FE">
              <wp:simplePos x="0" y="0"/>
              <wp:positionH relativeFrom="page">
                <wp:posOffset>4182945</wp:posOffset>
              </wp:positionH>
              <wp:positionV relativeFrom="page">
                <wp:posOffset>1186654</wp:posOffset>
              </wp:positionV>
              <wp:extent cx="1864995" cy="152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ED"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5FD" id="Textbox 79" o:spid="_x0000_s1086" type="#_x0000_t202" style="position:absolute;margin-left:329.35pt;margin-top:93.45pt;width:146.85pt;height:12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CVEdT8mQEA&#10;ACMDAAAOAAAAAAAAAAAAAAAAAC4CAABkcnMvZTJvRG9jLnhtbFBLAQItABQABgAIAAAAIQDX/ZCy&#10;4AAAAAsBAAAPAAAAAAAAAAAAAAAAAPMDAABkcnMvZG93bnJldi54bWxQSwUGAAAAAAQABADzAAAA&#10;AAUAAAAA&#10;" filled="f" stroked="f">
              <v:textbox inset="0,0,0,0">
                <w:txbxContent>
                  <w:p w14:paraId="785566ED"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0" w14:textId="77777777" w:rsidR="00180D28" w:rsidRDefault="002909AC">
    <w:pPr>
      <w:pStyle w:val="BodyText"/>
      <w:spacing w:line="14" w:lineRule="auto"/>
    </w:pPr>
    <w:r>
      <w:rPr>
        <w:noProof/>
      </w:rPr>
      <mc:AlternateContent>
        <mc:Choice Requires="wps">
          <w:drawing>
            <wp:anchor distT="0" distB="0" distL="0" distR="0" simplePos="0" relativeHeight="486707712" behindDoc="1" locked="0" layoutInCell="1" allowOverlap="1" wp14:anchorId="785565FF" wp14:editId="78556600">
              <wp:simplePos x="0" y="0"/>
              <wp:positionH relativeFrom="page">
                <wp:posOffset>1695470</wp:posOffset>
              </wp:positionH>
              <wp:positionV relativeFrom="page">
                <wp:posOffset>1186643</wp:posOffset>
              </wp:positionV>
              <wp:extent cx="1256030" cy="152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EE"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5FF" id="_x0000_t202" coordsize="21600,21600" o:spt="202" path="m,l,21600r21600,l21600,xe">
              <v:stroke joinstyle="miter"/>
              <v:path gradientshapeok="t" o:connecttype="rect"/>
            </v:shapetype>
            <v:shape id="Textbox 80" o:spid="_x0000_s1087" type="#_x0000_t202" style="position:absolute;margin-left:133.5pt;margin-top:93.45pt;width:98.9pt;height:12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7ed2KpgBAAAj&#10;AwAADgAAAAAAAAAAAAAAAAAuAgAAZHJzL2Uyb0RvYy54bWxQSwECLQAUAAYACAAAACEAVD93pN8A&#10;AAALAQAADwAAAAAAAAAAAAAAAADyAwAAZHJzL2Rvd25yZXYueG1sUEsFBgAAAAAEAAQA8wAAAP4E&#10;AAAAAA==&#10;" filled="f" stroked="f">
              <v:textbox inset="0,0,0,0">
                <w:txbxContent>
                  <w:p w14:paraId="785566EE"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08224" behindDoc="1" locked="0" layoutInCell="1" allowOverlap="1" wp14:anchorId="78556601" wp14:editId="78556602">
              <wp:simplePos x="0" y="0"/>
              <wp:positionH relativeFrom="page">
                <wp:posOffset>6129877</wp:posOffset>
              </wp:positionH>
              <wp:positionV relativeFrom="page">
                <wp:posOffset>1186875</wp:posOffset>
              </wp:positionV>
              <wp:extent cx="457200" cy="152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EF"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31:32</w:t>
                          </w:r>
                        </w:p>
                      </w:txbxContent>
                    </wps:txbx>
                    <wps:bodyPr wrap="square" lIns="0" tIns="0" rIns="0" bIns="0" rtlCol="0">
                      <a:noAutofit/>
                    </wps:bodyPr>
                  </wps:wsp>
                </a:graphicData>
              </a:graphic>
            </wp:anchor>
          </w:drawing>
        </mc:Choice>
        <mc:Fallback>
          <w:pict>
            <v:shape w14:anchorId="78556601" id="Textbox 81" o:spid="_x0000_s1088" type="#_x0000_t202" style="position:absolute;margin-left:482.65pt;margin-top:93.45pt;width:36pt;height:12pt;z-index:-1660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qXT93ZYBAAAi&#10;AwAADgAAAAAAAAAAAAAAAAAuAgAAZHJzL2Uyb0RvYy54bWxQSwECLQAUAAYACAAAACEAnmNTXOEA&#10;AAAMAQAADwAAAAAAAAAAAAAAAADwAwAAZHJzL2Rvd25yZXYueG1sUEsFBgAAAAAEAAQA8wAAAP4E&#10;AAAAAA==&#10;" filled="f" stroked="f">
              <v:textbox inset="0,0,0,0">
                <w:txbxContent>
                  <w:p w14:paraId="785566EF"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31:32</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3" w14:textId="77777777" w:rsidR="00180D28" w:rsidRDefault="002909AC">
    <w:pPr>
      <w:pStyle w:val="BodyText"/>
      <w:spacing w:line="14" w:lineRule="auto"/>
    </w:pPr>
    <w:r>
      <w:rPr>
        <w:noProof/>
      </w:rPr>
      <mc:AlternateContent>
        <mc:Choice Requires="wps">
          <w:drawing>
            <wp:anchor distT="0" distB="0" distL="0" distR="0" simplePos="0" relativeHeight="486710272" behindDoc="1" locked="0" layoutInCell="1" allowOverlap="1" wp14:anchorId="78556609" wp14:editId="7855660A">
              <wp:simplePos x="0" y="0"/>
              <wp:positionH relativeFrom="page">
                <wp:posOffset>1155491</wp:posOffset>
              </wp:positionH>
              <wp:positionV relativeFrom="page">
                <wp:posOffset>1186858</wp:posOffset>
              </wp:positionV>
              <wp:extent cx="457200" cy="1524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F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31:32</w:t>
                          </w:r>
                        </w:p>
                      </w:txbxContent>
                    </wps:txbx>
                    <wps:bodyPr wrap="square" lIns="0" tIns="0" rIns="0" bIns="0" rtlCol="0">
                      <a:noAutofit/>
                    </wps:bodyPr>
                  </wps:wsp>
                </a:graphicData>
              </a:graphic>
            </wp:anchor>
          </w:drawing>
        </mc:Choice>
        <mc:Fallback>
          <w:pict>
            <v:shapetype w14:anchorId="78556609" id="_x0000_t202" coordsize="21600,21600" o:spt="202" path="m,l,21600r21600,l21600,xe">
              <v:stroke joinstyle="miter"/>
              <v:path gradientshapeok="t" o:connecttype="rect"/>
            </v:shapetype>
            <v:shape id="Textbox 87" o:spid="_x0000_s1092" type="#_x0000_t202" style="position:absolute;margin-left:91pt;margin-top:93.45pt;width:36pt;height:12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9BM/wJYBAAAiAwAA&#10;DgAAAAAAAAAAAAAAAAAuAgAAZHJzL2Uyb0RvYy54bWxQSwECLQAUAAYACAAAACEA790GLd4AAAAL&#10;AQAADwAAAAAAAAAAAAAAAADwAwAAZHJzL2Rvd25yZXYueG1sUEsFBgAAAAAEAAQA8wAAAPsEAAAA&#10;AA==&#10;" filled="f" stroked="f">
              <v:textbox inset="0,0,0,0">
                <w:txbxContent>
                  <w:p w14:paraId="785566F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31:32</w:t>
                    </w:r>
                  </w:p>
                </w:txbxContent>
              </v:textbox>
              <w10:wrap anchorx="page" anchory="page"/>
            </v:shape>
          </w:pict>
        </mc:Fallback>
      </mc:AlternateContent>
    </w:r>
    <w:r>
      <w:rPr>
        <w:noProof/>
      </w:rPr>
      <mc:AlternateContent>
        <mc:Choice Requires="wps">
          <w:drawing>
            <wp:anchor distT="0" distB="0" distL="0" distR="0" simplePos="0" relativeHeight="486710784" behindDoc="1" locked="0" layoutInCell="1" allowOverlap="1" wp14:anchorId="7855660B" wp14:editId="7855660C">
              <wp:simplePos x="0" y="0"/>
              <wp:positionH relativeFrom="page">
                <wp:posOffset>4182916</wp:posOffset>
              </wp:positionH>
              <wp:positionV relativeFrom="page">
                <wp:posOffset>1186626</wp:posOffset>
              </wp:positionV>
              <wp:extent cx="1864995" cy="1524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F4"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0B" id="Textbox 88" o:spid="_x0000_s1093" type="#_x0000_t202" style="position:absolute;margin-left:329.35pt;margin-top:93.45pt;width:146.85pt;height:12pt;z-index:-166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AR7jc5oB&#10;AAAjAwAADgAAAAAAAAAAAAAAAAAuAgAAZHJzL2Uyb0RvYy54bWxQSwECLQAUAAYACAAAACEA1/2Q&#10;suAAAAALAQAADwAAAAAAAAAAAAAAAAD0AwAAZHJzL2Rvd25yZXYueG1sUEsFBgAAAAAEAAQA8wAA&#10;AAEFAAAAAA==&#10;" filled="f" stroked="f">
              <v:textbox inset="0,0,0,0">
                <w:txbxContent>
                  <w:p w14:paraId="785566F4"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4" w14:textId="77777777" w:rsidR="00180D28" w:rsidRDefault="002909AC">
    <w:pPr>
      <w:pStyle w:val="BodyText"/>
      <w:spacing w:line="14" w:lineRule="auto"/>
    </w:pPr>
    <w:r>
      <w:rPr>
        <w:noProof/>
      </w:rPr>
      <mc:AlternateContent>
        <mc:Choice Requires="wps">
          <w:drawing>
            <wp:anchor distT="0" distB="0" distL="0" distR="0" simplePos="0" relativeHeight="486711296" behindDoc="1" locked="0" layoutInCell="1" allowOverlap="1" wp14:anchorId="7855660D" wp14:editId="7855660E">
              <wp:simplePos x="0" y="0"/>
              <wp:positionH relativeFrom="page">
                <wp:posOffset>1695491</wp:posOffset>
              </wp:positionH>
              <wp:positionV relativeFrom="page">
                <wp:posOffset>1186642</wp:posOffset>
              </wp:positionV>
              <wp:extent cx="1256030" cy="1524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F5"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0D" id="_x0000_t202" coordsize="21600,21600" o:spt="202" path="m,l,21600r21600,l21600,xe">
              <v:stroke joinstyle="miter"/>
              <v:path gradientshapeok="t" o:connecttype="rect"/>
            </v:shapetype>
            <v:shape id="Textbox 89" o:spid="_x0000_s1094" type="#_x0000_t202" style="position:absolute;margin-left:133.5pt;margin-top:93.45pt;width:98.9pt;height:12pt;z-index:-166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EPFeYJgBAAAj&#10;AwAADgAAAAAAAAAAAAAAAAAuAgAAZHJzL2Uyb0RvYy54bWxQSwECLQAUAAYACAAAACEAVD93pN8A&#10;AAALAQAADwAAAAAAAAAAAAAAAADyAwAAZHJzL2Rvd25yZXYueG1sUEsFBgAAAAAEAAQA8wAAAP4E&#10;AAAAAA==&#10;" filled="f" stroked="f">
              <v:textbox inset="0,0,0,0">
                <w:txbxContent>
                  <w:p w14:paraId="785566F5"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11808" behindDoc="1" locked="0" layoutInCell="1" allowOverlap="1" wp14:anchorId="7855660F" wp14:editId="78556610">
              <wp:simplePos x="0" y="0"/>
              <wp:positionH relativeFrom="page">
                <wp:posOffset>6129897</wp:posOffset>
              </wp:positionH>
              <wp:positionV relativeFrom="page">
                <wp:posOffset>1186875</wp:posOffset>
              </wp:positionV>
              <wp:extent cx="457200"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F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31:34</w:t>
                          </w:r>
                        </w:p>
                      </w:txbxContent>
                    </wps:txbx>
                    <wps:bodyPr wrap="square" lIns="0" tIns="0" rIns="0" bIns="0" rtlCol="0">
                      <a:noAutofit/>
                    </wps:bodyPr>
                  </wps:wsp>
                </a:graphicData>
              </a:graphic>
            </wp:anchor>
          </w:drawing>
        </mc:Choice>
        <mc:Fallback>
          <w:pict>
            <v:shape w14:anchorId="7855660F" id="Textbox 90" o:spid="_x0000_s1095" type="#_x0000_t202" style="position:absolute;margin-left:482.65pt;margin-top:93.45pt;width:36pt;height:12pt;z-index:-166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" filled="f" stroked="f">
              <v:textbox inset="0,0,0,0">
                <w:txbxContent>
                  <w:p w14:paraId="785566F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31:34</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7" w14:textId="77777777" w:rsidR="00180D28" w:rsidRDefault="002909AC">
    <w:pPr>
      <w:pStyle w:val="BodyText"/>
      <w:spacing w:line="14" w:lineRule="auto"/>
    </w:pPr>
    <w:r>
      <w:rPr>
        <w:noProof/>
      </w:rPr>
      <mc:AlternateContent>
        <mc:Choice Requires="wps">
          <w:drawing>
            <wp:anchor distT="0" distB="0" distL="0" distR="0" simplePos="0" relativeHeight="486713856" behindDoc="1" locked="0" layoutInCell="1" allowOverlap="1" wp14:anchorId="78556617" wp14:editId="78556618">
              <wp:simplePos x="0" y="0"/>
              <wp:positionH relativeFrom="page">
                <wp:posOffset>1155527</wp:posOffset>
              </wp:positionH>
              <wp:positionV relativeFrom="page">
                <wp:posOffset>1186865</wp:posOffset>
              </wp:positionV>
              <wp:extent cx="457200" cy="1524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FA"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31:34</w:t>
                          </w:r>
                        </w:p>
                      </w:txbxContent>
                    </wps:txbx>
                    <wps:bodyPr wrap="square" lIns="0" tIns="0" rIns="0" bIns="0" rtlCol="0">
                      <a:noAutofit/>
                    </wps:bodyPr>
                  </wps:wsp>
                </a:graphicData>
              </a:graphic>
            </wp:anchor>
          </w:drawing>
        </mc:Choice>
        <mc:Fallback>
          <w:pict>
            <v:shapetype w14:anchorId="78556617" id="_x0000_t202" coordsize="21600,21600" o:spt="202" path="m,l,21600r21600,l21600,xe">
              <v:stroke joinstyle="miter"/>
              <v:path gradientshapeok="t" o:connecttype="rect"/>
            </v:shapetype>
            <v:shape id="Textbox 96" o:spid="_x0000_s1099" type="#_x0000_t202" style="position:absolute;margin-left:91pt;margin-top:93.45pt;width:36pt;height:12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" filled="f" stroked="f">
              <v:textbox inset="0,0,0,0">
                <w:txbxContent>
                  <w:p w14:paraId="785566FA"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31:34</w:t>
                    </w:r>
                  </w:p>
                </w:txbxContent>
              </v:textbox>
              <w10:wrap anchorx="page" anchory="page"/>
            </v:shape>
          </w:pict>
        </mc:Fallback>
      </mc:AlternateContent>
    </w:r>
    <w:r>
      <w:rPr>
        <w:noProof/>
      </w:rPr>
      <mc:AlternateContent>
        <mc:Choice Requires="wps">
          <w:drawing>
            <wp:anchor distT="0" distB="0" distL="0" distR="0" simplePos="0" relativeHeight="486714368" behindDoc="1" locked="0" layoutInCell="1" allowOverlap="1" wp14:anchorId="78556619" wp14:editId="7855661A">
              <wp:simplePos x="0" y="0"/>
              <wp:positionH relativeFrom="page">
                <wp:posOffset>4182952</wp:posOffset>
              </wp:positionH>
              <wp:positionV relativeFrom="page">
                <wp:posOffset>1186632</wp:posOffset>
              </wp:positionV>
              <wp:extent cx="1864995"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6FB"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19" id="Textbox 97" o:spid="_x0000_s1100" type="#_x0000_t202" style="position:absolute;margin-left:329.35pt;margin-top:93.45pt;width:146.85pt;height:12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Iw7fCZoB&#10;AAAjAwAADgAAAAAAAAAAAAAAAAAuAgAAZHJzL2Uyb0RvYy54bWxQSwECLQAUAAYACAAAACEA1/2Q&#10;suAAAAALAQAADwAAAAAAAAAAAAAAAAD0AwAAZHJzL2Rvd25yZXYueG1sUEsFBgAAAAAEAAQA8wAA&#10;AAEFAAAAAA==&#10;" filled="f" stroked="f">
              <v:textbox inset="0,0,0,0">
                <w:txbxContent>
                  <w:p w14:paraId="785566FB"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8" w14:textId="77777777" w:rsidR="00180D28" w:rsidRDefault="002909AC">
    <w:pPr>
      <w:pStyle w:val="BodyText"/>
      <w:spacing w:line="14" w:lineRule="auto"/>
    </w:pPr>
    <w:r>
      <w:rPr>
        <w:noProof/>
      </w:rPr>
      <mc:AlternateContent>
        <mc:Choice Requires="wps">
          <w:drawing>
            <wp:anchor distT="0" distB="0" distL="0" distR="0" simplePos="0" relativeHeight="486714880" behindDoc="1" locked="0" layoutInCell="1" allowOverlap="1" wp14:anchorId="7855661B" wp14:editId="7855661C">
              <wp:simplePos x="0" y="0"/>
              <wp:positionH relativeFrom="page">
                <wp:posOffset>1695490</wp:posOffset>
              </wp:positionH>
              <wp:positionV relativeFrom="page">
                <wp:posOffset>1186668</wp:posOffset>
              </wp:positionV>
              <wp:extent cx="1256030"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6FC"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1B" id="_x0000_t202" coordsize="21600,21600" o:spt="202" path="m,l,21600r21600,l21600,xe">
              <v:stroke joinstyle="miter"/>
              <v:path gradientshapeok="t" o:connecttype="rect"/>
            </v:shapetype>
            <v:shape id="Textbox 98" o:spid="_x0000_s1101" type="#_x0000_t202" style="position:absolute;margin-left:133.5pt;margin-top:93.45pt;width:98.9pt;height:12pt;z-index:-166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W/h935gBAAAj&#10;AwAADgAAAAAAAAAAAAAAAAAuAgAAZHJzL2Uyb0RvYy54bWxQSwECLQAUAAYACAAAACEAVD93pN8A&#10;AAALAQAADwAAAAAAAAAAAAAAAADyAwAAZHJzL2Rvd25yZXYueG1sUEsFBgAAAAAEAAQA8wAAAP4E&#10;AAAAAA==&#10;" filled="f" stroked="f">
              <v:textbox inset="0,0,0,0">
                <w:txbxContent>
                  <w:p w14:paraId="785566FC"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15392" behindDoc="1" locked="0" layoutInCell="1" allowOverlap="1" wp14:anchorId="7855661D" wp14:editId="7855661E">
              <wp:simplePos x="0" y="0"/>
              <wp:positionH relativeFrom="page">
                <wp:posOffset>6129897</wp:posOffset>
              </wp:positionH>
              <wp:positionV relativeFrom="page">
                <wp:posOffset>1186902</wp:posOffset>
              </wp:positionV>
              <wp:extent cx="45720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6FD"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31:36</w:t>
                          </w:r>
                        </w:p>
                      </w:txbxContent>
                    </wps:txbx>
                    <wps:bodyPr wrap="square" lIns="0" tIns="0" rIns="0" bIns="0" rtlCol="0">
                      <a:noAutofit/>
                    </wps:bodyPr>
                  </wps:wsp>
                </a:graphicData>
              </a:graphic>
            </wp:anchor>
          </w:drawing>
        </mc:Choice>
        <mc:Fallback>
          <w:pict>
            <v:shape w14:anchorId="7855661D" id="Textbox 99" o:spid="_x0000_s1102" type="#_x0000_t202" style="position:absolute;margin-left:482.65pt;margin-top:93.45pt;width:36pt;height:12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H2v2KJYBAAAi&#10;AwAADgAAAAAAAAAAAAAAAAAuAgAAZHJzL2Uyb0RvYy54bWxQSwECLQAUAAYACAAAACEAnmNTXOEA&#10;AAAMAQAADwAAAAAAAAAAAAAAAADwAwAAZHJzL2Rvd25yZXYueG1sUEsFBgAAAAAEAAQA8wAAAP4E&#10;AAAAAA==&#10;" filled="f" stroked="f">
              <v:textbox inset="0,0,0,0">
                <w:txbxContent>
                  <w:p w14:paraId="785566FD"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31:36</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B" w14:textId="77777777" w:rsidR="00180D28" w:rsidRDefault="002909AC">
    <w:pPr>
      <w:pStyle w:val="BodyText"/>
      <w:spacing w:line="14" w:lineRule="auto"/>
    </w:pPr>
    <w:r>
      <w:rPr>
        <w:noProof/>
      </w:rPr>
      <mc:AlternateContent>
        <mc:Choice Requires="wps">
          <w:drawing>
            <wp:anchor distT="0" distB="0" distL="0" distR="0" simplePos="0" relativeHeight="486717440" behindDoc="1" locked="0" layoutInCell="1" allowOverlap="1" wp14:anchorId="78556625" wp14:editId="78556626">
              <wp:simplePos x="0" y="0"/>
              <wp:positionH relativeFrom="page">
                <wp:posOffset>1155504</wp:posOffset>
              </wp:positionH>
              <wp:positionV relativeFrom="page">
                <wp:posOffset>1186894</wp:posOffset>
              </wp:positionV>
              <wp:extent cx="457200"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01"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31:36</w:t>
                          </w:r>
                        </w:p>
                      </w:txbxContent>
                    </wps:txbx>
                    <wps:bodyPr wrap="square" lIns="0" tIns="0" rIns="0" bIns="0" rtlCol="0">
                      <a:noAutofit/>
                    </wps:bodyPr>
                  </wps:wsp>
                </a:graphicData>
              </a:graphic>
            </wp:anchor>
          </w:drawing>
        </mc:Choice>
        <mc:Fallback>
          <w:pict>
            <v:shapetype w14:anchorId="78556625" id="_x0000_t202" coordsize="21600,21600" o:spt="202" path="m,l,21600r21600,l21600,xe">
              <v:stroke joinstyle="miter"/>
              <v:path gradientshapeok="t" o:connecttype="rect"/>
            </v:shapetype>
            <v:shape id="Textbox 105" o:spid="_x0000_s1106" type="#_x0000_t202" style="position:absolute;margin-left:91pt;margin-top:93.45pt;width:36pt;height:12pt;z-index:-165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" filled="f" stroked="f">
              <v:textbox inset="0,0,0,0">
                <w:txbxContent>
                  <w:p w14:paraId="78556701"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31:36</w:t>
                    </w:r>
                  </w:p>
                </w:txbxContent>
              </v:textbox>
              <w10:wrap anchorx="page" anchory="page"/>
            </v:shape>
          </w:pict>
        </mc:Fallback>
      </mc:AlternateContent>
    </w:r>
    <w:r>
      <w:rPr>
        <w:noProof/>
      </w:rPr>
      <mc:AlternateContent>
        <mc:Choice Requires="wps">
          <w:drawing>
            <wp:anchor distT="0" distB="0" distL="0" distR="0" simplePos="0" relativeHeight="486717952" behindDoc="1" locked="0" layoutInCell="1" allowOverlap="1" wp14:anchorId="78556627" wp14:editId="78556628">
              <wp:simplePos x="0" y="0"/>
              <wp:positionH relativeFrom="page">
                <wp:posOffset>4182929</wp:posOffset>
              </wp:positionH>
              <wp:positionV relativeFrom="page">
                <wp:posOffset>1186662</wp:posOffset>
              </wp:positionV>
              <wp:extent cx="1864995" cy="1524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02"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27" id="Textbox 106" o:spid="_x0000_s1107" type="#_x0000_t202" style="position:absolute;margin-left:329.35pt;margin-top:93.45pt;width:146.85pt;height:12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A3D9O5mQEA&#10;ACMDAAAOAAAAAAAAAAAAAAAAAC4CAABkcnMvZTJvRG9jLnhtbFBLAQItABQABgAIAAAAIQDX/ZCy&#10;4AAAAAsBAAAPAAAAAAAAAAAAAAAAAPMDAABkcnMvZG93bnJldi54bWxQSwUGAAAAAAQABADzAAAA&#10;AAUAAAAA&#10;" filled="f" stroked="f">
              <v:textbox inset="0,0,0,0">
                <w:txbxContent>
                  <w:p w14:paraId="78556702"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C" w14:textId="77777777" w:rsidR="00180D28" w:rsidRDefault="002909AC">
    <w:pPr>
      <w:pStyle w:val="BodyText"/>
      <w:spacing w:line="14" w:lineRule="auto"/>
    </w:pPr>
    <w:r>
      <w:rPr>
        <w:noProof/>
      </w:rPr>
      <mc:AlternateContent>
        <mc:Choice Requires="wps">
          <w:drawing>
            <wp:anchor distT="0" distB="0" distL="0" distR="0" simplePos="0" relativeHeight="486718464" behindDoc="1" locked="0" layoutInCell="1" allowOverlap="1" wp14:anchorId="78556629" wp14:editId="7855662A">
              <wp:simplePos x="0" y="0"/>
              <wp:positionH relativeFrom="page">
                <wp:posOffset>1695504</wp:posOffset>
              </wp:positionH>
              <wp:positionV relativeFrom="page">
                <wp:posOffset>1186668</wp:posOffset>
              </wp:positionV>
              <wp:extent cx="1256030" cy="1524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03"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29" id="_x0000_t202" coordsize="21600,21600" o:spt="202" path="m,l,21600r21600,l21600,xe">
              <v:stroke joinstyle="miter"/>
              <v:path gradientshapeok="t" o:connecttype="rect"/>
            </v:shapetype>
            <v:shape id="Textbox 107" o:spid="_x0000_s1108" type="#_x0000_t202" style="position:absolute;margin-left:133.5pt;margin-top:93.45pt;width:98.9pt;height:12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wUkojJgBAAAj&#10;AwAADgAAAAAAAAAAAAAAAAAuAgAAZHJzL2Uyb0RvYy54bWxQSwECLQAUAAYACAAAACEAVD93pN8A&#10;AAALAQAADwAAAAAAAAAAAAAAAADyAwAAZHJzL2Rvd25yZXYueG1sUEsFBgAAAAAEAAQA8wAAAP4E&#10;AAAAAA==&#10;" filled="f" stroked="f">
              <v:textbox inset="0,0,0,0">
                <w:txbxContent>
                  <w:p w14:paraId="78556703"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18976" behindDoc="1" locked="0" layoutInCell="1" allowOverlap="1" wp14:anchorId="7855662B" wp14:editId="7855662C">
              <wp:simplePos x="0" y="0"/>
              <wp:positionH relativeFrom="page">
                <wp:posOffset>6129910</wp:posOffset>
              </wp:positionH>
              <wp:positionV relativeFrom="page">
                <wp:posOffset>1186902</wp:posOffset>
              </wp:positionV>
              <wp:extent cx="457200"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04"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31:38</w:t>
                          </w:r>
                        </w:p>
                      </w:txbxContent>
                    </wps:txbx>
                    <wps:bodyPr wrap="square" lIns="0" tIns="0" rIns="0" bIns="0" rtlCol="0">
                      <a:noAutofit/>
                    </wps:bodyPr>
                  </wps:wsp>
                </a:graphicData>
              </a:graphic>
            </wp:anchor>
          </w:drawing>
        </mc:Choice>
        <mc:Fallback>
          <w:pict>
            <v:shape w14:anchorId="7855662B" id="Textbox 108" o:spid="_x0000_s1109" type="#_x0000_t202" style="position:absolute;margin-left:482.65pt;margin-top:93.45pt;width:36pt;height:12pt;z-index:-165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" filled="f" stroked="f">
              <v:textbox inset="0,0,0,0">
                <w:txbxContent>
                  <w:p w14:paraId="78556704"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31:38</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5F" w14:textId="77777777" w:rsidR="00180D28" w:rsidRDefault="002909AC">
    <w:pPr>
      <w:pStyle w:val="BodyText"/>
      <w:spacing w:line="14" w:lineRule="auto"/>
    </w:pPr>
    <w:r>
      <w:rPr>
        <w:noProof/>
      </w:rPr>
      <mc:AlternateContent>
        <mc:Choice Requires="wps">
          <w:drawing>
            <wp:anchor distT="0" distB="0" distL="0" distR="0" simplePos="0" relativeHeight="486721024" behindDoc="1" locked="0" layoutInCell="1" allowOverlap="1" wp14:anchorId="78556633" wp14:editId="78556634">
              <wp:simplePos x="0" y="0"/>
              <wp:positionH relativeFrom="page">
                <wp:posOffset>1155483</wp:posOffset>
              </wp:positionH>
              <wp:positionV relativeFrom="page">
                <wp:posOffset>1186892</wp:posOffset>
              </wp:positionV>
              <wp:extent cx="457200"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08"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31:39</w:t>
                          </w:r>
                        </w:p>
                      </w:txbxContent>
                    </wps:txbx>
                    <wps:bodyPr wrap="square" lIns="0" tIns="0" rIns="0" bIns="0" rtlCol="0">
                      <a:noAutofit/>
                    </wps:bodyPr>
                  </wps:wsp>
                </a:graphicData>
              </a:graphic>
            </wp:anchor>
          </w:drawing>
        </mc:Choice>
        <mc:Fallback>
          <w:pict>
            <v:shapetype w14:anchorId="78556633" id="_x0000_t202" coordsize="21600,21600" o:spt="202" path="m,l,21600r21600,l21600,xe">
              <v:stroke joinstyle="miter"/>
              <v:path gradientshapeok="t" o:connecttype="rect"/>
            </v:shapetype>
            <v:shape id="Textbox 114" o:spid="_x0000_s1113" type="#_x0000_t202" style="position:absolute;margin-left:91pt;margin-top:93.45pt;width:36pt;height:12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Vg04hZYBAAAiAwAA&#10;DgAAAAAAAAAAAAAAAAAuAgAAZHJzL2Uyb0RvYy54bWxQSwECLQAUAAYACAAAACEA790GLd4AAAAL&#10;AQAADwAAAAAAAAAAAAAAAADwAwAAZHJzL2Rvd25yZXYueG1sUEsFBgAAAAAEAAQA8wAAAPsEAAAA&#10;AA==&#10;" filled="f" stroked="f">
              <v:textbox inset="0,0,0,0">
                <w:txbxContent>
                  <w:p w14:paraId="78556708"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31:39</w:t>
                    </w:r>
                  </w:p>
                </w:txbxContent>
              </v:textbox>
              <w10:wrap anchorx="page" anchory="page"/>
            </v:shape>
          </w:pict>
        </mc:Fallback>
      </mc:AlternateContent>
    </w:r>
    <w:r>
      <w:rPr>
        <w:noProof/>
      </w:rPr>
      <mc:AlternateContent>
        <mc:Choice Requires="wps">
          <w:drawing>
            <wp:anchor distT="0" distB="0" distL="0" distR="0" simplePos="0" relativeHeight="486721536" behindDoc="1" locked="0" layoutInCell="1" allowOverlap="1" wp14:anchorId="78556635" wp14:editId="78556636">
              <wp:simplePos x="0" y="0"/>
              <wp:positionH relativeFrom="page">
                <wp:posOffset>4182907</wp:posOffset>
              </wp:positionH>
              <wp:positionV relativeFrom="page">
                <wp:posOffset>1186660</wp:posOffset>
              </wp:positionV>
              <wp:extent cx="1864995" cy="1524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09"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35" id="Textbox 115" o:spid="_x0000_s1114" type="#_x0000_t202" style="position:absolute;margin-left:329.35pt;margin-top:93.45pt;width:146.85pt;height:12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DKGfvzmQEA&#10;ACMDAAAOAAAAAAAAAAAAAAAAAC4CAABkcnMvZTJvRG9jLnhtbFBLAQItABQABgAIAAAAIQDX/ZCy&#10;4AAAAAsBAAAPAAAAAAAAAAAAAAAAAPMDAABkcnMvZG93bnJldi54bWxQSwUGAAAAAAQABADzAAAA&#10;AAUAAAAA&#10;" filled="f" stroked="f">
              <v:textbox inset="0,0,0,0">
                <w:txbxContent>
                  <w:p w14:paraId="78556709"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0" w14:textId="77777777" w:rsidR="00180D28" w:rsidRDefault="002909AC">
    <w:pPr>
      <w:pStyle w:val="BodyText"/>
      <w:spacing w:line="14" w:lineRule="auto"/>
    </w:pPr>
    <w:r>
      <w:rPr>
        <w:noProof/>
      </w:rPr>
      <mc:AlternateContent>
        <mc:Choice Requires="wps">
          <w:drawing>
            <wp:anchor distT="0" distB="0" distL="0" distR="0" simplePos="0" relativeHeight="486722048" behindDoc="1" locked="0" layoutInCell="1" allowOverlap="1" wp14:anchorId="78556637" wp14:editId="78556638">
              <wp:simplePos x="0" y="0"/>
              <wp:positionH relativeFrom="page">
                <wp:posOffset>1695508</wp:posOffset>
              </wp:positionH>
              <wp:positionV relativeFrom="page">
                <wp:posOffset>1186642</wp:posOffset>
              </wp:positionV>
              <wp:extent cx="1256030" cy="1524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0A"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37" id="_x0000_t202" coordsize="21600,21600" o:spt="202" path="m,l,21600r21600,l21600,xe">
              <v:stroke joinstyle="miter"/>
              <v:path gradientshapeok="t" o:connecttype="rect"/>
            </v:shapetype>
            <v:shape id="Textbox 116" o:spid="_x0000_s1115" type="#_x0000_t202" style="position:absolute;margin-left:133.5pt;margin-top:93.45pt;width:98.9pt;height:12pt;z-index:-165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LLvWSWZAQAA&#10;IwMAAA4AAAAAAAAAAAAAAAAALgIAAGRycy9lMm9Eb2MueG1sUEsBAi0AFAAGAAgAAAAhAFQ/d6Tf&#10;AAAACwEAAA8AAAAAAAAAAAAAAAAA8wMAAGRycy9kb3ducmV2LnhtbFBLBQYAAAAABAAEAPMAAAD/&#10;BAAAAAA=&#10;" filled="f" stroked="f">
              <v:textbox inset="0,0,0,0">
                <w:txbxContent>
                  <w:p w14:paraId="7855670A"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22560" behindDoc="1" locked="0" layoutInCell="1" allowOverlap="1" wp14:anchorId="78556639" wp14:editId="7855663A">
              <wp:simplePos x="0" y="0"/>
              <wp:positionH relativeFrom="page">
                <wp:posOffset>6129914</wp:posOffset>
              </wp:positionH>
              <wp:positionV relativeFrom="page">
                <wp:posOffset>1186874</wp:posOffset>
              </wp:positionV>
              <wp:extent cx="457200" cy="1524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0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31:41</w:t>
                          </w:r>
                        </w:p>
                      </w:txbxContent>
                    </wps:txbx>
                    <wps:bodyPr wrap="square" lIns="0" tIns="0" rIns="0" bIns="0" rtlCol="0">
                      <a:noAutofit/>
                    </wps:bodyPr>
                  </wps:wsp>
                </a:graphicData>
              </a:graphic>
            </wp:anchor>
          </w:drawing>
        </mc:Choice>
        <mc:Fallback>
          <w:pict>
            <v:shape w14:anchorId="78556639" id="Textbox 117" o:spid="_x0000_s1116" type="#_x0000_t202" style="position:absolute;margin-left:482.65pt;margin-top:93.45pt;width:36pt;height:12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KXrG4pYBAAAi&#10;AwAADgAAAAAAAAAAAAAAAAAuAgAAZHJzL2Uyb0RvYy54bWxQSwECLQAUAAYACAAAACEAnmNTXOEA&#10;AAAMAQAADwAAAAAAAAAAAAAAAADwAwAAZHJzL2Rvd25yZXYueG1sUEsFBgAAAAAEAAQA8wAAAP4E&#10;AAAAAA==&#10;" filled="f" stroked="f">
              <v:textbox inset="0,0,0,0">
                <w:txbxContent>
                  <w:p w14:paraId="7855670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31:41</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3" w14:textId="77777777" w:rsidR="00180D28" w:rsidRDefault="002909AC">
    <w:pPr>
      <w:pStyle w:val="BodyText"/>
      <w:spacing w:line="14" w:lineRule="auto"/>
    </w:pPr>
    <w:r>
      <w:rPr>
        <w:noProof/>
      </w:rPr>
      <mc:AlternateContent>
        <mc:Choice Requires="wps">
          <w:drawing>
            <wp:anchor distT="0" distB="0" distL="0" distR="0" simplePos="0" relativeHeight="486724608" behindDoc="1" locked="0" layoutInCell="1" allowOverlap="1" wp14:anchorId="78556641" wp14:editId="78556642">
              <wp:simplePos x="0" y="0"/>
              <wp:positionH relativeFrom="page">
                <wp:posOffset>1155511</wp:posOffset>
              </wp:positionH>
              <wp:positionV relativeFrom="page">
                <wp:posOffset>1186893</wp:posOffset>
              </wp:positionV>
              <wp:extent cx="457200" cy="1524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0F"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31:42</w:t>
                          </w:r>
                        </w:p>
                      </w:txbxContent>
                    </wps:txbx>
                    <wps:bodyPr wrap="square" lIns="0" tIns="0" rIns="0" bIns="0" rtlCol="0">
                      <a:noAutofit/>
                    </wps:bodyPr>
                  </wps:wsp>
                </a:graphicData>
              </a:graphic>
            </wp:anchor>
          </w:drawing>
        </mc:Choice>
        <mc:Fallback>
          <w:pict>
            <v:shapetype w14:anchorId="78556641" id="_x0000_t202" coordsize="21600,21600" o:spt="202" path="m,l,21600r21600,l21600,xe">
              <v:stroke joinstyle="miter"/>
              <v:path gradientshapeok="t" o:connecttype="rect"/>
            </v:shapetype>
            <v:shape id="Textbox 123" o:spid="_x0000_s1120" type="#_x0000_t202" style="position:absolute;margin-left:91pt;margin-top:93.45pt;width:36pt;height:12pt;z-index:-165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dB0E/5YBAAAiAwAA&#10;DgAAAAAAAAAAAAAAAAAuAgAAZHJzL2Uyb0RvYy54bWxQSwECLQAUAAYACAAAACEA790GLd4AAAAL&#10;AQAADwAAAAAAAAAAAAAAAADwAwAAZHJzL2Rvd25yZXYueG1sUEsFBgAAAAAEAAQA8wAAAPsEAAAA&#10;AA==&#10;" filled="f" stroked="f">
              <v:textbox inset="0,0,0,0">
                <w:txbxContent>
                  <w:p w14:paraId="7855670F"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31:42</w:t>
                    </w:r>
                  </w:p>
                </w:txbxContent>
              </v:textbox>
              <w10:wrap anchorx="page" anchory="page"/>
            </v:shape>
          </w:pict>
        </mc:Fallback>
      </mc:AlternateContent>
    </w:r>
    <w:r>
      <w:rPr>
        <w:noProof/>
      </w:rPr>
      <mc:AlternateContent>
        <mc:Choice Requires="wps">
          <w:drawing>
            <wp:anchor distT="0" distB="0" distL="0" distR="0" simplePos="0" relativeHeight="486725120" behindDoc="1" locked="0" layoutInCell="1" allowOverlap="1" wp14:anchorId="78556643" wp14:editId="78556644">
              <wp:simplePos x="0" y="0"/>
              <wp:positionH relativeFrom="page">
                <wp:posOffset>4182935</wp:posOffset>
              </wp:positionH>
              <wp:positionV relativeFrom="page">
                <wp:posOffset>1186661</wp:posOffset>
              </wp:positionV>
              <wp:extent cx="1864995" cy="1524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10"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43" id="Textbox 124" o:spid="_x0000_s1121" type="#_x0000_t202" style="position:absolute;margin-left:329.35pt;margin-top:93.45pt;width:146.85pt;height:12pt;z-index:-165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gRDYTJoB&#10;AAAjAwAADgAAAAAAAAAAAAAAAAAuAgAAZHJzL2Uyb0RvYy54bWxQSwECLQAUAAYACAAAACEA1/2Q&#10;suAAAAALAQAADwAAAAAAAAAAAAAAAAD0AwAAZHJzL2Rvd25yZXYueG1sUEsFBgAAAAAEAAQA8wAA&#10;AAEFAAAAAA==&#10;" filled="f" stroked="f">
              <v:textbox inset="0,0,0,0">
                <w:txbxContent>
                  <w:p w14:paraId="78556710"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4" w14:textId="77777777" w:rsidR="00180D28" w:rsidRDefault="002909AC">
    <w:pPr>
      <w:pStyle w:val="BodyText"/>
      <w:spacing w:line="14" w:lineRule="auto"/>
    </w:pPr>
    <w:r>
      <w:rPr>
        <w:noProof/>
      </w:rPr>
      <mc:AlternateContent>
        <mc:Choice Requires="wps">
          <w:drawing>
            <wp:anchor distT="0" distB="0" distL="0" distR="0" simplePos="0" relativeHeight="486725632" behindDoc="1" locked="0" layoutInCell="1" allowOverlap="1" wp14:anchorId="78556645" wp14:editId="78556646">
              <wp:simplePos x="0" y="0"/>
              <wp:positionH relativeFrom="page">
                <wp:posOffset>1695497</wp:posOffset>
              </wp:positionH>
              <wp:positionV relativeFrom="page">
                <wp:posOffset>1186649</wp:posOffset>
              </wp:positionV>
              <wp:extent cx="1256030" cy="1524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11"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45" id="_x0000_t202" coordsize="21600,21600" o:spt="202" path="m,l,21600r21600,l21600,xe">
              <v:stroke joinstyle="miter"/>
              <v:path gradientshapeok="t" o:connecttype="rect"/>
            </v:shapetype>
            <v:shape id="Textbox 125" o:spid="_x0000_s1122" type="#_x0000_t202" style="position:absolute;margin-left:133.5pt;margin-top:93.45pt;width:98.9pt;height:12pt;z-index:-165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d1YjeZgBAAAj&#10;AwAADgAAAAAAAAAAAAAAAAAuAgAAZHJzL2Uyb0RvYy54bWxQSwECLQAUAAYACAAAACEAVD93pN8A&#10;AAALAQAADwAAAAAAAAAAAAAAAADyAwAAZHJzL2Rvd25yZXYueG1sUEsFBgAAAAAEAAQA8wAAAP4E&#10;AAAAAA==&#10;" filled="f" stroked="f">
              <v:textbox inset="0,0,0,0">
                <w:txbxContent>
                  <w:p w14:paraId="78556711"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26144" behindDoc="1" locked="0" layoutInCell="1" allowOverlap="1" wp14:anchorId="78556647" wp14:editId="78556648">
              <wp:simplePos x="0" y="0"/>
              <wp:positionH relativeFrom="page">
                <wp:posOffset>6129903</wp:posOffset>
              </wp:positionH>
              <wp:positionV relativeFrom="page">
                <wp:posOffset>1186881</wp:posOffset>
              </wp:positionV>
              <wp:extent cx="45720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1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31:44</w:t>
                          </w:r>
                        </w:p>
                      </w:txbxContent>
                    </wps:txbx>
                    <wps:bodyPr wrap="square" lIns="0" tIns="0" rIns="0" bIns="0" rtlCol="0">
                      <a:noAutofit/>
                    </wps:bodyPr>
                  </wps:wsp>
                </a:graphicData>
              </a:graphic>
            </wp:anchor>
          </w:drawing>
        </mc:Choice>
        <mc:Fallback>
          <w:pict>
            <v:shape w14:anchorId="78556647" id="Textbox 126" o:spid="_x0000_s1123" type="#_x0000_t202" style="position:absolute;margin-left:482.65pt;margin-top:93.45pt;width:36pt;height:12pt;z-index:-165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" filled="f" stroked="f">
              <v:textbox inset="0,0,0,0">
                <w:txbxContent>
                  <w:p w14:paraId="7855671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31:44</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7" w14:textId="77777777" w:rsidR="00180D28" w:rsidRDefault="002909AC">
    <w:pPr>
      <w:pStyle w:val="BodyText"/>
      <w:spacing w:line="14" w:lineRule="auto"/>
    </w:pPr>
    <w:r>
      <w:rPr>
        <w:noProof/>
      </w:rPr>
      <mc:AlternateContent>
        <mc:Choice Requires="wps">
          <w:drawing>
            <wp:anchor distT="0" distB="0" distL="0" distR="0" simplePos="0" relativeHeight="486728192" behindDoc="1" locked="0" layoutInCell="1" allowOverlap="1" wp14:anchorId="7855664F" wp14:editId="78556650">
              <wp:simplePos x="0" y="0"/>
              <wp:positionH relativeFrom="page">
                <wp:posOffset>1155491</wp:posOffset>
              </wp:positionH>
              <wp:positionV relativeFrom="page">
                <wp:posOffset>1186894</wp:posOffset>
              </wp:positionV>
              <wp:extent cx="457200" cy="1524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1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31:44</w:t>
                          </w:r>
                        </w:p>
                      </w:txbxContent>
                    </wps:txbx>
                    <wps:bodyPr wrap="square" lIns="0" tIns="0" rIns="0" bIns="0" rtlCol="0">
                      <a:noAutofit/>
                    </wps:bodyPr>
                  </wps:wsp>
                </a:graphicData>
              </a:graphic>
            </wp:anchor>
          </w:drawing>
        </mc:Choice>
        <mc:Fallback>
          <w:pict>
            <v:shapetype w14:anchorId="7855664F" id="_x0000_t202" coordsize="21600,21600" o:spt="202" path="m,l,21600r21600,l21600,xe">
              <v:stroke joinstyle="miter"/>
              <v:path gradientshapeok="t" o:connecttype="rect"/>
            </v:shapetype>
            <v:shape id="Textbox 132" o:spid="_x0000_s1127" type="#_x0000_t202" style="position:absolute;margin-left:91pt;margin-top:93.45pt;width:36pt;height:12pt;z-index:-165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yUOaZZYBAAAjAwAA&#10;DgAAAAAAAAAAAAAAAAAuAgAAZHJzL2Uyb0RvYy54bWxQSwECLQAUAAYACAAAACEA790GLd4AAAAL&#10;AQAADwAAAAAAAAAAAAAAAADwAwAAZHJzL2Rvd25yZXYueG1sUEsFBgAAAAAEAAQA8wAAAPsEAAAA&#10;AA==&#10;" filled="f" stroked="f">
              <v:textbox inset="0,0,0,0">
                <w:txbxContent>
                  <w:p w14:paraId="78556716"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31:44</w:t>
                    </w:r>
                  </w:p>
                </w:txbxContent>
              </v:textbox>
              <w10:wrap anchorx="page" anchory="page"/>
            </v:shape>
          </w:pict>
        </mc:Fallback>
      </mc:AlternateContent>
    </w:r>
    <w:r>
      <w:rPr>
        <w:noProof/>
      </w:rPr>
      <mc:AlternateContent>
        <mc:Choice Requires="wps">
          <w:drawing>
            <wp:anchor distT="0" distB="0" distL="0" distR="0" simplePos="0" relativeHeight="486728704" behindDoc="1" locked="0" layoutInCell="1" allowOverlap="1" wp14:anchorId="78556651" wp14:editId="78556652">
              <wp:simplePos x="0" y="0"/>
              <wp:positionH relativeFrom="page">
                <wp:posOffset>4182916</wp:posOffset>
              </wp:positionH>
              <wp:positionV relativeFrom="page">
                <wp:posOffset>1186662</wp:posOffset>
              </wp:positionV>
              <wp:extent cx="1864995"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17"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51" id="Textbox 133" o:spid="_x0000_s1128" type="#_x0000_t202" style="position:absolute;margin-left:329.35pt;margin-top:93.45pt;width:146.85pt;height:12pt;z-index:-165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dYnC0poB&#10;AAAkAwAADgAAAAAAAAAAAAAAAAAuAgAAZHJzL2Uyb0RvYy54bWxQSwECLQAUAAYACAAAACEA1/2Q&#10;suAAAAALAQAADwAAAAAAAAAAAAAAAAD0AwAAZHJzL2Rvd25yZXYueG1sUEsFBgAAAAAEAAQA8wAA&#10;AAEFAAAAAA==&#10;" filled="f" stroked="f">
              <v:textbox inset="0,0,0,0">
                <w:txbxContent>
                  <w:p w14:paraId="78556717"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7"/>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8" w14:textId="77777777" w:rsidR="00180D28" w:rsidRDefault="002909AC">
    <w:pPr>
      <w:pStyle w:val="BodyText"/>
      <w:spacing w:line="14" w:lineRule="auto"/>
    </w:pPr>
    <w:r>
      <w:rPr>
        <w:noProof/>
      </w:rPr>
      <mc:AlternateContent>
        <mc:Choice Requires="wps">
          <w:drawing>
            <wp:anchor distT="0" distB="0" distL="0" distR="0" simplePos="0" relativeHeight="486729216" behindDoc="1" locked="0" layoutInCell="1" allowOverlap="1" wp14:anchorId="78556653" wp14:editId="78556654">
              <wp:simplePos x="0" y="0"/>
              <wp:positionH relativeFrom="page">
                <wp:posOffset>1695487</wp:posOffset>
              </wp:positionH>
              <wp:positionV relativeFrom="page">
                <wp:posOffset>1186667</wp:posOffset>
              </wp:positionV>
              <wp:extent cx="125603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18"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53" id="_x0000_t202" coordsize="21600,21600" o:spt="202" path="m,l,21600r21600,l21600,xe">
              <v:stroke joinstyle="miter"/>
              <v:path gradientshapeok="t" o:connecttype="rect"/>
            </v:shapetype>
            <v:shape id="Textbox 134" o:spid="_x0000_s1129" type="#_x0000_t202" style="position:absolute;margin-left:133.5pt;margin-top:93.45pt;width:98.9pt;height:12pt;z-index:-165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CFyrxWZAQAA&#10;JAMAAA4AAAAAAAAAAAAAAAAALgIAAGRycy9lMm9Eb2MueG1sUEsBAi0AFAAGAAgAAAAhAFQ/d6Tf&#10;AAAACwEAAA8AAAAAAAAAAAAAAAAA8wMAAGRycy9kb3ducmV2LnhtbFBLBQYAAAAABAAEAPMAAAD/&#10;BAAAAAA=&#10;" filled="f" stroked="f">
              <v:textbox inset="0,0,0,0">
                <w:txbxContent>
                  <w:p w14:paraId="78556718"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29728" behindDoc="1" locked="0" layoutInCell="1" allowOverlap="1" wp14:anchorId="78556655" wp14:editId="78556656">
              <wp:simplePos x="0" y="0"/>
              <wp:positionH relativeFrom="page">
                <wp:posOffset>6129894</wp:posOffset>
              </wp:positionH>
              <wp:positionV relativeFrom="page">
                <wp:posOffset>1186899</wp:posOffset>
              </wp:positionV>
              <wp:extent cx="457200" cy="1524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1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31:46</w:t>
                          </w:r>
                        </w:p>
                      </w:txbxContent>
                    </wps:txbx>
                    <wps:bodyPr wrap="square" lIns="0" tIns="0" rIns="0" bIns="0" rtlCol="0">
                      <a:noAutofit/>
                    </wps:bodyPr>
                  </wps:wsp>
                </a:graphicData>
              </a:graphic>
            </wp:anchor>
          </w:drawing>
        </mc:Choice>
        <mc:Fallback>
          <w:pict>
            <v:shape w14:anchorId="78556655" id="Textbox 135" o:spid="_x0000_s1130" type="#_x0000_t202" style="position:absolute;margin-left:482.65pt;margin-top:93.45pt;width:36pt;height:12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" filled="f" stroked="f">
              <v:textbox inset="0,0,0,0">
                <w:txbxContent>
                  <w:p w14:paraId="7855671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31:46</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B" w14:textId="77777777" w:rsidR="00180D28" w:rsidRDefault="002909AC">
    <w:pPr>
      <w:pStyle w:val="BodyText"/>
      <w:spacing w:line="14" w:lineRule="auto"/>
    </w:pPr>
    <w:r>
      <w:rPr>
        <w:noProof/>
      </w:rPr>
      <mc:AlternateContent>
        <mc:Choice Requires="wps">
          <w:drawing>
            <wp:anchor distT="0" distB="0" distL="0" distR="0" simplePos="0" relativeHeight="486731776" behindDoc="1" locked="0" layoutInCell="1" allowOverlap="1" wp14:anchorId="7855665D" wp14:editId="7855665E">
              <wp:simplePos x="0" y="0"/>
              <wp:positionH relativeFrom="page">
                <wp:posOffset>1155500</wp:posOffset>
              </wp:positionH>
              <wp:positionV relativeFrom="page">
                <wp:posOffset>1186897</wp:posOffset>
              </wp:positionV>
              <wp:extent cx="457200" cy="1524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1D"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31:46</w:t>
                          </w:r>
                        </w:p>
                      </w:txbxContent>
                    </wps:txbx>
                    <wps:bodyPr wrap="square" lIns="0" tIns="0" rIns="0" bIns="0" rtlCol="0">
                      <a:noAutofit/>
                    </wps:bodyPr>
                  </wps:wsp>
                </a:graphicData>
              </a:graphic>
            </wp:anchor>
          </w:drawing>
        </mc:Choice>
        <mc:Fallback>
          <w:pict>
            <v:shapetype w14:anchorId="7855665D" id="_x0000_t202" coordsize="21600,21600" o:spt="202" path="m,l,21600r21600,l21600,xe">
              <v:stroke joinstyle="miter"/>
              <v:path gradientshapeok="t" o:connecttype="rect"/>
            </v:shapetype>
            <v:shape id="Textbox 141" o:spid="_x0000_s1134" type="#_x0000_t202" style="position:absolute;margin-left:91pt;margin-top:93.45pt;width:36pt;height:12pt;z-index:-165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NFWyL5YBAAAjAwAA&#10;DgAAAAAAAAAAAAAAAAAuAgAAZHJzL2Uyb0RvYy54bWxQSwECLQAUAAYACAAAACEA790GLd4AAAAL&#10;AQAADwAAAAAAAAAAAAAAAADwAwAAZHJzL2Rvd25yZXYueG1sUEsFBgAAAAAEAAQA8wAAAPsEAAAA&#10;AA==&#10;" filled="f" stroked="f">
              <v:textbox inset="0,0,0,0">
                <w:txbxContent>
                  <w:p w14:paraId="7855671D"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31:46</w:t>
                    </w:r>
                  </w:p>
                </w:txbxContent>
              </v:textbox>
              <w10:wrap anchorx="page" anchory="page"/>
            </v:shape>
          </w:pict>
        </mc:Fallback>
      </mc:AlternateContent>
    </w:r>
    <w:r>
      <w:rPr>
        <w:noProof/>
      </w:rPr>
      <mc:AlternateContent>
        <mc:Choice Requires="wps">
          <w:drawing>
            <wp:anchor distT="0" distB="0" distL="0" distR="0" simplePos="0" relativeHeight="486732288" behindDoc="1" locked="0" layoutInCell="1" allowOverlap="1" wp14:anchorId="7855665F" wp14:editId="78556660">
              <wp:simplePos x="0" y="0"/>
              <wp:positionH relativeFrom="page">
                <wp:posOffset>4182925</wp:posOffset>
              </wp:positionH>
              <wp:positionV relativeFrom="page">
                <wp:posOffset>1186665</wp:posOffset>
              </wp:positionV>
              <wp:extent cx="1864995" cy="15240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1E"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5F" id="Textbox 142" o:spid="_x0000_s1135" type="#_x0000_t202" style="position:absolute;margin-left:329.35pt;margin-top:93.45pt;width:146.85pt;height:12pt;z-index:-1658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AGL7N7mQEA&#10;ACQDAAAOAAAAAAAAAAAAAAAAAC4CAABkcnMvZTJvRG9jLnhtbFBLAQItABQABgAIAAAAIQDX/ZCy&#10;4AAAAAsBAAAPAAAAAAAAAAAAAAAAAPMDAABkcnMvZG93bnJldi54bWxQSwUGAAAAAAQABADzAAAA&#10;AAUAAAAA&#10;" filled="f" stroked="f">
              <v:textbox inset="0,0,0,0">
                <w:txbxContent>
                  <w:p w14:paraId="7855671E"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C" w14:textId="77777777" w:rsidR="00180D28" w:rsidRDefault="002909AC">
    <w:pPr>
      <w:pStyle w:val="BodyText"/>
      <w:spacing w:line="14" w:lineRule="auto"/>
    </w:pPr>
    <w:r>
      <w:rPr>
        <w:noProof/>
      </w:rPr>
      <mc:AlternateContent>
        <mc:Choice Requires="wps">
          <w:drawing>
            <wp:anchor distT="0" distB="0" distL="0" distR="0" simplePos="0" relativeHeight="486732800" behindDoc="1" locked="0" layoutInCell="1" allowOverlap="1" wp14:anchorId="78556661" wp14:editId="78556662">
              <wp:simplePos x="0" y="0"/>
              <wp:positionH relativeFrom="page">
                <wp:posOffset>1695504</wp:posOffset>
              </wp:positionH>
              <wp:positionV relativeFrom="page">
                <wp:posOffset>1186646</wp:posOffset>
              </wp:positionV>
              <wp:extent cx="1256030" cy="1524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1F"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61" id="_x0000_t202" coordsize="21600,21600" o:spt="202" path="m,l,21600r21600,l21600,xe">
              <v:stroke joinstyle="miter"/>
              <v:path gradientshapeok="t" o:connecttype="rect"/>
            </v:shapetype>
            <v:shape id="Textbox 143" o:spid="_x0000_s1136" type="#_x0000_t202" style="position:absolute;margin-left:133.5pt;margin-top:93.45pt;width:98.9pt;height:12pt;z-index:-165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NvmAEAACQDAAAOAAAAZHJzL2Uyb0RvYy54bWysUsFuEzEQvSP1HyzfiTeBVm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" filled="f" stroked="f">
              <v:textbox inset="0,0,0,0">
                <w:txbxContent>
                  <w:p w14:paraId="7855671F"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33312" behindDoc="1" locked="0" layoutInCell="1" allowOverlap="1" wp14:anchorId="78556663" wp14:editId="78556664">
              <wp:simplePos x="0" y="0"/>
              <wp:positionH relativeFrom="page">
                <wp:posOffset>6129911</wp:posOffset>
              </wp:positionH>
              <wp:positionV relativeFrom="page">
                <wp:posOffset>1186878</wp:posOffset>
              </wp:positionV>
              <wp:extent cx="457200" cy="1524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2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31:48</w:t>
                          </w:r>
                        </w:p>
                      </w:txbxContent>
                    </wps:txbx>
                    <wps:bodyPr wrap="square" lIns="0" tIns="0" rIns="0" bIns="0" rtlCol="0">
                      <a:noAutofit/>
                    </wps:bodyPr>
                  </wps:wsp>
                </a:graphicData>
              </a:graphic>
            </wp:anchor>
          </w:drawing>
        </mc:Choice>
        <mc:Fallback>
          <w:pict>
            <v:shape w14:anchorId="78556663" id="Textbox 144" o:spid="_x0000_s1137" type="#_x0000_t202" style="position:absolute;margin-left:482.65pt;margin-top:93.45pt;width:36pt;height:12pt;z-index:-165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IjtTjZYBAAAj&#10;AwAADgAAAAAAAAAAAAAAAAAuAgAAZHJzL2Uyb0RvYy54bWxQSwECLQAUAAYACAAAACEAnmNTXOEA&#10;AAAMAQAADwAAAAAAAAAAAAAAAADwAwAAZHJzL2Rvd25yZXYueG1sUEsFBgAAAAAEAAQA8wAAAP4E&#10;AAAAAA==&#10;" filled="f" stroked="f">
              <v:textbox inset="0,0,0,0">
                <w:txbxContent>
                  <w:p w14:paraId="7855672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31:48</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6F" w14:textId="77777777" w:rsidR="00180D28" w:rsidRDefault="002909AC">
    <w:pPr>
      <w:pStyle w:val="BodyText"/>
      <w:spacing w:line="14" w:lineRule="auto"/>
    </w:pPr>
    <w:r>
      <w:rPr>
        <w:noProof/>
      </w:rPr>
      <mc:AlternateContent>
        <mc:Choice Requires="wps">
          <w:drawing>
            <wp:anchor distT="0" distB="0" distL="0" distR="0" simplePos="0" relativeHeight="486735360" behindDoc="1" locked="0" layoutInCell="1" allowOverlap="1" wp14:anchorId="7855666B" wp14:editId="7855666C">
              <wp:simplePos x="0" y="0"/>
              <wp:positionH relativeFrom="page">
                <wp:posOffset>1155501</wp:posOffset>
              </wp:positionH>
              <wp:positionV relativeFrom="page">
                <wp:posOffset>1186935</wp:posOffset>
              </wp:positionV>
              <wp:extent cx="457200" cy="1524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24"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31:49</w:t>
                          </w:r>
                        </w:p>
                      </w:txbxContent>
                    </wps:txbx>
                    <wps:bodyPr wrap="square" lIns="0" tIns="0" rIns="0" bIns="0" rtlCol="0">
                      <a:noAutofit/>
                    </wps:bodyPr>
                  </wps:wsp>
                </a:graphicData>
              </a:graphic>
            </wp:anchor>
          </w:drawing>
        </mc:Choice>
        <mc:Fallback>
          <w:pict>
            <v:shapetype w14:anchorId="7855666B" id="_x0000_t202" coordsize="21600,21600" o:spt="202" path="m,l,21600r21600,l21600,xe">
              <v:stroke joinstyle="miter"/>
              <v:path gradientshapeok="t" o:connecttype="rect"/>
            </v:shapetype>
            <v:shape id="Textbox 150" o:spid="_x0000_s1141" type="#_x0000_t202" style="position:absolute;margin-left:91pt;margin-top:93.45pt;width:36pt;height:12pt;z-index:-165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f1yRkJYBAAAjAwAA&#10;DgAAAAAAAAAAAAAAAAAuAgAAZHJzL2Uyb0RvYy54bWxQSwECLQAUAAYACAAAACEA790GLd4AAAAL&#10;AQAADwAAAAAAAAAAAAAAAADwAwAAZHJzL2Rvd25yZXYueG1sUEsFBgAAAAAEAAQA8wAAAPsEAAAA&#10;AA==&#10;" filled="f" stroked="f">
              <v:textbox inset="0,0,0,0">
                <w:txbxContent>
                  <w:p w14:paraId="78556724"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31:49</w:t>
                    </w:r>
                  </w:p>
                </w:txbxContent>
              </v:textbox>
              <w10:wrap anchorx="page" anchory="page"/>
            </v:shape>
          </w:pict>
        </mc:Fallback>
      </mc:AlternateContent>
    </w:r>
    <w:r>
      <w:rPr>
        <w:noProof/>
      </w:rPr>
      <mc:AlternateContent>
        <mc:Choice Requires="wps">
          <w:drawing>
            <wp:anchor distT="0" distB="0" distL="0" distR="0" simplePos="0" relativeHeight="486735872" behindDoc="1" locked="0" layoutInCell="1" allowOverlap="1" wp14:anchorId="7855666D" wp14:editId="7855666E">
              <wp:simplePos x="0" y="0"/>
              <wp:positionH relativeFrom="page">
                <wp:posOffset>4182926</wp:posOffset>
              </wp:positionH>
              <wp:positionV relativeFrom="page">
                <wp:posOffset>1186668</wp:posOffset>
              </wp:positionV>
              <wp:extent cx="1864995" cy="1524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25"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6D" id="Textbox 151" o:spid="_x0000_s1142" type="#_x0000_t202" style="position:absolute;margin-left:329.35pt;margin-top:93.45pt;width:146.85pt;height:12pt;z-index:-165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DDlsknmQEA&#10;ACQDAAAOAAAAAAAAAAAAAAAAAC4CAABkcnMvZTJvRG9jLnhtbFBLAQItABQABgAIAAAAIQDX/ZCy&#10;4AAAAAsBAAAPAAAAAAAAAAAAAAAAAPMDAABkcnMvZG93bnJldi54bWxQSwUGAAAAAAQABADzAAAA&#10;AAUAAAAA&#10;" filled="f" stroked="f">
              <v:textbox inset="0,0,0,0">
                <w:txbxContent>
                  <w:p w14:paraId="78556725"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0" w14:textId="77777777" w:rsidR="00180D28" w:rsidRDefault="002909AC">
    <w:pPr>
      <w:pStyle w:val="BodyText"/>
      <w:spacing w:line="14" w:lineRule="auto"/>
    </w:pPr>
    <w:r>
      <w:rPr>
        <w:noProof/>
      </w:rPr>
      <mc:AlternateContent>
        <mc:Choice Requires="wps">
          <w:drawing>
            <wp:anchor distT="0" distB="0" distL="0" distR="0" simplePos="0" relativeHeight="486736384" behindDoc="1" locked="0" layoutInCell="1" allowOverlap="1" wp14:anchorId="7855666F" wp14:editId="78556670">
              <wp:simplePos x="0" y="0"/>
              <wp:positionH relativeFrom="page">
                <wp:posOffset>1695503</wp:posOffset>
              </wp:positionH>
              <wp:positionV relativeFrom="page">
                <wp:posOffset>1186654</wp:posOffset>
              </wp:positionV>
              <wp:extent cx="1256030" cy="1524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26"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6F" id="_x0000_t202" coordsize="21600,21600" o:spt="202" path="m,l,21600r21600,l21600,xe">
              <v:stroke joinstyle="miter"/>
              <v:path gradientshapeok="t" o:connecttype="rect"/>
            </v:shapetype>
            <v:shape id="Textbox 152" o:spid="_x0000_s1143" type="#_x0000_t202" style="position:absolute;margin-left:133.5pt;margin-top:93.45pt;width:98.9pt;height:12pt;z-index:-1658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JdtpOCZAQAA&#10;JAMAAA4AAAAAAAAAAAAAAAAALgIAAGRycy9lMm9Eb2MueG1sUEsBAi0AFAAGAAgAAAAhAFQ/d6Tf&#10;AAAACwEAAA8AAAAAAAAAAAAAAAAA8wMAAGRycy9kb3ducmV2LnhtbFBLBQYAAAAABAAEAPMAAAD/&#10;BAAAAAA=&#10;" filled="f" stroked="f">
              <v:textbox inset="0,0,0,0">
                <w:txbxContent>
                  <w:p w14:paraId="78556726"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36896" behindDoc="1" locked="0" layoutInCell="1" allowOverlap="1" wp14:anchorId="78556671" wp14:editId="78556672">
              <wp:simplePos x="0" y="0"/>
              <wp:positionH relativeFrom="page">
                <wp:posOffset>6129909</wp:posOffset>
              </wp:positionH>
              <wp:positionV relativeFrom="page">
                <wp:posOffset>1186886</wp:posOffset>
              </wp:positionV>
              <wp:extent cx="457200" cy="1524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27"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31:51</w:t>
                          </w:r>
                        </w:p>
                      </w:txbxContent>
                    </wps:txbx>
                    <wps:bodyPr wrap="square" lIns="0" tIns="0" rIns="0" bIns="0" rtlCol="0">
                      <a:noAutofit/>
                    </wps:bodyPr>
                  </wps:wsp>
                </a:graphicData>
              </a:graphic>
            </wp:anchor>
          </w:drawing>
        </mc:Choice>
        <mc:Fallback>
          <w:pict>
            <v:shape w14:anchorId="78556671" id="Textbox 153" o:spid="_x0000_s1144" type="#_x0000_t202" style="position:absolute;margin-left:482.65pt;margin-top:93.45pt;width:36pt;height:12pt;z-index:-165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3y17x5YBAAAj&#10;AwAADgAAAAAAAAAAAAAAAAAuAgAAZHJzL2Uyb0RvYy54bWxQSwECLQAUAAYACAAAACEAnmNTXOEA&#10;AAAMAQAADwAAAAAAAAAAAAAAAADwAwAAZHJzL2Rvd25yZXYueG1sUEsFBgAAAAAEAAQA8wAAAP4E&#10;AAAAAA==&#10;" filled="f" stroked="f">
              <v:textbox inset="0,0,0,0">
                <w:txbxContent>
                  <w:p w14:paraId="78556727"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31:51</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3" w14:textId="77777777" w:rsidR="00180D28" w:rsidRDefault="002909AC">
    <w:pPr>
      <w:pStyle w:val="BodyText"/>
      <w:spacing w:line="14" w:lineRule="auto"/>
    </w:pPr>
    <w:r>
      <w:rPr>
        <w:noProof/>
      </w:rPr>
      <mc:AlternateContent>
        <mc:Choice Requires="wps">
          <w:drawing>
            <wp:anchor distT="0" distB="0" distL="0" distR="0" simplePos="0" relativeHeight="486738944" behindDoc="1" locked="0" layoutInCell="1" allowOverlap="1" wp14:anchorId="78556679" wp14:editId="7855667A">
              <wp:simplePos x="0" y="0"/>
              <wp:positionH relativeFrom="page">
                <wp:posOffset>1155508</wp:posOffset>
              </wp:positionH>
              <wp:positionV relativeFrom="page">
                <wp:posOffset>1186896</wp:posOffset>
              </wp:positionV>
              <wp:extent cx="457200" cy="1524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2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31:51</w:t>
                          </w:r>
                        </w:p>
                      </w:txbxContent>
                    </wps:txbx>
                    <wps:bodyPr wrap="square" lIns="0" tIns="0" rIns="0" bIns="0" rtlCol="0">
                      <a:noAutofit/>
                    </wps:bodyPr>
                  </wps:wsp>
                </a:graphicData>
              </a:graphic>
            </wp:anchor>
          </w:drawing>
        </mc:Choice>
        <mc:Fallback>
          <w:pict>
            <v:shapetype w14:anchorId="78556679" id="_x0000_t202" coordsize="21600,21600" o:spt="202" path="m,l,21600r21600,l21600,xe">
              <v:stroke joinstyle="miter"/>
              <v:path gradientshapeok="t" o:connecttype="rect"/>
            </v:shapetype>
            <v:shape id="Textbox 159" o:spid="_x0000_s1148" type="#_x0000_t202" style="position:absolute;margin-left:91pt;margin-top:93.45pt;width:36pt;height:12pt;z-index:-1657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l9yM/ZYBAAAjAwAA&#10;DgAAAAAAAAAAAAAAAAAuAgAAZHJzL2Uyb0RvYy54bWxQSwECLQAUAAYACAAAACEA790GLd4AAAAL&#10;AQAADwAAAAAAAAAAAAAAAADwAwAAZHJzL2Rvd25yZXYueG1sUEsFBgAAAAAEAAQA8wAAAPsEAAAA&#10;AA==&#10;" filled="f" stroked="f">
              <v:textbox inset="0,0,0,0">
                <w:txbxContent>
                  <w:p w14:paraId="7855672B"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31:51</w:t>
                    </w:r>
                  </w:p>
                </w:txbxContent>
              </v:textbox>
              <w10:wrap anchorx="page" anchory="page"/>
            </v:shape>
          </w:pict>
        </mc:Fallback>
      </mc:AlternateContent>
    </w:r>
    <w:r>
      <w:rPr>
        <w:noProof/>
      </w:rPr>
      <mc:AlternateContent>
        <mc:Choice Requires="wps">
          <w:drawing>
            <wp:anchor distT="0" distB="0" distL="0" distR="0" simplePos="0" relativeHeight="486739456" behindDoc="1" locked="0" layoutInCell="1" allowOverlap="1" wp14:anchorId="7855667B" wp14:editId="7855667C">
              <wp:simplePos x="0" y="0"/>
              <wp:positionH relativeFrom="page">
                <wp:posOffset>4182932</wp:posOffset>
              </wp:positionH>
              <wp:positionV relativeFrom="page">
                <wp:posOffset>1186664</wp:posOffset>
              </wp:positionV>
              <wp:extent cx="1864995" cy="1524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2C"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7B" id="Textbox 160" o:spid="_x0000_s1149" type="#_x0000_t202" style="position:absolute;margin-left:329.35pt;margin-top:93.45pt;width:146.85pt;height:12pt;z-index:-1657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paaNqZoB&#10;AAAkAwAADgAAAAAAAAAAAAAAAAAuAgAAZHJzL2Uyb0RvYy54bWxQSwECLQAUAAYACAAAACEA1/2Q&#10;suAAAAALAQAADwAAAAAAAAAAAAAAAAD0AwAAZHJzL2Rvd25yZXYueG1sUEsFBgAAAAAEAAQA8wAA&#10;AAEFAAAAAA==&#10;" filled="f" stroked="f">
              <v:textbox inset="0,0,0,0">
                <w:txbxContent>
                  <w:p w14:paraId="7855672C"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4" w14:textId="77777777" w:rsidR="00180D28" w:rsidRDefault="002909AC">
    <w:pPr>
      <w:pStyle w:val="BodyText"/>
      <w:spacing w:line="14" w:lineRule="auto"/>
    </w:pPr>
    <w:r>
      <w:rPr>
        <w:noProof/>
      </w:rPr>
      <mc:AlternateContent>
        <mc:Choice Requires="wps">
          <w:drawing>
            <wp:anchor distT="0" distB="0" distL="0" distR="0" simplePos="0" relativeHeight="486739968" behindDoc="1" locked="0" layoutInCell="1" allowOverlap="1" wp14:anchorId="7855667D" wp14:editId="7855667E">
              <wp:simplePos x="0" y="0"/>
              <wp:positionH relativeFrom="page">
                <wp:posOffset>1695504</wp:posOffset>
              </wp:positionH>
              <wp:positionV relativeFrom="page">
                <wp:posOffset>1186666</wp:posOffset>
              </wp:positionV>
              <wp:extent cx="1256030" cy="1524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2D"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7D" id="_x0000_t202" coordsize="21600,21600" o:spt="202" path="m,l,21600r21600,l21600,xe">
              <v:stroke joinstyle="miter"/>
              <v:path gradientshapeok="t" o:connecttype="rect"/>
            </v:shapetype>
            <v:shape id="Textbox 161" o:spid="_x0000_s1150" type="#_x0000_t202" style="position:absolute;margin-left:133.5pt;margin-top:93.45pt;width:98.9pt;height:12pt;z-index:-165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CKKe5CZAQAA&#10;JAMAAA4AAAAAAAAAAAAAAAAALgIAAGRycy9lMm9Eb2MueG1sUEsBAi0AFAAGAAgAAAAhAFQ/d6Tf&#10;AAAACwEAAA8AAAAAAAAAAAAAAAAA8wMAAGRycy9kb3ducmV2LnhtbFBLBQYAAAAABAAEAPMAAAD/&#10;BAAAAAA=&#10;" filled="f" stroked="f">
              <v:textbox inset="0,0,0,0">
                <w:txbxContent>
                  <w:p w14:paraId="7855672D"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40480" behindDoc="1" locked="0" layoutInCell="1" allowOverlap="1" wp14:anchorId="7855667F" wp14:editId="78556680">
              <wp:simplePos x="0" y="0"/>
              <wp:positionH relativeFrom="page">
                <wp:posOffset>6129910</wp:posOffset>
              </wp:positionH>
              <wp:positionV relativeFrom="page">
                <wp:posOffset>1186898</wp:posOffset>
              </wp:positionV>
              <wp:extent cx="457200" cy="1524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2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31:54</w:t>
                          </w:r>
                        </w:p>
                      </w:txbxContent>
                    </wps:txbx>
                    <wps:bodyPr wrap="square" lIns="0" tIns="0" rIns="0" bIns="0" rtlCol="0">
                      <a:noAutofit/>
                    </wps:bodyPr>
                  </wps:wsp>
                </a:graphicData>
              </a:graphic>
            </wp:anchor>
          </w:drawing>
        </mc:Choice>
        <mc:Fallback>
          <w:pict>
            <v:shape w14:anchorId="7855667F" id="Textbox 162" o:spid="_x0000_s1151" type="#_x0000_t202" style="position:absolute;margin-left:482.65pt;margin-top:93.45pt;width:36pt;height:12pt;z-index:-1657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A9O7cpYBAAAj&#10;AwAADgAAAAAAAAAAAAAAAAAuAgAAZHJzL2Uyb0RvYy54bWxQSwECLQAUAAYACAAAACEAnmNTXOEA&#10;AAAMAQAADwAAAAAAAAAAAAAAAADwAwAAZHJzL2Rvd25yZXYueG1sUEsFBgAAAAAEAAQA8wAAAP4E&#10;AAAAAA==&#10;" filled="f" stroked="f">
              <v:textbox inset="0,0,0,0">
                <w:txbxContent>
                  <w:p w14:paraId="7855672E"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31:54</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7" w14:textId="77777777" w:rsidR="00180D28" w:rsidRDefault="002909AC">
    <w:pPr>
      <w:pStyle w:val="BodyText"/>
      <w:spacing w:line="14" w:lineRule="auto"/>
    </w:pPr>
    <w:r>
      <w:rPr>
        <w:noProof/>
      </w:rPr>
      <mc:AlternateContent>
        <mc:Choice Requires="wps">
          <w:drawing>
            <wp:anchor distT="0" distB="0" distL="0" distR="0" simplePos="0" relativeHeight="486742528" behindDoc="1" locked="0" layoutInCell="1" allowOverlap="1" wp14:anchorId="78556687" wp14:editId="78556688">
              <wp:simplePos x="0" y="0"/>
              <wp:positionH relativeFrom="page">
                <wp:posOffset>1155512</wp:posOffset>
              </wp:positionH>
              <wp:positionV relativeFrom="page">
                <wp:posOffset>1186894</wp:posOffset>
              </wp:positionV>
              <wp:extent cx="457200" cy="1524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3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31:54</w:t>
                          </w:r>
                        </w:p>
                      </w:txbxContent>
                    </wps:txbx>
                    <wps:bodyPr wrap="square" lIns="0" tIns="0" rIns="0" bIns="0" rtlCol="0">
                      <a:noAutofit/>
                    </wps:bodyPr>
                  </wps:wsp>
                </a:graphicData>
              </a:graphic>
            </wp:anchor>
          </w:drawing>
        </mc:Choice>
        <mc:Fallback>
          <w:pict>
            <v:shapetype w14:anchorId="78556687" id="_x0000_t202" coordsize="21600,21600" o:spt="202" path="m,l,21600r21600,l21600,xe">
              <v:stroke joinstyle="miter"/>
              <v:path gradientshapeok="t" o:connecttype="rect"/>
            </v:shapetype>
            <v:shape id="Textbox 168" o:spid="_x0000_s1155" type="#_x0000_t202" style="position:absolute;margin-left:91pt;margin-top:93.45pt;width:36pt;height:12pt;z-index:-1657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" filled="f" stroked="f">
              <v:textbox inset="0,0,0,0">
                <w:txbxContent>
                  <w:p w14:paraId="78556732"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31:54</w:t>
                    </w:r>
                  </w:p>
                </w:txbxContent>
              </v:textbox>
              <w10:wrap anchorx="page" anchory="page"/>
            </v:shape>
          </w:pict>
        </mc:Fallback>
      </mc:AlternateContent>
    </w:r>
    <w:r>
      <w:rPr>
        <w:noProof/>
      </w:rPr>
      <mc:AlternateContent>
        <mc:Choice Requires="wps">
          <w:drawing>
            <wp:anchor distT="0" distB="0" distL="0" distR="0" simplePos="0" relativeHeight="486743040" behindDoc="1" locked="0" layoutInCell="1" allowOverlap="1" wp14:anchorId="78556689" wp14:editId="7855668A">
              <wp:simplePos x="0" y="0"/>
              <wp:positionH relativeFrom="page">
                <wp:posOffset>4182937</wp:posOffset>
              </wp:positionH>
              <wp:positionV relativeFrom="page">
                <wp:posOffset>1186661</wp:posOffset>
              </wp:positionV>
              <wp:extent cx="1864995" cy="1524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33"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89" id="Textbox 169" o:spid="_x0000_s1156" type="#_x0000_t202" style="position:absolute;margin-left:329.35pt;margin-top:93.45pt;width:146.85pt;height:12pt;z-index:-1657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h7ax05oB&#10;AAAkAwAADgAAAAAAAAAAAAAAAAAuAgAAZHJzL2Uyb0RvYy54bWxQSwECLQAUAAYACAAAACEA1/2Q&#10;suAAAAALAQAADwAAAAAAAAAAAAAAAAD0AwAAZHJzL2Rvd25yZXYueG1sUEsFBgAAAAAEAAQA8wAA&#10;AAEFAAAAAA==&#10;" filled="f" stroked="f">
              <v:textbox inset="0,0,0,0">
                <w:txbxContent>
                  <w:p w14:paraId="78556733"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8" w14:textId="77777777" w:rsidR="00180D28" w:rsidRDefault="002909AC">
    <w:pPr>
      <w:pStyle w:val="BodyText"/>
      <w:spacing w:line="14" w:lineRule="auto"/>
    </w:pPr>
    <w:r>
      <w:rPr>
        <w:noProof/>
      </w:rPr>
      <mc:AlternateContent>
        <mc:Choice Requires="wps">
          <w:drawing>
            <wp:anchor distT="0" distB="0" distL="0" distR="0" simplePos="0" relativeHeight="486743552" behindDoc="1" locked="0" layoutInCell="1" allowOverlap="1" wp14:anchorId="7855668B" wp14:editId="7855668C">
              <wp:simplePos x="0" y="0"/>
              <wp:positionH relativeFrom="page">
                <wp:posOffset>1695504</wp:posOffset>
              </wp:positionH>
              <wp:positionV relativeFrom="page">
                <wp:posOffset>1186646</wp:posOffset>
              </wp:positionV>
              <wp:extent cx="1256030" cy="1524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3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8B" id="_x0000_t202" coordsize="21600,21600" o:spt="202" path="m,l,21600r21600,l21600,xe">
              <v:stroke joinstyle="miter"/>
              <v:path gradientshapeok="t" o:connecttype="rect"/>
            </v:shapetype>
            <v:shape id="Textbox 170" o:spid="_x0000_s1157" type="#_x0000_t202" style="position:absolute;margin-left:133.5pt;margin-top:93.45pt;width:98.9pt;height:12pt;z-index:-1657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NNN3BSZAQAA&#10;JAMAAA4AAAAAAAAAAAAAAAAALgIAAGRycy9lMm9Eb2MueG1sUEsBAi0AFAAGAAgAAAAhAFQ/d6Tf&#10;AAAACwEAAA8AAAAAAAAAAAAAAAAA8wMAAGRycy9kb3ducmV2LnhtbFBLBQYAAAAABAAEAPMAAAD/&#10;BAAAAAA=&#10;" filled="f" stroked="f">
              <v:textbox inset="0,0,0,0">
                <w:txbxContent>
                  <w:p w14:paraId="78556734"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1"/>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44064" behindDoc="1" locked="0" layoutInCell="1" allowOverlap="1" wp14:anchorId="7855668D" wp14:editId="7855668E">
              <wp:simplePos x="0" y="0"/>
              <wp:positionH relativeFrom="page">
                <wp:posOffset>6129910</wp:posOffset>
              </wp:positionH>
              <wp:positionV relativeFrom="page">
                <wp:posOffset>1186879</wp:posOffset>
              </wp:positionV>
              <wp:extent cx="457200" cy="1524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3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31:56</w:t>
                          </w:r>
                        </w:p>
                      </w:txbxContent>
                    </wps:txbx>
                    <wps:bodyPr wrap="square" lIns="0" tIns="0" rIns="0" bIns="0" rtlCol="0">
                      <a:noAutofit/>
                    </wps:bodyPr>
                  </wps:wsp>
                </a:graphicData>
              </a:graphic>
            </wp:anchor>
          </w:drawing>
        </mc:Choice>
        <mc:Fallback>
          <w:pict>
            <v:shape w14:anchorId="7855668D" id="Textbox 171" o:spid="_x0000_s1158" type="#_x0000_t202" style="position:absolute;margin-left:482.65pt;margin-top:93.45pt;width:36pt;height:12pt;z-index:-1657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" filled="f" stroked="f">
              <v:textbox inset="0,0,0,0">
                <w:txbxContent>
                  <w:p w14:paraId="78556735"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31:56</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B" w14:textId="77777777" w:rsidR="00180D28" w:rsidRDefault="002909AC">
    <w:pPr>
      <w:pStyle w:val="BodyText"/>
      <w:spacing w:line="14" w:lineRule="auto"/>
    </w:pPr>
    <w:r>
      <w:rPr>
        <w:noProof/>
      </w:rPr>
      <mc:AlternateContent>
        <mc:Choice Requires="wps">
          <w:drawing>
            <wp:anchor distT="0" distB="0" distL="0" distR="0" simplePos="0" relativeHeight="486746112" behindDoc="1" locked="0" layoutInCell="1" allowOverlap="1" wp14:anchorId="78556695" wp14:editId="78556696">
              <wp:simplePos x="0" y="0"/>
              <wp:positionH relativeFrom="page">
                <wp:posOffset>1155509</wp:posOffset>
              </wp:positionH>
              <wp:positionV relativeFrom="page">
                <wp:posOffset>1186885</wp:posOffset>
              </wp:positionV>
              <wp:extent cx="457200" cy="1524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3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31:56</w:t>
                          </w:r>
                        </w:p>
                      </w:txbxContent>
                    </wps:txbx>
                    <wps:bodyPr wrap="square" lIns="0" tIns="0" rIns="0" bIns="0" rtlCol="0">
                      <a:noAutofit/>
                    </wps:bodyPr>
                  </wps:wsp>
                </a:graphicData>
              </a:graphic>
            </wp:anchor>
          </w:drawing>
        </mc:Choice>
        <mc:Fallback>
          <w:pict>
            <v:shapetype w14:anchorId="78556695" id="_x0000_t202" coordsize="21600,21600" o:spt="202" path="m,l,21600r21600,l21600,xe">
              <v:stroke joinstyle="miter"/>
              <v:path gradientshapeok="t" o:connecttype="rect"/>
            </v:shapetype>
            <v:shape id="Textbox 177" o:spid="_x0000_s1162" type="#_x0000_t202" style="position:absolute;margin-left:91pt;margin-top:93.45pt;width:36pt;height:12pt;z-index:-165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IcOHCJYBAAAjAwAA&#10;DgAAAAAAAAAAAAAAAAAuAgAAZHJzL2Uyb0RvYy54bWxQSwECLQAUAAYACAAAACEA790GLd4AAAAL&#10;AQAADwAAAAAAAAAAAAAAAADwAwAAZHJzL2Rvd25yZXYueG1sUEsFBgAAAAAEAAQA8wAAAPsEAAAA&#10;AA==&#10;" filled="f" stroked="f">
              <v:textbox inset="0,0,0,0">
                <w:txbxContent>
                  <w:p w14:paraId="78556739"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31:56</w:t>
                    </w:r>
                  </w:p>
                </w:txbxContent>
              </v:textbox>
              <w10:wrap anchorx="page" anchory="page"/>
            </v:shape>
          </w:pict>
        </mc:Fallback>
      </mc:AlternateContent>
    </w:r>
    <w:r>
      <w:rPr>
        <w:noProof/>
      </w:rPr>
      <mc:AlternateContent>
        <mc:Choice Requires="wps">
          <w:drawing>
            <wp:anchor distT="0" distB="0" distL="0" distR="0" simplePos="0" relativeHeight="486746624" behindDoc="1" locked="0" layoutInCell="1" allowOverlap="1" wp14:anchorId="78556697" wp14:editId="78556698">
              <wp:simplePos x="0" y="0"/>
              <wp:positionH relativeFrom="page">
                <wp:posOffset>4182934</wp:posOffset>
              </wp:positionH>
              <wp:positionV relativeFrom="page">
                <wp:posOffset>1186652</wp:posOffset>
              </wp:positionV>
              <wp:extent cx="1864995" cy="1524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3A"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97" id="Textbox 178" o:spid="_x0000_s1163" type="#_x0000_t202" style="position:absolute;margin-left:329.35pt;margin-top:93.45pt;width:146.85pt;height:12pt;z-index:-1656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" filled="f" stroked="f">
              <v:textbox inset="0,0,0,0">
                <w:txbxContent>
                  <w:p w14:paraId="7855673A"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C" w14:textId="77777777" w:rsidR="00180D28" w:rsidRDefault="002909AC">
    <w:pPr>
      <w:pStyle w:val="BodyText"/>
      <w:spacing w:line="14" w:lineRule="auto"/>
    </w:pPr>
    <w:r>
      <w:rPr>
        <w:noProof/>
      </w:rPr>
      <mc:AlternateContent>
        <mc:Choice Requires="wps">
          <w:drawing>
            <wp:anchor distT="0" distB="0" distL="0" distR="0" simplePos="0" relativeHeight="486747136" behindDoc="1" locked="0" layoutInCell="1" allowOverlap="1" wp14:anchorId="78556699" wp14:editId="7855669A">
              <wp:simplePos x="0" y="0"/>
              <wp:positionH relativeFrom="page">
                <wp:posOffset>1695501</wp:posOffset>
              </wp:positionH>
              <wp:positionV relativeFrom="page">
                <wp:posOffset>1186657</wp:posOffset>
              </wp:positionV>
              <wp:extent cx="1256030" cy="1524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3B"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99" id="_x0000_t202" coordsize="21600,21600" o:spt="202" path="m,l,21600r21600,l21600,xe">
              <v:stroke joinstyle="miter"/>
              <v:path gradientshapeok="t" o:connecttype="rect"/>
            </v:shapetype>
            <v:shape id="Textbox 179" o:spid="_x0000_s1164" type="#_x0000_t202" style="position:absolute;margin-left:133.5pt;margin-top:93.45pt;width:98.9pt;height:12pt;z-index:-165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C5b9F6ZAQAA&#10;JAMAAA4AAAAAAAAAAAAAAAAALgIAAGRycy9lMm9Eb2MueG1sUEsBAi0AFAAGAAgAAAAhAFQ/d6Tf&#10;AAAACwEAAA8AAAAAAAAAAAAAAAAA8wMAAGRycy9kb3ducmV2LnhtbFBLBQYAAAAABAAEAPMAAAD/&#10;BAAAAAA=&#10;" filled="f" stroked="f">
              <v:textbox inset="0,0,0,0">
                <w:txbxContent>
                  <w:p w14:paraId="7855673B"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47648" behindDoc="1" locked="0" layoutInCell="1" allowOverlap="1" wp14:anchorId="7855669B" wp14:editId="7855669C">
              <wp:simplePos x="0" y="0"/>
              <wp:positionH relativeFrom="page">
                <wp:posOffset>6129908</wp:posOffset>
              </wp:positionH>
              <wp:positionV relativeFrom="page">
                <wp:posOffset>1186889</wp:posOffset>
              </wp:positionV>
              <wp:extent cx="457200" cy="15240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3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31:58</w:t>
                          </w:r>
                        </w:p>
                      </w:txbxContent>
                    </wps:txbx>
                    <wps:bodyPr wrap="square" lIns="0" tIns="0" rIns="0" bIns="0" rtlCol="0">
                      <a:noAutofit/>
                    </wps:bodyPr>
                  </wps:wsp>
                </a:graphicData>
              </a:graphic>
            </wp:anchor>
          </w:drawing>
        </mc:Choice>
        <mc:Fallback>
          <w:pict>
            <v:shape w14:anchorId="7855669B" id="Textbox 180" o:spid="_x0000_s1165" type="#_x0000_t202" style="position:absolute;margin-left:482.65pt;margin-top:93.45pt;width:36pt;height:12pt;z-index:-165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" filled="f" stroked="f">
              <v:textbox inset="0,0,0,0">
                <w:txbxContent>
                  <w:p w14:paraId="7855673C"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31:58</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7F" w14:textId="77777777" w:rsidR="00180D28" w:rsidRDefault="002909AC">
    <w:pPr>
      <w:pStyle w:val="BodyText"/>
      <w:spacing w:line="14" w:lineRule="auto"/>
    </w:pPr>
    <w:r>
      <w:rPr>
        <w:noProof/>
      </w:rPr>
      <mc:AlternateContent>
        <mc:Choice Requires="wps">
          <w:drawing>
            <wp:anchor distT="0" distB="0" distL="0" distR="0" simplePos="0" relativeHeight="486749696" behindDoc="1" locked="0" layoutInCell="1" allowOverlap="1" wp14:anchorId="785566A3" wp14:editId="785566A4">
              <wp:simplePos x="0" y="0"/>
              <wp:positionH relativeFrom="page">
                <wp:posOffset>1155506</wp:posOffset>
              </wp:positionH>
              <wp:positionV relativeFrom="page">
                <wp:posOffset>1186889</wp:posOffset>
              </wp:positionV>
              <wp:extent cx="457200" cy="1524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4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31:58</w:t>
                          </w:r>
                        </w:p>
                      </w:txbxContent>
                    </wps:txbx>
                    <wps:bodyPr wrap="square" lIns="0" tIns="0" rIns="0" bIns="0" rtlCol="0">
                      <a:noAutofit/>
                    </wps:bodyPr>
                  </wps:wsp>
                </a:graphicData>
              </a:graphic>
            </wp:anchor>
          </w:drawing>
        </mc:Choice>
        <mc:Fallback>
          <w:pict>
            <v:shapetype w14:anchorId="785566A3" id="_x0000_t202" coordsize="21600,21600" o:spt="202" path="m,l,21600r21600,l21600,xe">
              <v:stroke joinstyle="miter"/>
              <v:path gradientshapeok="t" o:connecttype="rect"/>
            </v:shapetype>
            <v:shape id="Textbox 186" o:spid="_x0000_s1169" type="#_x0000_t202" style="position:absolute;margin-left:91pt;margin-top:93.45pt;width:36pt;height:12pt;z-index:-165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" filled="f" stroked="f">
              <v:textbox inset="0,0,0,0">
                <w:txbxContent>
                  <w:p w14:paraId="78556740"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31:58</w:t>
                    </w:r>
                  </w:p>
                </w:txbxContent>
              </v:textbox>
              <w10:wrap anchorx="page" anchory="page"/>
            </v:shape>
          </w:pict>
        </mc:Fallback>
      </mc:AlternateContent>
    </w:r>
    <w:r>
      <w:rPr>
        <w:noProof/>
      </w:rPr>
      <mc:AlternateContent>
        <mc:Choice Requires="wps">
          <w:drawing>
            <wp:anchor distT="0" distB="0" distL="0" distR="0" simplePos="0" relativeHeight="486750208" behindDoc="1" locked="0" layoutInCell="1" allowOverlap="1" wp14:anchorId="785566A5" wp14:editId="785566A6">
              <wp:simplePos x="0" y="0"/>
              <wp:positionH relativeFrom="page">
                <wp:posOffset>4182931</wp:posOffset>
              </wp:positionH>
              <wp:positionV relativeFrom="page">
                <wp:posOffset>1186657</wp:posOffset>
              </wp:positionV>
              <wp:extent cx="1864995" cy="152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52400"/>
                      </a:xfrm>
                      <a:prstGeom prst="rect">
                        <a:avLst/>
                      </a:prstGeom>
                    </wps:spPr>
                    <wps:txbx>
                      <w:txbxContent>
                        <w:p w14:paraId="78556741"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wps:txbx>
                    <wps:bodyPr wrap="square" lIns="0" tIns="0" rIns="0" bIns="0" rtlCol="0">
                      <a:noAutofit/>
                    </wps:bodyPr>
                  </wps:wsp>
                </a:graphicData>
              </a:graphic>
            </wp:anchor>
          </w:drawing>
        </mc:Choice>
        <mc:Fallback>
          <w:pict>
            <v:shape w14:anchorId="785566A5" id="Textbox 187" o:spid="_x0000_s1170" type="#_x0000_t202" style="position:absolute;margin-left:329.35pt;margin-top:93.45pt;width:146.85pt;height:12pt;z-index:-165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" filled="f" stroked="f">
              <v:textbox inset="0,0,0,0">
                <w:txbxContent>
                  <w:p w14:paraId="78556741" w14:textId="77777777" w:rsidR="00180D28" w:rsidRDefault="002909AC">
                    <w:pPr>
                      <w:pStyle w:val="BodyText"/>
                      <w:spacing w:line="220" w:lineRule="exact"/>
                      <w:ind w:left="20"/>
                    </w:pPr>
                    <w:r>
                      <w:rPr>
                        <w:smallCaps/>
                        <w:color w:val="231F20"/>
                        <w:w w:val="85"/>
                      </w:rPr>
                      <w:t>Woodfall:</w:t>
                    </w:r>
                    <w:r>
                      <w:rPr>
                        <w:smallCaps/>
                        <w:color w:val="231F20"/>
                        <w:spacing w:val="15"/>
                      </w:rPr>
                      <w:t xml:space="preserve"> </w:t>
                    </w:r>
                    <w:r>
                      <w:rPr>
                        <w:smallCaps/>
                        <w:color w:val="231F20"/>
                        <w:w w:val="85"/>
                      </w:rPr>
                      <w:t>Landlord</w:t>
                    </w:r>
                    <w:r>
                      <w:rPr>
                        <w:smallCaps/>
                        <w:color w:val="231F20"/>
                        <w:spacing w:val="16"/>
                      </w:rPr>
                      <w:t xml:space="preserve"> </w:t>
                    </w:r>
                    <w:r>
                      <w:rPr>
                        <w:smallCaps/>
                        <w:color w:val="231F20"/>
                        <w:w w:val="85"/>
                      </w:rPr>
                      <w:t>and</w:t>
                    </w:r>
                    <w:r>
                      <w:rPr>
                        <w:smallCaps/>
                        <w:color w:val="231F20"/>
                        <w:spacing w:val="28"/>
                      </w:rPr>
                      <w:t xml:space="preserve"> </w:t>
                    </w:r>
                    <w:r>
                      <w:rPr>
                        <w:smallCaps/>
                        <w:color w:val="231F20"/>
                        <w:spacing w:val="-2"/>
                        <w:w w:val="85"/>
                      </w:rPr>
                      <w:t>Tenant</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80" w14:textId="77777777" w:rsidR="00180D28" w:rsidRDefault="002909AC">
    <w:pPr>
      <w:pStyle w:val="BodyText"/>
      <w:spacing w:line="14" w:lineRule="auto"/>
    </w:pPr>
    <w:r>
      <w:rPr>
        <w:noProof/>
      </w:rPr>
      <mc:AlternateContent>
        <mc:Choice Requires="wps">
          <w:drawing>
            <wp:anchor distT="0" distB="0" distL="0" distR="0" simplePos="0" relativeHeight="486750720" behindDoc="1" locked="0" layoutInCell="1" allowOverlap="1" wp14:anchorId="785566A7" wp14:editId="785566A8">
              <wp:simplePos x="0" y="0"/>
              <wp:positionH relativeFrom="page">
                <wp:posOffset>1695501</wp:posOffset>
              </wp:positionH>
              <wp:positionV relativeFrom="page">
                <wp:posOffset>1186663</wp:posOffset>
              </wp:positionV>
              <wp:extent cx="1256030" cy="1524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030" cy="152400"/>
                      </a:xfrm>
                      <a:prstGeom prst="rect">
                        <a:avLst/>
                      </a:prstGeom>
                    </wps:spPr>
                    <wps:txbx>
                      <w:txbxContent>
                        <w:p w14:paraId="78556742"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wps:txbx>
                    <wps:bodyPr wrap="square" lIns="0" tIns="0" rIns="0" bIns="0" rtlCol="0">
                      <a:noAutofit/>
                    </wps:bodyPr>
                  </wps:wsp>
                </a:graphicData>
              </a:graphic>
            </wp:anchor>
          </w:drawing>
        </mc:Choice>
        <mc:Fallback>
          <w:pict>
            <v:shapetype w14:anchorId="785566A7" id="_x0000_t202" coordsize="21600,21600" o:spt="202" path="m,l,21600r21600,l21600,xe">
              <v:stroke joinstyle="miter"/>
              <v:path gradientshapeok="t" o:connecttype="rect"/>
            </v:shapetype>
            <v:shape id="Textbox 188" o:spid="_x0000_s1171" type="#_x0000_t202" style="position:absolute;margin-left:133.5pt;margin-top:93.45pt;width:98.9pt;height:12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" filled="f" stroked="f">
              <v:textbox inset="0,0,0,0">
                <w:txbxContent>
                  <w:p w14:paraId="78556742" w14:textId="77777777" w:rsidR="00180D28" w:rsidRDefault="002909AC">
                    <w:pPr>
                      <w:pStyle w:val="BodyText"/>
                      <w:spacing w:line="220" w:lineRule="exact"/>
                      <w:ind w:left="20"/>
                    </w:pPr>
                    <w:r>
                      <w:rPr>
                        <w:smallCaps/>
                        <w:color w:val="231F20"/>
                        <w:w w:val="90"/>
                      </w:rPr>
                      <w:t>The</w:t>
                    </w:r>
                    <w:r>
                      <w:rPr>
                        <w:smallCaps/>
                        <w:color w:val="231F20"/>
                        <w:spacing w:val="11"/>
                      </w:rPr>
                      <w:t xml:space="preserve"> </w:t>
                    </w:r>
                    <w:r>
                      <w:rPr>
                        <w:smallCaps/>
                        <w:color w:val="231F20"/>
                        <w:w w:val="90"/>
                      </w:rPr>
                      <w:t>Right</w:t>
                    </w:r>
                    <w:r>
                      <w:rPr>
                        <w:smallCaps/>
                        <w:color w:val="231F20"/>
                        <w:spacing w:val="12"/>
                      </w:rPr>
                      <w:t xml:space="preserve"> </w:t>
                    </w:r>
                    <w:r>
                      <w:rPr>
                        <w:smallCaps/>
                        <w:color w:val="231F20"/>
                        <w:w w:val="90"/>
                      </w:rPr>
                      <w:t>to</w:t>
                    </w:r>
                    <w:r>
                      <w:rPr>
                        <w:smallCaps/>
                        <w:color w:val="231F20"/>
                        <w:spacing w:val="12"/>
                      </w:rPr>
                      <w:t xml:space="preserve"> </w:t>
                    </w:r>
                    <w:r>
                      <w:rPr>
                        <w:smallCaps/>
                        <w:color w:val="231F20"/>
                        <w:spacing w:val="-2"/>
                        <w:w w:val="90"/>
                      </w:rPr>
                      <w:t>Manage</w:t>
                    </w:r>
                  </w:p>
                </w:txbxContent>
              </v:textbox>
              <w10:wrap anchorx="page" anchory="page"/>
            </v:shape>
          </w:pict>
        </mc:Fallback>
      </mc:AlternateContent>
    </w:r>
    <w:r>
      <w:rPr>
        <w:noProof/>
      </w:rPr>
      <mc:AlternateContent>
        <mc:Choice Requires="wps">
          <w:drawing>
            <wp:anchor distT="0" distB="0" distL="0" distR="0" simplePos="0" relativeHeight="486751232" behindDoc="1" locked="0" layoutInCell="1" allowOverlap="1" wp14:anchorId="785566A9" wp14:editId="785566AA">
              <wp:simplePos x="0" y="0"/>
              <wp:positionH relativeFrom="page">
                <wp:posOffset>6129907</wp:posOffset>
              </wp:positionH>
              <wp:positionV relativeFrom="page">
                <wp:posOffset>1186896</wp:posOffset>
              </wp:positionV>
              <wp:extent cx="457200" cy="15240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52400"/>
                      </a:xfrm>
                      <a:prstGeom prst="rect">
                        <a:avLst/>
                      </a:prstGeom>
                    </wps:spPr>
                    <wps:txbx>
                      <w:txbxContent>
                        <w:p w14:paraId="7855674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31:61</w:t>
                          </w:r>
                        </w:p>
                      </w:txbxContent>
                    </wps:txbx>
                    <wps:bodyPr wrap="square" lIns="0" tIns="0" rIns="0" bIns="0" rtlCol="0">
                      <a:noAutofit/>
                    </wps:bodyPr>
                  </wps:wsp>
                </a:graphicData>
              </a:graphic>
            </wp:anchor>
          </w:drawing>
        </mc:Choice>
        <mc:Fallback>
          <w:pict>
            <v:shape w14:anchorId="785566A9" id="Textbox 189" o:spid="_x0000_s1172" type="#_x0000_t202" style="position:absolute;margin-left:482.65pt;margin-top:93.45pt;width:36pt;height:12pt;z-index:-165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" filled="f" stroked="f">
              <v:textbox inset="0,0,0,0">
                <w:txbxContent>
                  <w:p w14:paraId="78556743" w14:textId="77777777" w:rsidR="00180D28" w:rsidRDefault="002909AC">
                    <w:pPr>
                      <w:spacing w:line="219" w:lineRule="exact"/>
                      <w:ind w:left="20"/>
                      <w:rPr>
                        <w:rFonts w:ascii="Century Schoolbook" w:hAnsi="Century Schoolbook"/>
                        <w:b/>
                        <w:sz w:val="20"/>
                      </w:rPr>
                    </w:pPr>
                    <w:r>
                      <w:rPr>
                        <w:rFonts w:ascii="Century Schoolbook" w:hAnsi="Century Schoolbook"/>
                        <w:b/>
                        <w:color w:val="231F20"/>
                        <w:sz w:val="20"/>
                      </w:rPr>
                      <w:t>§</w:t>
                    </w:r>
                    <w:r>
                      <w:rPr>
                        <w:rFonts w:ascii="Century Schoolbook" w:hAnsi="Century Schoolbook"/>
                        <w:b/>
                        <w:color w:val="231F20"/>
                        <w:spacing w:val="8"/>
                        <w:sz w:val="20"/>
                      </w:rPr>
                      <w:t xml:space="preserve"> </w:t>
                    </w:r>
                    <w:r>
                      <w:rPr>
                        <w:rFonts w:ascii="Century Schoolbook" w:hAnsi="Century Schoolbook"/>
                        <w:b/>
                        <w:color w:val="231F20"/>
                        <w:spacing w:val="-4"/>
                        <w:sz w:val="20"/>
                      </w:rPr>
                      <w:t>31:61</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6583" w14:textId="77777777" w:rsidR="00180D28" w:rsidRDefault="00180D2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2DE"/>
    <w:multiLevelType w:val="hybridMultilevel"/>
    <w:tmpl w:val="053AC6A4"/>
    <w:lvl w:ilvl="0" w:tplc="0C6044B4">
      <w:start w:val="1"/>
      <w:numFmt w:val="lowerLetter"/>
      <w:lvlText w:val="(%1)"/>
      <w:lvlJc w:val="left"/>
      <w:pPr>
        <w:ind w:left="690" w:hanging="451"/>
        <w:jc w:val="left"/>
      </w:pPr>
      <w:rPr>
        <w:rFonts w:ascii="Century" w:eastAsia="Century" w:hAnsi="Century" w:cs="Century" w:hint="default"/>
        <w:b w:val="0"/>
        <w:bCs w:val="0"/>
        <w:i w:val="0"/>
        <w:iCs w:val="0"/>
        <w:color w:val="231F20"/>
        <w:spacing w:val="0"/>
        <w:w w:val="99"/>
        <w:sz w:val="20"/>
        <w:szCs w:val="20"/>
        <w:lang w:val="en-US" w:eastAsia="en-US" w:bidi="ar-SA"/>
      </w:rPr>
    </w:lvl>
    <w:lvl w:ilvl="1" w:tplc="01B844AE">
      <w:numFmt w:val="bullet"/>
      <w:lvlText w:val="•"/>
      <w:lvlJc w:val="left"/>
      <w:pPr>
        <w:ind w:left="1494" w:hanging="451"/>
      </w:pPr>
      <w:rPr>
        <w:rFonts w:hint="default"/>
        <w:lang w:val="en-US" w:eastAsia="en-US" w:bidi="ar-SA"/>
      </w:rPr>
    </w:lvl>
    <w:lvl w:ilvl="2" w:tplc="43EE811A">
      <w:numFmt w:val="bullet"/>
      <w:lvlText w:val="•"/>
      <w:lvlJc w:val="left"/>
      <w:pPr>
        <w:ind w:left="2288" w:hanging="451"/>
      </w:pPr>
      <w:rPr>
        <w:rFonts w:hint="default"/>
        <w:lang w:val="en-US" w:eastAsia="en-US" w:bidi="ar-SA"/>
      </w:rPr>
    </w:lvl>
    <w:lvl w:ilvl="3" w:tplc="60A28660">
      <w:numFmt w:val="bullet"/>
      <w:lvlText w:val="•"/>
      <w:lvlJc w:val="left"/>
      <w:pPr>
        <w:ind w:left="3082" w:hanging="451"/>
      </w:pPr>
      <w:rPr>
        <w:rFonts w:hint="default"/>
        <w:lang w:val="en-US" w:eastAsia="en-US" w:bidi="ar-SA"/>
      </w:rPr>
    </w:lvl>
    <w:lvl w:ilvl="4" w:tplc="7B5AB4D4">
      <w:numFmt w:val="bullet"/>
      <w:lvlText w:val="•"/>
      <w:lvlJc w:val="left"/>
      <w:pPr>
        <w:ind w:left="3876" w:hanging="451"/>
      </w:pPr>
      <w:rPr>
        <w:rFonts w:hint="default"/>
        <w:lang w:val="en-US" w:eastAsia="en-US" w:bidi="ar-SA"/>
      </w:rPr>
    </w:lvl>
    <w:lvl w:ilvl="5" w:tplc="DF683FF0">
      <w:numFmt w:val="bullet"/>
      <w:lvlText w:val="•"/>
      <w:lvlJc w:val="left"/>
      <w:pPr>
        <w:ind w:left="4670" w:hanging="451"/>
      </w:pPr>
      <w:rPr>
        <w:rFonts w:hint="default"/>
        <w:lang w:val="en-US" w:eastAsia="en-US" w:bidi="ar-SA"/>
      </w:rPr>
    </w:lvl>
    <w:lvl w:ilvl="6" w:tplc="23829C48">
      <w:numFmt w:val="bullet"/>
      <w:lvlText w:val="•"/>
      <w:lvlJc w:val="left"/>
      <w:pPr>
        <w:ind w:left="5464" w:hanging="451"/>
      </w:pPr>
      <w:rPr>
        <w:rFonts w:hint="default"/>
        <w:lang w:val="en-US" w:eastAsia="en-US" w:bidi="ar-SA"/>
      </w:rPr>
    </w:lvl>
    <w:lvl w:ilvl="7" w:tplc="F8A2ED3C">
      <w:numFmt w:val="bullet"/>
      <w:lvlText w:val="•"/>
      <w:lvlJc w:val="left"/>
      <w:pPr>
        <w:ind w:left="6258" w:hanging="451"/>
      </w:pPr>
      <w:rPr>
        <w:rFonts w:hint="default"/>
        <w:lang w:val="en-US" w:eastAsia="en-US" w:bidi="ar-SA"/>
      </w:rPr>
    </w:lvl>
    <w:lvl w:ilvl="8" w:tplc="C38C5A2C">
      <w:numFmt w:val="bullet"/>
      <w:lvlText w:val="•"/>
      <w:lvlJc w:val="left"/>
      <w:pPr>
        <w:ind w:left="7052" w:hanging="451"/>
      </w:pPr>
      <w:rPr>
        <w:rFonts w:hint="default"/>
        <w:lang w:val="en-US" w:eastAsia="en-US" w:bidi="ar-SA"/>
      </w:rPr>
    </w:lvl>
  </w:abstractNum>
  <w:abstractNum w:abstractNumId="1" w15:restartNumberingAfterBreak="0">
    <w:nsid w:val="0AB562B7"/>
    <w:multiLevelType w:val="hybridMultilevel"/>
    <w:tmpl w:val="ABEAAED8"/>
    <w:lvl w:ilvl="0" w:tplc="48A66F22">
      <w:start w:val="1"/>
      <w:numFmt w:val="lowerLetter"/>
      <w:lvlText w:val="(%1)"/>
      <w:lvlJc w:val="left"/>
      <w:pPr>
        <w:ind w:left="701" w:hanging="462"/>
        <w:jc w:val="right"/>
      </w:pPr>
      <w:rPr>
        <w:rFonts w:ascii="Century" w:eastAsia="Century" w:hAnsi="Century" w:cs="Century" w:hint="default"/>
        <w:b w:val="0"/>
        <w:bCs w:val="0"/>
        <w:i w:val="0"/>
        <w:iCs w:val="0"/>
        <w:color w:val="231F20"/>
        <w:spacing w:val="0"/>
        <w:w w:val="99"/>
        <w:sz w:val="20"/>
        <w:szCs w:val="20"/>
        <w:lang w:val="en-US" w:eastAsia="en-US" w:bidi="ar-SA"/>
      </w:rPr>
    </w:lvl>
    <w:lvl w:ilvl="1" w:tplc="0D2E0FC8">
      <w:numFmt w:val="bullet"/>
      <w:lvlText w:val="•"/>
      <w:lvlJc w:val="left"/>
      <w:pPr>
        <w:ind w:left="1494" w:hanging="462"/>
      </w:pPr>
      <w:rPr>
        <w:rFonts w:hint="default"/>
        <w:lang w:val="en-US" w:eastAsia="en-US" w:bidi="ar-SA"/>
      </w:rPr>
    </w:lvl>
    <w:lvl w:ilvl="2" w:tplc="B60A1074">
      <w:numFmt w:val="bullet"/>
      <w:lvlText w:val="•"/>
      <w:lvlJc w:val="left"/>
      <w:pPr>
        <w:ind w:left="2288" w:hanging="462"/>
      </w:pPr>
      <w:rPr>
        <w:rFonts w:hint="default"/>
        <w:lang w:val="en-US" w:eastAsia="en-US" w:bidi="ar-SA"/>
      </w:rPr>
    </w:lvl>
    <w:lvl w:ilvl="3" w:tplc="B9CA2116">
      <w:numFmt w:val="bullet"/>
      <w:lvlText w:val="•"/>
      <w:lvlJc w:val="left"/>
      <w:pPr>
        <w:ind w:left="3082" w:hanging="462"/>
      </w:pPr>
      <w:rPr>
        <w:rFonts w:hint="default"/>
        <w:lang w:val="en-US" w:eastAsia="en-US" w:bidi="ar-SA"/>
      </w:rPr>
    </w:lvl>
    <w:lvl w:ilvl="4" w:tplc="9D10F4EE">
      <w:numFmt w:val="bullet"/>
      <w:lvlText w:val="•"/>
      <w:lvlJc w:val="left"/>
      <w:pPr>
        <w:ind w:left="3876" w:hanging="462"/>
      </w:pPr>
      <w:rPr>
        <w:rFonts w:hint="default"/>
        <w:lang w:val="en-US" w:eastAsia="en-US" w:bidi="ar-SA"/>
      </w:rPr>
    </w:lvl>
    <w:lvl w:ilvl="5" w:tplc="15EC4DAE">
      <w:numFmt w:val="bullet"/>
      <w:lvlText w:val="•"/>
      <w:lvlJc w:val="left"/>
      <w:pPr>
        <w:ind w:left="4670" w:hanging="462"/>
      </w:pPr>
      <w:rPr>
        <w:rFonts w:hint="default"/>
        <w:lang w:val="en-US" w:eastAsia="en-US" w:bidi="ar-SA"/>
      </w:rPr>
    </w:lvl>
    <w:lvl w:ilvl="6" w:tplc="8A123766">
      <w:numFmt w:val="bullet"/>
      <w:lvlText w:val="•"/>
      <w:lvlJc w:val="left"/>
      <w:pPr>
        <w:ind w:left="5464" w:hanging="462"/>
      </w:pPr>
      <w:rPr>
        <w:rFonts w:hint="default"/>
        <w:lang w:val="en-US" w:eastAsia="en-US" w:bidi="ar-SA"/>
      </w:rPr>
    </w:lvl>
    <w:lvl w:ilvl="7" w:tplc="D7487E46">
      <w:numFmt w:val="bullet"/>
      <w:lvlText w:val="•"/>
      <w:lvlJc w:val="left"/>
      <w:pPr>
        <w:ind w:left="6258" w:hanging="462"/>
      </w:pPr>
      <w:rPr>
        <w:rFonts w:hint="default"/>
        <w:lang w:val="en-US" w:eastAsia="en-US" w:bidi="ar-SA"/>
      </w:rPr>
    </w:lvl>
    <w:lvl w:ilvl="8" w:tplc="D17627EC">
      <w:numFmt w:val="bullet"/>
      <w:lvlText w:val="•"/>
      <w:lvlJc w:val="left"/>
      <w:pPr>
        <w:ind w:left="7052" w:hanging="462"/>
      </w:pPr>
      <w:rPr>
        <w:rFonts w:hint="default"/>
        <w:lang w:val="en-US" w:eastAsia="en-US" w:bidi="ar-SA"/>
      </w:rPr>
    </w:lvl>
  </w:abstractNum>
  <w:abstractNum w:abstractNumId="2" w15:restartNumberingAfterBreak="0">
    <w:nsid w:val="100F4339"/>
    <w:multiLevelType w:val="hybridMultilevel"/>
    <w:tmpl w:val="2EC49A2C"/>
    <w:lvl w:ilvl="0" w:tplc="FAF071AE">
      <w:start w:val="1"/>
      <w:numFmt w:val="upperRoman"/>
      <w:lvlText w:val="%1."/>
      <w:lvlJc w:val="left"/>
      <w:pPr>
        <w:ind w:left="383" w:hanging="344"/>
        <w:jc w:val="right"/>
      </w:pPr>
      <w:rPr>
        <w:rFonts w:ascii="Century Schoolbook" w:eastAsia="Century Schoolbook" w:hAnsi="Century Schoolbook" w:cs="Century Schoolbook" w:hint="default"/>
        <w:b/>
        <w:bCs/>
        <w:i w:val="0"/>
        <w:iCs w:val="0"/>
        <w:color w:val="231F20"/>
        <w:spacing w:val="0"/>
        <w:w w:val="99"/>
        <w:sz w:val="20"/>
        <w:szCs w:val="20"/>
        <w:lang w:val="en-US" w:eastAsia="en-US" w:bidi="ar-SA"/>
      </w:rPr>
    </w:lvl>
    <w:lvl w:ilvl="1" w:tplc="BF2A392E">
      <w:start w:val="1"/>
      <w:numFmt w:val="lowerLetter"/>
      <w:lvlText w:val="(%2)"/>
      <w:lvlJc w:val="left"/>
      <w:pPr>
        <w:ind w:left="690" w:hanging="451"/>
        <w:jc w:val="left"/>
      </w:pPr>
      <w:rPr>
        <w:rFonts w:ascii="Century" w:eastAsia="Century" w:hAnsi="Century" w:cs="Century" w:hint="default"/>
        <w:b w:val="0"/>
        <w:bCs w:val="0"/>
        <w:i w:val="0"/>
        <w:iCs w:val="0"/>
        <w:color w:val="231F20"/>
        <w:spacing w:val="0"/>
        <w:w w:val="99"/>
        <w:sz w:val="20"/>
        <w:szCs w:val="20"/>
        <w:lang w:val="en-US" w:eastAsia="en-US" w:bidi="ar-SA"/>
      </w:rPr>
    </w:lvl>
    <w:lvl w:ilvl="2" w:tplc="25DCAC24">
      <w:numFmt w:val="bullet"/>
      <w:lvlText w:val="•"/>
      <w:lvlJc w:val="left"/>
      <w:pPr>
        <w:ind w:left="1540" w:hanging="451"/>
      </w:pPr>
      <w:rPr>
        <w:rFonts w:hint="default"/>
        <w:lang w:val="en-US" w:eastAsia="en-US" w:bidi="ar-SA"/>
      </w:rPr>
    </w:lvl>
    <w:lvl w:ilvl="3" w:tplc="60782FD8">
      <w:numFmt w:val="bullet"/>
      <w:lvlText w:val="•"/>
      <w:lvlJc w:val="left"/>
      <w:pPr>
        <w:ind w:left="2427" w:hanging="451"/>
      </w:pPr>
      <w:rPr>
        <w:rFonts w:hint="default"/>
        <w:lang w:val="en-US" w:eastAsia="en-US" w:bidi="ar-SA"/>
      </w:rPr>
    </w:lvl>
    <w:lvl w:ilvl="4" w:tplc="EA80E296">
      <w:numFmt w:val="bullet"/>
      <w:lvlText w:val="•"/>
      <w:lvlJc w:val="left"/>
      <w:pPr>
        <w:ind w:left="3315" w:hanging="451"/>
      </w:pPr>
      <w:rPr>
        <w:rFonts w:hint="default"/>
        <w:lang w:val="en-US" w:eastAsia="en-US" w:bidi="ar-SA"/>
      </w:rPr>
    </w:lvl>
    <w:lvl w:ilvl="5" w:tplc="3B823F2C">
      <w:numFmt w:val="bullet"/>
      <w:lvlText w:val="•"/>
      <w:lvlJc w:val="left"/>
      <w:pPr>
        <w:ind w:left="4202" w:hanging="451"/>
      </w:pPr>
      <w:rPr>
        <w:rFonts w:hint="default"/>
        <w:lang w:val="en-US" w:eastAsia="en-US" w:bidi="ar-SA"/>
      </w:rPr>
    </w:lvl>
    <w:lvl w:ilvl="6" w:tplc="0628AD04">
      <w:numFmt w:val="bullet"/>
      <w:lvlText w:val="•"/>
      <w:lvlJc w:val="left"/>
      <w:pPr>
        <w:ind w:left="5090" w:hanging="451"/>
      </w:pPr>
      <w:rPr>
        <w:rFonts w:hint="default"/>
        <w:lang w:val="en-US" w:eastAsia="en-US" w:bidi="ar-SA"/>
      </w:rPr>
    </w:lvl>
    <w:lvl w:ilvl="7" w:tplc="DE5E618E">
      <w:numFmt w:val="bullet"/>
      <w:lvlText w:val="•"/>
      <w:lvlJc w:val="left"/>
      <w:pPr>
        <w:ind w:left="5977" w:hanging="451"/>
      </w:pPr>
      <w:rPr>
        <w:rFonts w:hint="default"/>
        <w:lang w:val="en-US" w:eastAsia="en-US" w:bidi="ar-SA"/>
      </w:rPr>
    </w:lvl>
    <w:lvl w:ilvl="8" w:tplc="DAC2DB5C">
      <w:numFmt w:val="bullet"/>
      <w:lvlText w:val="•"/>
      <w:lvlJc w:val="left"/>
      <w:pPr>
        <w:ind w:left="6865" w:hanging="451"/>
      </w:pPr>
      <w:rPr>
        <w:rFonts w:hint="default"/>
        <w:lang w:val="en-US" w:eastAsia="en-US" w:bidi="ar-SA"/>
      </w:rPr>
    </w:lvl>
  </w:abstractNum>
  <w:abstractNum w:abstractNumId="3" w15:restartNumberingAfterBreak="0">
    <w:nsid w:val="12626ACB"/>
    <w:multiLevelType w:val="hybridMultilevel"/>
    <w:tmpl w:val="9620C7D6"/>
    <w:lvl w:ilvl="0" w:tplc="E5C69DEC">
      <w:start w:val="1"/>
      <w:numFmt w:val="upperRoman"/>
      <w:lvlText w:val="%1."/>
      <w:lvlJc w:val="left"/>
      <w:pPr>
        <w:ind w:left="1268" w:hanging="378"/>
        <w:jc w:val="right"/>
      </w:pPr>
      <w:rPr>
        <w:rFonts w:ascii="Century Schoolbook" w:eastAsia="Century Schoolbook" w:hAnsi="Century Schoolbook" w:cs="Century Schoolbook" w:hint="default"/>
        <w:b/>
        <w:bCs/>
        <w:i w:val="0"/>
        <w:iCs w:val="0"/>
        <w:color w:val="231F20"/>
        <w:spacing w:val="0"/>
        <w:w w:val="99"/>
        <w:sz w:val="22"/>
        <w:szCs w:val="22"/>
        <w:lang w:val="en-US" w:eastAsia="en-US" w:bidi="ar-SA"/>
      </w:rPr>
    </w:lvl>
    <w:lvl w:ilvl="1" w:tplc="D0783176">
      <w:numFmt w:val="bullet"/>
      <w:lvlText w:val="•"/>
      <w:lvlJc w:val="left"/>
      <w:pPr>
        <w:ind w:left="1998" w:hanging="378"/>
      </w:pPr>
      <w:rPr>
        <w:rFonts w:hint="default"/>
        <w:lang w:val="en-US" w:eastAsia="en-US" w:bidi="ar-SA"/>
      </w:rPr>
    </w:lvl>
    <w:lvl w:ilvl="2" w:tplc="C4CE93BC">
      <w:numFmt w:val="bullet"/>
      <w:lvlText w:val="•"/>
      <w:lvlJc w:val="left"/>
      <w:pPr>
        <w:ind w:left="2736" w:hanging="378"/>
      </w:pPr>
      <w:rPr>
        <w:rFonts w:hint="default"/>
        <w:lang w:val="en-US" w:eastAsia="en-US" w:bidi="ar-SA"/>
      </w:rPr>
    </w:lvl>
    <w:lvl w:ilvl="3" w:tplc="40BA98BE">
      <w:numFmt w:val="bullet"/>
      <w:lvlText w:val="•"/>
      <w:lvlJc w:val="left"/>
      <w:pPr>
        <w:ind w:left="3474" w:hanging="378"/>
      </w:pPr>
      <w:rPr>
        <w:rFonts w:hint="default"/>
        <w:lang w:val="en-US" w:eastAsia="en-US" w:bidi="ar-SA"/>
      </w:rPr>
    </w:lvl>
    <w:lvl w:ilvl="4" w:tplc="33F6C7B2">
      <w:numFmt w:val="bullet"/>
      <w:lvlText w:val="•"/>
      <w:lvlJc w:val="left"/>
      <w:pPr>
        <w:ind w:left="4212" w:hanging="378"/>
      </w:pPr>
      <w:rPr>
        <w:rFonts w:hint="default"/>
        <w:lang w:val="en-US" w:eastAsia="en-US" w:bidi="ar-SA"/>
      </w:rPr>
    </w:lvl>
    <w:lvl w:ilvl="5" w:tplc="75388284">
      <w:numFmt w:val="bullet"/>
      <w:lvlText w:val="•"/>
      <w:lvlJc w:val="left"/>
      <w:pPr>
        <w:ind w:left="4950" w:hanging="378"/>
      </w:pPr>
      <w:rPr>
        <w:rFonts w:hint="default"/>
        <w:lang w:val="en-US" w:eastAsia="en-US" w:bidi="ar-SA"/>
      </w:rPr>
    </w:lvl>
    <w:lvl w:ilvl="6" w:tplc="65664FBA">
      <w:numFmt w:val="bullet"/>
      <w:lvlText w:val="•"/>
      <w:lvlJc w:val="left"/>
      <w:pPr>
        <w:ind w:left="5688" w:hanging="378"/>
      </w:pPr>
      <w:rPr>
        <w:rFonts w:hint="default"/>
        <w:lang w:val="en-US" w:eastAsia="en-US" w:bidi="ar-SA"/>
      </w:rPr>
    </w:lvl>
    <w:lvl w:ilvl="7" w:tplc="26B66702">
      <w:numFmt w:val="bullet"/>
      <w:lvlText w:val="•"/>
      <w:lvlJc w:val="left"/>
      <w:pPr>
        <w:ind w:left="6426" w:hanging="378"/>
      </w:pPr>
      <w:rPr>
        <w:rFonts w:hint="default"/>
        <w:lang w:val="en-US" w:eastAsia="en-US" w:bidi="ar-SA"/>
      </w:rPr>
    </w:lvl>
    <w:lvl w:ilvl="8" w:tplc="339A2764">
      <w:numFmt w:val="bullet"/>
      <w:lvlText w:val="•"/>
      <w:lvlJc w:val="left"/>
      <w:pPr>
        <w:ind w:left="7164" w:hanging="378"/>
      </w:pPr>
      <w:rPr>
        <w:rFonts w:hint="default"/>
        <w:lang w:val="en-US" w:eastAsia="en-US" w:bidi="ar-SA"/>
      </w:rPr>
    </w:lvl>
  </w:abstractNum>
  <w:abstractNum w:abstractNumId="4" w15:restartNumberingAfterBreak="0">
    <w:nsid w:val="138A5509"/>
    <w:multiLevelType w:val="hybridMultilevel"/>
    <w:tmpl w:val="F216E620"/>
    <w:lvl w:ilvl="0" w:tplc="FA647AAE">
      <w:start w:val="1"/>
      <w:numFmt w:val="decimal"/>
      <w:lvlText w:val="%1."/>
      <w:lvlJc w:val="left"/>
      <w:pPr>
        <w:ind w:left="605" w:hanging="366"/>
        <w:jc w:val="right"/>
      </w:pPr>
      <w:rPr>
        <w:rFonts w:ascii="Century" w:eastAsia="Century" w:hAnsi="Century" w:cs="Century" w:hint="default"/>
        <w:b w:val="0"/>
        <w:bCs w:val="0"/>
        <w:i w:val="0"/>
        <w:iCs w:val="0"/>
        <w:color w:val="231F20"/>
        <w:spacing w:val="0"/>
        <w:w w:val="99"/>
        <w:sz w:val="20"/>
        <w:szCs w:val="20"/>
        <w:lang w:val="en-US" w:eastAsia="en-US" w:bidi="ar-SA"/>
      </w:rPr>
    </w:lvl>
    <w:lvl w:ilvl="1" w:tplc="09B49824">
      <w:numFmt w:val="bullet"/>
      <w:lvlText w:val="•"/>
      <w:lvlJc w:val="left"/>
      <w:pPr>
        <w:ind w:left="1404" w:hanging="366"/>
      </w:pPr>
      <w:rPr>
        <w:rFonts w:hint="default"/>
        <w:lang w:val="en-US" w:eastAsia="en-US" w:bidi="ar-SA"/>
      </w:rPr>
    </w:lvl>
    <w:lvl w:ilvl="2" w:tplc="1FAC56A2">
      <w:numFmt w:val="bullet"/>
      <w:lvlText w:val="•"/>
      <w:lvlJc w:val="left"/>
      <w:pPr>
        <w:ind w:left="2208" w:hanging="366"/>
      </w:pPr>
      <w:rPr>
        <w:rFonts w:hint="default"/>
        <w:lang w:val="en-US" w:eastAsia="en-US" w:bidi="ar-SA"/>
      </w:rPr>
    </w:lvl>
    <w:lvl w:ilvl="3" w:tplc="1132235C">
      <w:numFmt w:val="bullet"/>
      <w:lvlText w:val="•"/>
      <w:lvlJc w:val="left"/>
      <w:pPr>
        <w:ind w:left="3012" w:hanging="366"/>
      </w:pPr>
      <w:rPr>
        <w:rFonts w:hint="default"/>
        <w:lang w:val="en-US" w:eastAsia="en-US" w:bidi="ar-SA"/>
      </w:rPr>
    </w:lvl>
    <w:lvl w:ilvl="4" w:tplc="F8C68632">
      <w:numFmt w:val="bullet"/>
      <w:lvlText w:val="•"/>
      <w:lvlJc w:val="left"/>
      <w:pPr>
        <w:ind w:left="3816" w:hanging="366"/>
      </w:pPr>
      <w:rPr>
        <w:rFonts w:hint="default"/>
        <w:lang w:val="en-US" w:eastAsia="en-US" w:bidi="ar-SA"/>
      </w:rPr>
    </w:lvl>
    <w:lvl w:ilvl="5" w:tplc="9D4ACF0A">
      <w:numFmt w:val="bullet"/>
      <w:lvlText w:val="•"/>
      <w:lvlJc w:val="left"/>
      <w:pPr>
        <w:ind w:left="4620" w:hanging="366"/>
      </w:pPr>
      <w:rPr>
        <w:rFonts w:hint="default"/>
        <w:lang w:val="en-US" w:eastAsia="en-US" w:bidi="ar-SA"/>
      </w:rPr>
    </w:lvl>
    <w:lvl w:ilvl="6" w:tplc="5B6CB658">
      <w:numFmt w:val="bullet"/>
      <w:lvlText w:val="•"/>
      <w:lvlJc w:val="left"/>
      <w:pPr>
        <w:ind w:left="5424" w:hanging="366"/>
      </w:pPr>
      <w:rPr>
        <w:rFonts w:hint="default"/>
        <w:lang w:val="en-US" w:eastAsia="en-US" w:bidi="ar-SA"/>
      </w:rPr>
    </w:lvl>
    <w:lvl w:ilvl="7" w:tplc="BEE27896">
      <w:numFmt w:val="bullet"/>
      <w:lvlText w:val="•"/>
      <w:lvlJc w:val="left"/>
      <w:pPr>
        <w:ind w:left="6228" w:hanging="366"/>
      </w:pPr>
      <w:rPr>
        <w:rFonts w:hint="default"/>
        <w:lang w:val="en-US" w:eastAsia="en-US" w:bidi="ar-SA"/>
      </w:rPr>
    </w:lvl>
    <w:lvl w:ilvl="8" w:tplc="A468CD0C">
      <w:numFmt w:val="bullet"/>
      <w:lvlText w:val="•"/>
      <w:lvlJc w:val="left"/>
      <w:pPr>
        <w:ind w:left="7032" w:hanging="366"/>
      </w:pPr>
      <w:rPr>
        <w:rFonts w:hint="default"/>
        <w:lang w:val="en-US" w:eastAsia="en-US" w:bidi="ar-SA"/>
      </w:rPr>
    </w:lvl>
  </w:abstractNum>
  <w:abstractNum w:abstractNumId="5" w15:restartNumberingAfterBreak="0">
    <w:nsid w:val="47C6393B"/>
    <w:multiLevelType w:val="hybridMultilevel"/>
    <w:tmpl w:val="8DA68B00"/>
    <w:lvl w:ilvl="0" w:tplc="0A641B8A">
      <w:start w:val="1"/>
      <w:numFmt w:val="lowerLetter"/>
      <w:lvlText w:val="(%1)"/>
      <w:lvlJc w:val="left"/>
      <w:pPr>
        <w:ind w:left="690" w:hanging="451"/>
        <w:jc w:val="left"/>
      </w:pPr>
      <w:rPr>
        <w:rFonts w:ascii="Century" w:eastAsia="Century" w:hAnsi="Century" w:cs="Century" w:hint="default"/>
        <w:b w:val="0"/>
        <w:bCs w:val="0"/>
        <w:i w:val="0"/>
        <w:iCs w:val="0"/>
        <w:color w:val="231F20"/>
        <w:spacing w:val="0"/>
        <w:w w:val="99"/>
        <w:sz w:val="20"/>
        <w:szCs w:val="20"/>
        <w:lang w:val="en-US" w:eastAsia="en-US" w:bidi="ar-SA"/>
      </w:rPr>
    </w:lvl>
    <w:lvl w:ilvl="1" w:tplc="DF22C3D2">
      <w:numFmt w:val="bullet"/>
      <w:lvlText w:val="•"/>
      <w:lvlJc w:val="left"/>
      <w:pPr>
        <w:ind w:left="1494" w:hanging="451"/>
      </w:pPr>
      <w:rPr>
        <w:rFonts w:hint="default"/>
        <w:lang w:val="en-US" w:eastAsia="en-US" w:bidi="ar-SA"/>
      </w:rPr>
    </w:lvl>
    <w:lvl w:ilvl="2" w:tplc="05B08DEC">
      <w:numFmt w:val="bullet"/>
      <w:lvlText w:val="•"/>
      <w:lvlJc w:val="left"/>
      <w:pPr>
        <w:ind w:left="2288" w:hanging="451"/>
      </w:pPr>
      <w:rPr>
        <w:rFonts w:hint="default"/>
        <w:lang w:val="en-US" w:eastAsia="en-US" w:bidi="ar-SA"/>
      </w:rPr>
    </w:lvl>
    <w:lvl w:ilvl="3" w:tplc="152EFB9C">
      <w:numFmt w:val="bullet"/>
      <w:lvlText w:val="•"/>
      <w:lvlJc w:val="left"/>
      <w:pPr>
        <w:ind w:left="3082" w:hanging="451"/>
      </w:pPr>
      <w:rPr>
        <w:rFonts w:hint="default"/>
        <w:lang w:val="en-US" w:eastAsia="en-US" w:bidi="ar-SA"/>
      </w:rPr>
    </w:lvl>
    <w:lvl w:ilvl="4" w:tplc="4FEEBC00">
      <w:numFmt w:val="bullet"/>
      <w:lvlText w:val="•"/>
      <w:lvlJc w:val="left"/>
      <w:pPr>
        <w:ind w:left="3876" w:hanging="451"/>
      </w:pPr>
      <w:rPr>
        <w:rFonts w:hint="default"/>
        <w:lang w:val="en-US" w:eastAsia="en-US" w:bidi="ar-SA"/>
      </w:rPr>
    </w:lvl>
    <w:lvl w:ilvl="5" w:tplc="E7F090BE">
      <w:numFmt w:val="bullet"/>
      <w:lvlText w:val="•"/>
      <w:lvlJc w:val="left"/>
      <w:pPr>
        <w:ind w:left="4670" w:hanging="451"/>
      </w:pPr>
      <w:rPr>
        <w:rFonts w:hint="default"/>
        <w:lang w:val="en-US" w:eastAsia="en-US" w:bidi="ar-SA"/>
      </w:rPr>
    </w:lvl>
    <w:lvl w:ilvl="6" w:tplc="59964D1E">
      <w:numFmt w:val="bullet"/>
      <w:lvlText w:val="•"/>
      <w:lvlJc w:val="left"/>
      <w:pPr>
        <w:ind w:left="5464" w:hanging="451"/>
      </w:pPr>
      <w:rPr>
        <w:rFonts w:hint="default"/>
        <w:lang w:val="en-US" w:eastAsia="en-US" w:bidi="ar-SA"/>
      </w:rPr>
    </w:lvl>
    <w:lvl w:ilvl="7" w:tplc="F7308A6E">
      <w:numFmt w:val="bullet"/>
      <w:lvlText w:val="•"/>
      <w:lvlJc w:val="left"/>
      <w:pPr>
        <w:ind w:left="6258" w:hanging="451"/>
      </w:pPr>
      <w:rPr>
        <w:rFonts w:hint="default"/>
        <w:lang w:val="en-US" w:eastAsia="en-US" w:bidi="ar-SA"/>
      </w:rPr>
    </w:lvl>
    <w:lvl w:ilvl="8" w:tplc="2C6811F0">
      <w:numFmt w:val="bullet"/>
      <w:lvlText w:val="•"/>
      <w:lvlJc w:val="left"/>
      <w:pPr>
        <w:ind w:left="7052" w:hanging="451"/>
      </w:pPr>
      <w:rPr>
        <w:rFonts w:hint="default"/>
        <w:lang w:val="en-US" w:eastAsia="en-US" w:bidi="ar-SA"/>
      </w:rPr>
    </w:lvl>
  </w:abstractNum>
  <w:abstractNum w:abstractNumId="6" w15:restartNumberingAfterBreak="0">
    <w:nsid w:val="74CC1341"/>
    <w:multiLevelType w:val="hybridMultilevel"/>
    <w:tmpl w:val="C3843410"/>
    <w:lvl w:ilvl="0" w:tplc="A5622878">
      <w:start w:val="1"/>
      <w:numFmt w:val="lowerLetter"/>
      <w:lvlText w:val="(%1)"/>
      <w:lvlJc w:val="left"/>
      <w:pPr>
        <w:ind w:left="701" w:hanging="462"/>
        <w:jc w:val="left"/>
      </w:pPr>
      <w:rPr>
        <w:rFonts w:ascii="Century" w:eastAsia="Century" w:hAnsi="Century" w:cs="Century" w:hint="default"/>
        <w:b w:val="0"/>
        <w:bCs w:val="0"/>
        <w:i w:val="0"/>
        <w:iCs w:val="0"/>
        <w:color w:val="231F20"/>
        <w:spacing w:val="0"/>
        <w:w w:val="99"/>
        <w:sz w:val="20"/>
        <w:szCs w:val="20"/>
        <w:lang w:val="en-US" w:eastAsia="en-US" w:bidi="ar-SA"/>
      </w:rPr>
    </w:lvl>
    <w:lvl w:ilvl="1" w:tplc="11EA863C">
      <w:numFmt w:val="bullet"/>
      <w:lvlText w:val="•"/>
      <w:lvlJc w:val="left"/>
      <w:pPr>
        <w:ind w:left="1494" w:hanging="462"/>
      </w:pPr>
      <w:rPr>
        <w:rFonts w:hint="default"/>
        <w:lang w:val="en-US" w:eastAsia="en-US" w:bidi="ar-SA"/>
      </w:rPr>
    </w:lvl>
    <w:lvl w:ilvl="2" w:tplc="43045FA0">
      <w:numFmt w:val="bullet"/>
      <w:lvlText w:val="•"/>
      <w:lvlJc w:val="left"/>
      <w:pPr>
        <w:ind w:left="2288" w:hanging="462"/>
      </w:pPr>
      <w:rPr>
        <w:rFonts w:hint="default"/>
        <w:lang w:val="en-US" w:eastAsia="en-US" w:bidi="ar-SA"/>
      </w:rPr>
    </w:lvl>
    <w:lvl w:ilvl="3" w:tplc="11AE9A28">
      <w:numFmt w:val="bullet"/>
      <w:lvlText w:val="•"/>
      <w:lvlJc w:val="left"/>
      <w:pPr>
        <w:ind w:left="3082" w:hanging="462"/>
      </w:pPr>
      <w:rPr>
        <w:rFonts w:hint="default"/>
        <w:lang w:val="en-US" w:eastAsia="en-US" w:bidi="ar-SA"/>
      </w:rPr>
    </w:lvl>
    <w:lvl w:ilvl="4" w:tplc="751E8AD4">
      <w:numFmt w:val="bullet"/>
      <w:lvlText w:val="•"/>
      <w:lvlJc w:val="left"/>
      <w:pPr>
        <w:ind w:left="3876" w:hanging="462"/>
      </w:pPr>
      <w:rPr>
        <w:rFonts w:hint="default"/>
        <w:lang w:val="en-US" w:eastAsia="en-US" w:bidi="ar-SA"/>
      </w:rPr>
    </w:lvl>
    <w:lvl w:ilvl="5" w:tplc="4B94CFC8">
      <w:numFmt w:val="bullet"/>
      <w:lvlText w:val="•"/>
      <w:lvlJc w:val="left"/>
      <w:pPr>
        <w:ind w:left="4670" w:hanging="462"/>
      </w:pPr>
      <w:rPr>
        <w:rFonts w:hint="default"/>
        <w:lang w:val="en-US" w:eastAsia="en-US" w:bidi="ar-SA"/>
      </w:rPr>
    </w:lvl>
    <w:lvl w:ilvl="6" w:tplc="B6C6791A">
      <w:numFmt w:val="bullet"/>
      <w:lvlText w:val="•"/>
      <w:lvlJc w:val="left"/>
      <w:pPr>
        <w:ind w:left="5464" w:hanging="462"/>
      </w:pPr>
      <w:rPr>
        <w:rFonts w:hint="default"/>
        <w:lang w:val="en-US" w:eastAsia="en-US" w:bidi="ar-SA"/>
      </w:rPr>
    </w:lvl>
    <w:lvl w:ilvl="7" w:tplc="78BE8BBE">
      <w:numFmt w:val="bullet"/>
      <w:lvlText w:val="•"/>
      <w:lvlJc w:val="left"/>
      <w:pPr>
        <w:ind w:left="6258" w:hanging="462"/>
      </w:pPr>
      <w:rPr>
        <w:rFonts w:hint="default"/>
        <w:lang w:val="en-US" w:eastAsia="en-US" w:bidi="ar-SA"/>
      </w:rPr>
    </w:lvl>
    <w:lvl w:ilvl="8" w:tplc="7884C7BA">
      <w:numFmt w:val="bullet"/>
      <w:lvlText w:val="•"/>
      <w:lvlJc w:val="left"/>
      <w:pPr>
        <w:ind w:left="7052" w:hanging="462"/>
      </w:pPr>
      <w:rPr>
        <w:rFonts w:hint="default"/>
        <w:lang w:val="en-US" w:eastAsia="en-US" w:bidi="ar-SA"/>
      </w:rPr>
    </w:lvl>
  </w:abstractNum>
  <w:abstractNum w:abstractNumId="7" w15:restartNumberingAfterBreak="0">
    <w:nsid w:val="7E8A4146"/>
    <w:multiLevelType w:val="hybridMultilevel"/>
    <w:tmpl w:val="C22E183C"/>
    <w:lvl w:ilvl="0" w:tplc="1D5CA9A8">
      <w:start w:val="1"/>
      <w:numFmt w:val="lowerLetter"/>
      <w:lvlText w:val="(%1)"/>
      <w:lvlJc w:val="left"/>
      <w:pPr>
        <w:ind w:left="690" w:hanging="451"/>
        <w:jc w:val="left"/>
      </w:pPr>
      <w:rPr>
        <w:rFonts w:ascii="Century" w:eastAsia="Century" w:hAnsi="Century" w:cs="Century" w:hint="default"/>
        <w:b w:val="0"/>
        <w:bCs w:val="0"/>
        <w:i w:val="0"/>
        <w:iCs w:val="0"/>
        <w:color w:val="231F20"/>
        <w:spacing w:val="0"/>
        <w:w w:val="99"/>
        <w:sz w:val="20"/>
        <w:szCs w:val="20"/>
        <w:lang w:val="en-US" w:eastAsia="en-US" w:bidi="ar-SA"/>
      </w:rPr>
    </w:lvl>
    <w:lvl w:ilvl="1" w:tplc="2F041A5A">
      <w:numFmt w:val="bullet"/>
      <w:lvlText w:val="•"/>
      <w:lvlJc w:val="left"/>
      <w:pPr>
        <w:ind w:left="1494" w:hanging="451"/>
      </w:pPr>
      <w:rPr>
        <w:rFonts w:hint="default"/>
        <w:lang w:val="en-US" w:eastAsia="en-US" w:bidi="ar-SA"/>
      </w:rPr>
    </w:lvl>
    <w:lvl w:ilvl="2" w:tplc="3616365E">
      <w:numFmt w:val="bullet"/>
      <w:lvlText w:val="•"/>
      <w:lvlJc w:val="left"/>
      <w:pPr>
        <w:ind w:left="2288" w:hanging="451"/>
      </w:pPr>
      <w:rPr>
        <w:rFonts w:hint="default"/>
        <w:lang w:val="en-US" w:eastAsia="en-US" w:bidi="ar-SA"/>
      </w:rPr>
    </w:lvl>
    <w:lvl w:ilvl="3" w:tplc="22929074">
      <w:numFmt w:val="bullet"/>
      <w:lvlText w:val="•"/>
      <w:lvlJc w:val="left"/>
      <w:pPr>
        <w:ind w:left="3082" w:hanging="451"/>
      </w:pPr>
      <w:rPr>
        <w:rFonts w:hint="default"/>
        <w:lang w:val="en-US" w:eastAsia="en-US" w:bidi="ar-SA"/>
      </w:rPr>
    </w:lvl>
    <w:lvl w:ilvl="4" w:tplc="44EEB072">
      <w:numFmt w:val="bullet"/>
      <w:lvlText w:val="•"/>
      <w:lvlJc w:val="left"/>
      <w:pPr>
        <w:ind w:left="3876" w:hanging="451"/>
      </w:pPr>
      <w:rPr>
        <w:rFonts w:hint="default"/>
        <w:lang w:val="en-US" w:eastAsia="en-US" w:bidi="ar-SA"/>
      </w:rPr>
    </w:lvl>
    <w:lvl w:ilvl="5" w:tplc="B0AA01B0">
      <w:numFmt w:val="bullet"/>
      <w:lvlText w:val="•"/>
      <w:lvlJc w:val="left"/>
      <w:pPr>
        <w:ind w:left="4670" w:hanging="451"/>
      </w:pPr>
      <w:rPr>
        <w:rFonts w:hint="default"/>
        <w:lang w:val="en-US" w:eastAsia="en-US" w:bidi="ar-SA"/>
      </w:rPr>
    </w:lvl>
    <w:lvl w:ilvl="6" w:tplc="22046472">
      <w:numFmt w:val="bullet"/>
      <w:lvlText w:val="•"/>
      <w:lvlJc w:val="left"/>
      <w:pPr>
        <w:ind w:left="5464" w:hanging="451"/>
      </w:pPr>
      <w:rPr>
        <w:rFonts w:hint="default"/>
        <w:lang w:val="en-US" w:eastAsia="en-US" w:bidi="ar-SA"/>
      </w:rPr>
    </w:lvl>
    <w:lvl w:ilvl="7" w:tplc="F610492C">
      <w:numFmt w:val="bullet"/>
      <w:lvlText w:val="•"/>
      <w:lvlJc w:val="left"/>
      <w:pPr>
        <w:ind w:left="6258" w:hanging="451"/>
      </w:pPr>
      <w:rPr>
        <w:rFonts w:hint="default"/>
        <w:lang w:val="en-US" w:eastAsia="en-US" w:bidi="ar-SA"/>
      </w:rPr>
    </w:lvl>
    <w:lvl w:ilvl="8" w:tplc="7E86653A">
      <w:numFmt w:val="bullet"/>
      <w:lvlText w:val="•"/>
      <w:lvlJc w:val="left"/>
      <w:pPr>
        <w:ind w:left="7052" w:hanging="451"/>
      </w:pPr>
      <w:rPr>
        <w:rFonts w:hint="default"/>
        <w:lang w:val="en-US" w:eastAsia="en-US" w:bidi="ar-SA"/>
      </w:rPr>
    </w:lvl>
  </w:abstractNum>
  <w:abstractNum w:abstractNumId="8" w15:restartNumberingAfterBreak="0">
    <w:nsid w:val="7F1E652A"/>
    <w:multiLevelType w:val="hybridMultilevel"/>
    <w:tmpl w:val="B720E016"/>
    <w:lvl w:ilvl="0" w:tplc="33862DA8">
      <w:start w:val="1"/>
      <w:numFmt w:val="lowerLetter"/>
      <w:lvlText w:val="(%1)"/>
      <w:lvlJc w:val="left"/>
      <w:pPr>
        <w:ind w:left="690" w:hanging="451"/>
        <w:jc w:val="left"/>
      </w:pPr>
      <w:rPr>
        <w:rFonts w:ascii="Century" w:eastAsia="Century" w:hAnsi="Century" w:cs="Century" w:hint="default"/>
        <w:b w:val="0"/>
        <w:bCs w:val="0"/>
        <w:i w:val="0"/>
        <w:iCs w:val="0"/>
        <w:color w:val="231F20"/>
        <w:spacing w:val="0"/>
        <w:w w:val="99"/>
        <w:sz w:val="20"/>
        <w:szCs w:val="20"/>
        <w:lang w:val="en-US" w:eastAsia="en-US" w:bidi="ar-SA"/>
      </w:rPr>
    </w:lvl>
    <w:lvl w:ilvl="1" w:tplc="CF1639EE">
      <w:numFmt w:val="bullet"/>
      <w:lvlText w:val="•"/>
      <w:lvlJc w:val="left"/>
      <w:pPr>
        <w:ind w:left="1494" w:hanging="451"/>
      </w:pPr>
      <w:rPr>
        <w:rFonts w:hint="default"/>
        <w:lang w:val="en-US" w:eastAsia="en-US" w:bidi="ar-SA"/>
      </w:rPr>
    </w:lvl>
    <w:lvl w:ilvl="2" w:tplc="A796B0AA">
      <w:numFmt w:val="bullet"/>
      <w:lvlText w:val="•"/>
      <w:lvlJc w:val="left"/>
      <w:pPr>
        <w:ind w:left="2288" w:hanging="451"/>
      </w:pPr>
      <w:rPr>
        <w:rFonts w:hint="default"/>
        <w:lang w:val="en-US" w:eastAsia="en-US" w:bidi="ar-SA"/>
      </w:rPr>
    </w:lvl>
    <w:lvl w:ilvl="3" w:tplc="0F5218AC">
      <w:numFmt w:val="bullet"/>
      <w:lvlText w:val="•"/>
      <w:lvlJc w:val="left"/>
      <w:pPr>
        <w:ind w:left="3082" w:hanging="451"/>
      </w:pPr>
      <w:rPr>
        <w:rFonts w:hint="default"/>
        <w:lang w:val="en-US" w:eastAsia="en-US" w:bidi="ar-SA"/>
      </w:rPr>
    </w:lvl>
    <w:lvl w:ilvl="4" w:tplc="D068D498">
      <w:numFmt w:val="bullet"/>
      <w:lvlText w:val="•"/>
      <w:lvlJc w:val="left"/>
      <w:pPr>
        <w:ind w:left="3876" w:hanging="451"/>
      </w:pPr>
      <w:rPr>
        <w:rFonts w:hint="default"/>
        <w:lang w:val="en-US" w:eastAsia="en-US" w:bidi="ar-SA"/>
      </w:rPr>
    </w:lvl>
    <w:lvl w:ilvl="5" w:tplc="87CC4510">
      <w:numFmt w:val="bullet"/>
      <w:lvlText w:val="•"/>
      <w:lvlJc w:val="left"/>
      <w:pPr>
        <w:ind w:left="4670" w:hanging="451"/>
      </w:pPr>
      <w:rPr>
        <w:rFonts w:hint="default"/>
        <w:lang w:val="en-US" w:eastAsia="en-US" w:bidi="ar-SA"/>
      </w:rPr>
    </w:lvl>
    <w:lvl w:ilvl="6" w:tplc="C93ED5DA">
      <w:numFmt w:val="bullet"/>
      <w:lvlText w:val="•"/>
      <w:lvlJc w:val="left"/>
      <w:pPr>
        <w:ind w:left="5464" w:hanging="451"/>
      </w:pPr>
      <w:rPr>
        <w:rFonts w:hint="default"/>
        <w:lang w:val="en-US" w:eastAsia="en-US" w:bidi="ar-SA"/>
      </w:rPr>
    </w:lvl>
    <w:lvl w:ilvl="7" w:tplc="8D0476B8">
      <w:numFmt w:val="bullet"/>
      <w:lvlText w:val="•"/>
      <w:lvlJc w:val="left"/>
      <w:pPr>
        <w:ind w:left="6258" w:hanging="451"/>
      </w:pPr>
      <w:rPr>
        <w:rFonts w:hint="default"/>
        <w:lang w:val="en-US" w:eastAsia="en-US" w:bidi="ar-SA"/>
      </w:rPr>
    </w:lvl>
    <w:lvl w:ilvl="8" w:tplc="FA9619D2">
      <w:numFmt w:val="bullet"/>
      <w:lvlText w:val="•"/>
      <w:lvlJc w:val="left"/>
      <w:pPr>
        <w:ind w:left="7052" w:hanging="451"/>
      </w:pPr>
      <w:rPr>
        <w:rFonts w:hint="default"/>
        <w:lang w:val="en-US" w:eastAsia="en-US" w:bidi="ar-SA"/>
      </w:rPr>
    </w:lvl>
  </w:abstractNum>
  <w:num w:numId="1" w16cid:durableId="573705101">
    <w:abstractNumId w:val="7"/>
  </w:num>
  <w:num w:numId="2" w16cid:durableId="1605459800">
    <w:abstractNumId w:val="1"/>
  </w:num>
  <w:num w:numId="3" w16cid:durableId="660931799">
    <w:abstractNumId w:val="0"/>
  </w:num>
  <w:num w:numId="4" w16cid:durableId="799692531">
    <w:abstractNumId w:val="6"/>
  </w:num>
  <w:num w:numId="5" w16cid:durableId="956259398">
    <w:abstractNumId w:val="5"/>
  </w:num>
  <w:num w:numId="6" w16cid:durableId="416828007">
    <w:abstractNumId w:val="4"/>
  </w:num>
  <w:num w:numId="7" w16cid:durableId="191500085">
    <w:abstractNumId w:val="8"/>
  </w:num>
  <w:num w:numId="8" w16cid:durableId="371687260">
    <w:abstractNumId w:val="2"/>
  </w:num>
  <w:num w:numId="9" w16cid:durableId="13992058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ger QC, Martin">
    <w15:presenceInfo w15:providerId="AD" w15:userId="S::Martin.Rodger@justice.gov.uk::c032a2a0-5b62-4c20-8b7a-9e84330650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0D28"/>
    <w:rsid w:val="000D6F4C"/>
    <w:rsid w:val="00180D28"/>
    <w:rsid w:val="002909AC"/>
    <w:rsid w:val="005973CA"/>
    <w:rsid w:val="008A47F7"/>
    <w:rsid w:val="00AC57D2"/>
    <w:rsid w:val="00B36E8F"/>
    <w:rsid w:val="00C73305"/>
    <w:rsid w:val="00F51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6186"/>
  <w15:docId w15:val="{DE78C61D-F4C0-4C40-BFC4-97FA0713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w:eastAsia="Century" w:hAnsi="Century" w:cs="Century"/>
    </w:rPr>
  </w:style>
  <w:style w:type="paragraph" w:styleId="Heading1">
    <w:name w:val="heading 1"/>
    <w:basedOn w:val="Normal"/>
    <w:uiPriority w:val="9"/>
    <w:qFormat/>
    <w:pPr>
      <w:ind w:left="20"/>
      <w:outlineLvl w:val="0"/>
    </w:pPr>
    <w:rPr>
      <w:rFonts w:ascii="Century Schoolbook" w:eastAsia="Century Schoolbook" w:hAnsi="Century Schoolbook" w:cs="Century Schoolbook"/>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88"/>
      <w:ind w:left="890"/>
    </w:pPr>
    <w:rPr>
      <w:rFonts w:ascii="Century Schoolbook" w:eastAsia="Century Schoolbook" w:hAnsi="Century Schoolbook" w:cs="Century Schoolbook"/>
      <w:b/>
      <w:bCs/>
      <w:sz w:val="30"/>
      <w:szCs w:val="30"/>
    </w:rPr>
  </w:style>
  <w:style w:type="paragraph" w:styleId="ListParagraph">
    <w:name w:val="List Paragraph"/>
    <w:basedOn w:val="Normal"/>
    <w:uiPriority w:val="1"/>
    <w:qFormat/>
    <w:pPr>
      <w:ind w:left="690" w:hanging="451"/>
      <w:jc w:val="both"/>
    </w:pPr>
  </w:style>
  <w:style w:type="paragraph" w:customStyle="1" w:styleId="TableParagraph">
    <w:name w:val="Table Paragraph"/>
    <w:basedOn w:val="Normal"/>
    <w:uiPriority w:val="1"/>
    <w:qFormat/>
  </w:style>
  <w:style w:type="paragraph" w:styleId="Revision">
    <w:name w:val="Revision"/>
    <w:hidden/>
    <w:uiPriority w:val="99"/>
    <w:semiHidden/>
    <w:rsid w:val="008A47F7"/>
    <w:pPr>
      <w:widowControl/>
      <w:autoSpaceDE/>
      <w:autoSpaceDN/>
    </w:pPr>
    <w:rPr>
      <w:rFonts w:ascii="Century" w:eastAsia="Century" w:hAnsi="Century" w:cs="Centur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footer" Target="footer17.xml"/><Relationship Id="rId47" Type="http://schemas.openxmlformats.org/officeDocument/2006/relationships/footer" Target="footer20.xml"/><Relationship Id="rId63" Type="http://schemas.openxmlformats.org/officeDocument/2006/relationships/footer" Target="footer28.xml"/><Relationship Id="rId68" Type="http://schemas.openxmlformats.org/officeDocument/2006/relationships/header" Target="header29.xml"/><Relationship Id="rId84" Type="http://schemas.openxmlformats.org/officeDocument/2006/relationships/header" Target="header37.xml"/><Relationship Id="rId89" Type="http://schemas.openxmlformats.org/officeDocument/2006/relationships/header" Target="header40.xml"/><Relationship Id="rId16" Type="http://schemas.openxmlformats.org/officeDocument/2006/relationships/header" Target="header3.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header" Target="header14.xml"/><Relationship Id="rId53" Type="http://schemas.openxmlformats.org/officeDocument/2006/relationships/header" Target="header22.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footer" Target="footer36.xml"/><Relationship Id="rId5" Type="http://schemas.openxmlformats.org/officeDocument/2006/relationships/styles" Target="styles.xml"/><Relationship Id="rId90" Type="http://schemas.openxmlformats.org/officeDocument/2006/relationships/footer" Target="footer41.xml"/><Relationship Id="rId95" Type="http://schemas.openxmlformats.org/officeDocument/2006/relationships/footer" Target="footer44.xml"/><Relationship Id="rId22" Type="http://schemas.openxmlformats.org/officeDocument/2006/relationships/footer" Target="footer7.xml"/><Relationship Id="rId27" Type="http://schemas.openxmlformats.org/officeDocument/2006/relationships/footer" Target="footer10.xml"/><Relationship Id="rId43" Type="http://schemas.openxmlformats.org/officeDocument/2006/relationships/footer" Target="footer18.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header" Target="header30.xml"/><Relationship Id="rId80" Type="http://schemas.openxmlformats.org/officeDocument/2006/relationships/header" Target="header35.xml"/><Relationship Id="rId85" Type="http://schemas.openxmlformats.org/officeDocument/2006/relationships/header" Target="header3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5.xml"/><Relationship Id="rId41" Type="http://schemas.openxmlformats.org/officeDocument/2006/relationships/header" Target="head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footer" Target="footer34.xml"/><Relationship Id="rId83" Type="http://schemas.openxmlformats.org/officeDocument/2006/relationships/footer" Target="footer38.xml"/><Relationship Id="rId88" Type="http://schemas.openxmlformats.org/officeDocument/2006/relationships/header" Target="header39.xml"/><Relationship Id="rId91" Type="http://schemas.openxmlformats.org/officeDocument/2006/relationships/footer" Target="footer42.xml"/><Relationship Id="rId96"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5.xml"/><Relationship Id="rId81" Type="http://schemas.openxmlformats.org/officeDocument/2006/relationships/header" Target="header36.xml"/><Relationship Id="rId86" Type="http://schemas.openxmlformats.org/officeDocument/2006/relationships/footer" Target="footer39.xml"/><Relationship Id="rId94" Type="http://schemas.openxmlformats.org/officeDocument/2006/relationships/footer" Target="footer43.xml"/><Relationship Id="rId9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footer" Target="foot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footer" Target="footer24.xml"/><Relationship Id="rId76" Type="http://schemas.openxmlformats.org/officeDocument/2006/relationships/header" Target="header33.xml"/><Relationship Id="rId97" Type="http://schemas.openxmlformats.org/officeDocument/2006/relationships/footer" Target="footer45.xml"/><Relationship Id="rId7" Type="http://schemas.openxmlformats.org/officeDocument/2006/relationships/webSettings" Target="webSettings.xml"/><Relationship Id="rId71" Type="http://schemas.openxmlformats.org/officeDocument/2006/relationships/footer" Target="footer32.xml"/><Relationship Id="rId92" Type="http://schemas.openxmlformats.org/officeDocument/2006/relationships/header" Target="header41.xml"/><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header" Target="header18.xml"/><Relationship Id="rId66" Type="http://schemas.openxmlformats.org/officeDocument/2006/relationships/footer" Target="footer29.xml"/><Relationship Id="rId87" Type="http://schemas.openxmlformats.org/officeDocument/2006/relationships/footer" Target="footer40.xml"/><Relationship Id="rId61" Type="http://schemas.openxmlformats.org/officeDocument/2006/relationships/header" Target="header26.xml"/><Relationship Id="rId8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4.xml"/><Relationship Id="rId56" Type="http://schemas.openxmlformats.org/officeDocument/2006/relationships/header" Target="header23.xml"/><Relationship Id="rId77" Type="http://schemas.openxmlformats.org/officeDocument/2006/relationships/header" Target="header34.xml"/><Relationship Id="rId100"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footer" Target="footer22.xml"/><Relationship Id="rId72" Type="http://schemas.openxmlformats.org/officeDocument/2006/relationships/header" Target="header31.xml"/><Relationship Id="rId93" Type="http://schemas.openxmlformats.org/officeDocument/2006/relationships/header" Target="header42.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DD465F181D4749B0DB5BD0F84A6A25" ma:contentTypeVersion="14" ma:contentTypeDescription="Create a new document." ma:contentTypeScope="" ma:versionID="85e75cc6da6914c623dee8dc0cad967b">
  <xsd:schema xmlns:xsd="http://www.w3.org/2001/XMLSchema" xmlns:xs="http://www.w3.org/2001/XMLSchema" xmlns:p="http://schemas.microsoft.com/office/2006/metadata/properties" xmlns:ns2="9326c1e5-dff4-49df-b245-ee2048f19bc5" xmlns:ns3="6bd7e11d-6f6f-4ae2-9a8c-2bf031741045" targetNamespace="http://schemas.microsoft.com/office/2006/metadata/properties" ma:root="true" ma:fieldsID="af22a8179d8af8ebe50b52561baf2e1d" ns2:_="" ns3:_="">
    <xsd:import namespace="9326c1e5-dff4-49df-b245-ee2048f19bc5"/>
    <xsd:import namespace="6bd7e11d-6f6f-4ae2-9a8c-2bf0317410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s" minOccurs="0"/>
                <xsd:element ref="ns2:FeasibilityReadin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6c1e5-dff4-49df-b245-ee2048f19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s" ma:index="19" nillable="true" ma:displayName="Comments" ma:format="Dropdown" ma:internalName="Comments">
      <xsd:simpleType>
        <xsd:restriction base="dms:Note">
          <xsd:maxLength value="255"/>
        </xsd:restriction>
      </xsd:simpleType>
    </xsd:element>
    <xsd:element name="FeasibilityReadiness" ma:index="20" nillable="true" ma:displayName="Feasibility Readiness" ma:description="Feasibility Readiness" ma:format="Dropdown" ma:internalName="FeasibilityReadiness">
      <xsd:complexType>
        <xsd:complexContent>
          <xsd:extension base="dms:MultiChoiceFillIn">
            <xsd:sequence>
              <xsd:element name="Value" maxOccurs="unbounded" minOccurs="0" nillable="true">
                <xsd:simpleType>
                  <xsd:union memberTypes="dms:Text">
                    <xsd:simpleType>
                      <xsd:restriction base="dms:Choice">
                        <xsd:enumeration value="Samples"/>
                        <xsd:enumeration value="BRD"/>
                        <xsd:enumeration value="Volume Metrics"/>
                        <xsd:enumeration value="Questionnaire"/>
                      </xsd:restriction>
                    </xsd:simpleType>
                  </xsd:un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bd7e11d-6f6f-4ae2-9a8c-2bf03174104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763a826-7ff3-4d18-9903-5c853536a57d}" ma:internalName="TaxCatchAll" ma:showField="CatchAllData" ma:web="6bd7e11d-6f6f-4ae2-9a8c-2bf0317410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6c1e5-dff4-49df-b245-ee2048f19bc5">
      <Terms xmlns="http://schemas.microsoft.com/office/infopath/2007/PartnerControls"/>
    </lcf76f155ced4ddcb4097134ff3c332f>
    <TaxCatchAll xmlns="6bd7e11d-6f6f-4ae2-9a8c-2bf031741045" xsi:nil="true"/>
    <Comments xmlns="9326c1e5-dff4-49df-b245-ee2048f19bc5" xsi:nil="true"/>
    <FeasibilityReadiness xmlns="9326c1e5-dff4-49df-b245-ee2048f19bc5" xsi:nil="true"/>
  </documentManagement>
</p:properties>
</file>

<file path=customXml/itemProps1.xml><?xml version="1.0" encoding="utf-8"?>
<ds:datastoreItem xmlns:ds="http://schemas.openxmlformats.org/officeDocument/2006/customXml" ds:itemID="{29D5E2B5-705E-4A3B-BCBC-ED1A36D5636B}"/>
</file>

<file path=customXml/itemProps2.xml><?xml version="1.0" encoding="utf-8"?>
<ds:datastoreItem xmlns:ds="http://schemas.openxmlformats.org/officeDocument/2006/customXml" ds:itemID="{FC9D230F-2A59-45C2-81AB-88A37B8BE408}">
  <ds:schemaRefs>
    <ds:schemaRef ds:uri="http://schemas.microsoft.com/sharepoint/v3/contenttype/forms"/>
  </ds:schemaRefs>
</ds:datastoreItem>
</file>

<file path=customXml/itemProps3.xml><?xml version="1.0" encoding="utf-8"?>
<ds:datastoreItem xmlns:ds="http://schemas.openxmlformats.org/officeDocument/2006/customXml" ds:itemID="{DA77666B-7318-4F33-A5F4-C9599770C4E5}">
  <ds:schemaRefs>
    <ds:schemaRef ds:uri="http://schemas.microsoft.com/office/2006/metadata/properties"/>
    <ds:schemaRef ds:uri="http://schemas.microsoft.com/office/infopath/2007/PartnerControls"/>
    <ds:schemaRef ds:uri="http://schemas.microsoft.com/sharepoint/v3"/>
    <ds:schemaRef ds:uri="31e25a47-5acd-45ea-b6de-79575dfcfd1f"/>
    <ds:schemaRef ds:uri="176586d3-66f3-4c60-97ae-c8a1e9600b3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22740</Words>
  <Characters>129620</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UK_WOO January 13, 2</vt:lpstr>
    </vt:vector>
  </TitlesOfParts>
  <Company/>
  <LinksUpToDate>false</LinksUpToDate>
  <CharactersWithSpaces>152056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UK_WOO January 13, 2</dc:title>
  <cp:lastModifiedBy>Rodger QC, Martin</cp:lastModifiedBy>
  <cp:revision>2</cp:revision>
  <dcterms:created xsi:type="dcterms:W3CDTF">2026-07-03T15:01:00Z</dcterms:created>
  <dcterms:modified xsi:type="dcterms:W3CDTF">2026-07-03T15:01:00Z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Creator">
    <vt:lpwstr>XyEnterprise XPP 9.4.1.0</vt:lpwstr>
  </property>
  <property fmtid="{D5CDD505-2E9C-101B-9397-08002B2CF9AE}" pid="4" name="LastSaved">
    <vt:filetime>2026-06-15T00:00:00Z</vt:filetime>
  </property>
  <property fmtid="{D5CDD505-2E9C-101B-9397-08002B2CF9AE}" pid="5" name="Producer">
    <vt:lpwstr>Artifex Ghostscript 9.50</vt:lpwstr>
  </property>
  <property fmtid="{D5CDD505-2E9C-101B-9397-08002B2CF9AE}" pid="6" name="ContentTypeId">
    <vt:lpwstr>0x01010065DD465F181D4749B0DB5BD0F84A6A25</vt:lpwstr>
  </property>
  <property fmtid="{D5CDD505-2E9C-101B-9397-08002B2CF9AE}" pid="7" name="MediaServiceImageTags">
    <vt:lpwstr/>
  </property>
</Properties>
</file>